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BE88E" w14:textId="1F852DCD" w:rsidR="00B45115" w:rsidRPr="00457BB8" w:rsidRDefault="00B45115" w:rsidP="00B45115">
      <w:pPr>
        <w:bidi/>
        <w:jc w:val="both"/>
        <w:rPr>
          <w:rFonts w:ascii="IRNazanin" w:hAnsi="IRNazanin" w:cs="IRNazanin"/>
          <w:b/>
          <w:bCs/>
          <w:sz w:val="28"/>
          <w:szCs w:val="28"/>
          <w:rtl/>
          <w:lang w:bidi="fa-IR"/>
        </w:rPr>
      </w:pPr>
      <w:r w:rsidRPr="00457BB8">
        <w:rPr>
          <w:rFonts w:ascii="IRNazanin" w:hAnsi="IRNazanin" w:cs="IRNazanin" w:hint="cs"/>
          <w:b/>
          <w:bCs/>
          <w:sz w:val="28"/>
          <w:szCs w:val="28"/>
          <w:rtl/>
          <w:lang w:bidi="fa-IR"/>
        </w:rPr>
        <w:t>قصه‌ی</w:t>
      </w:r>
      <w:r w:rsidRPr="00457BB8">
        <w:rPr>
          <w:rFonts w:ascii="IRNazanin" w:hAnsi="IRNazanin" w:cs="IRNazanin"/>
          <w:b/>
          <w:bCs/>
          <w:sz w:val="28"/>
          <w:szCs w:val="28"/>
          <w:rtl/>
          <w:lang w:bidi="fa-IR"/>
        </w:rPr>
        <w:t xml:space="preserve"> </w:t>
      </w:r>
      <w:r w:rsidRPr="00457BB8">
        <w:rPr>
          <w:rFonts w:ascii="IRNazanin" w:hAnsi="IRNazanin" w:cs="IRNazanin" w:hint="cs"/>
          <w:b/>
          <w:bCs/>
          <w:sz w:val="28"/>
          <w:szCs w:val="28"/>
          <w:rtl/>
          <w:lang w:bidi="fa-IR"/>
        </w:rPr>
        <w:t>مریم</w:t>
      </w:r>
      <w:r w:rsidRPr="00457BB8">
        <w:rPr>
          <w:rFonts w:ascii="IRNazanin" w:hAnsi="IRNazanin" w:cs="IRNazanin"/>
          <w:b/>
          <w:bCs/>
          <w:sz w:val="28"/>
          <w:szCs w:val="28"/>
          <w:rtl/>
          <w:lang w:bidi="fa-IR"/>
        </w:rPr>
        <w:t xml:space="preserve"> </w:t>
      </w:r>
      <w:r w:rsidRPr="00457BB8">
        <w:rPr>
          <w:rFonts w:ascii="IRNazanin" w:hAnsi="IRNazanin" w:cs="IRNazanin" w:hint="cs"/>
          <w:b/>
          <w:bCs/>
          <w:sz w:val="28"/>
          <w:szCs w:val="28"/>
          <w:rtl/>
          <w:lang w:bidi="fa-IR"/>
        </w:rPr>
        <w:t>و</w:t>
      </w:r>
      <w:r w:rsidRPr="00457BB8">
        <w:rPr>
          <w:rFonts w:ascii="IRNazanin" w:hAnsi="IRNazanin" w:cs="IRNazanin"/>
          <w:b/>
          <w:bCs/>
          <w:sz w:val="28"/>
          <w:szCs w:val="28"/>
          <w:rtl/>
          <w:lang w:bidi="fa-IR"/>
        </w:rPr>
        <w:t xml:space="preserve"> </w:t>
      </w:r>
      <w:r w:rsidRPr="00457BB8">
        <w:rPr>
          <w:rFonts w:ascii="IRNazanin" w:hAnsi="IRNazanin" w:cs="IRNazanin" w:hint="cs"/>
          <w:b/>
          <w:bCs/>
          <w:sz w:val="28"/>
          <w:szCs w:val="28"/>
          <w:rtl/>
          <w:lang w:bidi="fa-IR"/>
        </w:rPr>
        <w:t>هم‌باغ</w:t>
      </w:r>
      <w:r w:rsidR="00334543" w:rsidRPr="00457BB8">
        <w:rPr>
          <w:rFonts w:ascii="IRNazanin" w:hAnsi="IRNazanin" w:cs="IRNazanin" w:hint="cs"/>
          <w:b/>
          <w:bCs/>
          <w:sz w:val="28"/>
          <w:szCs w:val="28"/>
          <w:rtl/>
          <w:lang w:bidi="fa-IR"/>
        </w:rPr>
        <w:t>ش</w:t>
      </w:r>
    </w:p>
    <w:p w14:paraId="28553DB9" w14:textId="645506B0" w:rsidR="0002795E" w:rsidRPr="00457BB8" w:rsidRDefault="0002795E" w:rsidP="00E73133">
      <w:pPr>
        <w:pBdr>
          <w:bottom w:val="single" w:sz="6" w:space="1" w:color="auto"/>
        </w:pBdr>
        <w:bidi/>
        <w:jc w:val="both"/>
        <w:rPr>
          <w:ins w:id="0" w:author="Saeedi, Faiza" w:date="2025-07-01T10:12:00Z"/>
          <w:rFonts w:ascii="IRNazanin" w:hAnsi="IRNazanin" w:cs="IRNazanin"/>
          <w:sz w:val="28"/>
          <w:szCs w:val="28"/>
          <w:rtl/>
          <w:lang w:bidi="fa-IR"/>
        </w:rPr>
      </w:pPr>
      <w:del w:id="1" w:author="Saeedi, Faiza" w:date="2025-07-01T10:12:00Z">
        <w:r w:rsidRPr="00457BB8" w:rsidDel="00035307">
          <w:rPr>
            <w:rFonts w:ascii="IRNazanin" w:hAnsi="IRNazanin" w:cs="IRNazanin"/>
            <w:sz w:val="28"/>
            <w:szCs w:val="28"/>
            <w:rtl/>
            <w:lang w:bidi="fa-IR"/>
          </w:rPr>
          <w:delText xml:space="preserve">نوشته‌ی </w:delText>
        </w:r>
      </w:del>
      <w:r w:rsidRPr="00457BB8">
        <w:rPr>
          <w:rFonts w:ascii="IRNazanin" w:hAnsi="IRNazanin" w:cs="IRNazanin"/>
          <w:sz w:val="28"/>
          <w:szCs w:val="28"/>
          <w:rtl/>
          <w:lang w:bidi="fa-IR"/>
        </w:rPr>
        <w:t>نانسی لیندزفرن تاپر و ریچارد تاپر</w:t>
      </w:r>
    </w:p>
    <w:p w14:paraId="25FD3082" w14:textId="50CFB047" w:rsidR="00035307" w:rsidRPr="00457BB8" w:rsidRDefault="000A281E" w:rsidP="00035307">
      <w:pPr>
        <w:pBdr>
          <w:bottom w:val="single" w:sz="6" w:space="1" w:color="auto"/>
        </w:pBdr>
        <w:bidi/>
        <w:jc w:val="both"/>
        <w:rPr>
          <w:ins w:id="2" w:author="Saeedi, Faiza" w:date="2025-07-01T11:02:00Z"/>
          <w:rFonts w:ascii="IRNazanin" w:hAnsi="IRNazanin" w:cs="IRNazanin"/>
          <w:sz w:val="28"/>
          <w:szCs w:val="28"/>
          <w:lang w:bidi="fa-IR"/>
        </w:rPr>
      </w:pPr>
      <w:ins w:id="3" w:author="Saeedi, Faiza" w:date="2025-07-01T11:02:00Z">
        <w:r w:rsidRPr="00457BB8">
          <w:rPr>
            <w:rFonts w:ascii="IRNazanin" w:hAnsi="IRNazanin" w:cs="IRNazanin"/>
            <w:noProof/>
            <w:sz w:val="28"/>
            <w:szCs w:val="28"/>
            <w:lang w:bidi="fa-IR"/>
          </w:rPr>
          <w:drawing>
            <wp:anchor distT="0" distB="0" distL="114300" distR="114300" simplePos="0" relativeHeight="251658240" behindDoc="0" locked="0" layoutInCell="1" allowOverlap="1" wp14:anchorId="62ABFD56" wp14:editId="69D17B3D">
              <wp:simplePos x="0" y="0"/>
              <wp:positionH relativeFrom="column">
                <wp:posOffset>0</wp:posOffset>
              </wp:positionH>
              <wp:positionV relativeFrom="paragraph">
                <wp:posOffset>427824</wp:posOffset>
              </wp:positionV>
              <wp:extent cx="5943600" cy="3584575"/>
              <wp:effectExtent l="0" t="0" r="0" b="0"/>
              <wp:wrapThrough wrapText="bothSides">
                <wp:wrapPolygon edited="0">
                  <wp:start x="0" y="0"/>
                  <wp:lineTo x="0" y="21504"/>
                  <wp:lineTo x="21554" y="21504"/>
                  <wp:lineTo x="21554" y="0"/>
                  <wp:lineTo x="0" y="0"/>
                </wp:wrapPolygon>
              </wp:wrapThrough>
              <wp:docPr id="636955604" name="Picture 1" descr="A person with a hood on her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55604" name="Picture 1" descr="A person with a hood on her hea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84575"/>
                      </a:xfrm>
                      <a:prstGeom prst="rect">
                        <a:avLst/>
                      </a:prstGeom>
                    </pic:spPr>
                  </pic:pic>
                </a:graphicData>
              </a:graphic>
              <wp14:sizeRelH relativeFrom="page">
                <wp14:pctWidth>0</wp14:pctWidth>
              </wp14:sizeRelH>
              <wp14:sizeRelV relativeFrom="page">
                <wp14:pctHeight>0</wp14:pctHeight>
              </wp14:sizeRelV>
            </wp:anchor>
          </w:drawing>
        </w:r>
      </w:ins>
      <w:ins w:id="4" w:author="Mohammad Mohammadi" w:date="2025-07-07T16:08:00Z">
        <w:r w:rsidR="000001A4" w:rsidRPr="00457BB8">
          <w:rPr>
            <w:rFonts w:ascii="IRNazanin" w:hAnsi="IRNazanin" w:cs="IRNazanin" w:hint="cs"/>
            <w:sz w:val="28"/>
            <w:szCs w:val="28"/>
            <w:rtl/>
            <w:lang w:bidi="fa-IR"/>
          </w:rPr>
          <w:t xml:space="preserve">ترجمه‌ی </w:t>
        </w:r>
      </w:ins>
      <w:ins w:id="5" w:author="Saeedi, Faiza" w:date="2025-07-01T10:12:00Z">
        <w:r w:rsidR="00035307" w:rsidRPr="00457BB8">
          <w:rPr>
            <w:rFonts w:ascii="IRNazanin" w:hAnsi="IRNazanin" w:cs="IRNazanin" w:hint="cs"/>
            <w:sz w:val="28"/>
            <w:szCs w:val="28"/>
            <w:rtl/>
            <w:lang w:bidi="fa-IR"/>
          </w:rPr>
          <w:t>محمد</w:t>
        </w:r>
        <w:r w:rsidR="00035307" w:rsidRPr="00457BB8">
          <w:rPr>
            <w:rFonts w:ascii="IRNazanin" w:hAnsi="IRNazanin" w:cs="IRNazanin"/>
            <w:sz w:val="28"/>
            <w:szCs w:val="28"/>
            <w:rtl/>
            <w:lang w:bidi="fa-IR"/>
          </w:rPr>
          <w:t xml:space="preserve"> </w:t>
        </w:r>
        <w:r w:rsidR="00035307" w:rsidRPr="00457BB8">
          <w:rPr>
            <w:rFonts w:ascii="IRNazanin" w:hAnsi="IRNazanin" w:cs="IRNazanin" w:hint="cs"/>
            <w:sz w:val="28"/>
            <w:szCs w:val="28"/>
            <w:rtl/>
            <w:lang w:bidi="fa-IR"/>
          </w:rPr>
          <w:t>محمدی</w:t>
        </w:r>
      </w:ins>
    </w:p>
    <w:p w14:paraId="555EB6FC" w14:textId="50AA7F28" w:rsidR="000A281E" w:rsidRPr="00457BB8" w:rsidRDefault="000A281E">
      <w:pPr>
        <w:pStyle w:val="Caption"/>
        <w:bidi/>
        <w:rPr>
          <w:ins w:id="6" w:author="Saeedi, Faiza" w:date="2025-07-01T11:02:00Z"/>
          <w:rFonts w:ascii="IRNazanin" w:hAnsi="IRNazanin" w:cs="IRNazanin"/>
          <w:sz w:val="28"/>
          <w:szCs w:val="28"/>
          <w:lang w:bidi="fa-IR"/>
        </w:rPr>
        <w:pPrChange w:id="7" w:author="Saeedi, Faiza" w:date="2025-07-01T11:04:00Z">
          <w:pPr>
            <w:pBdr>
              <w:bottom w:val="single" w:sz="6" w:space="1" w:color="auto"/>
            </w:pBdr>
            <w:bidi/>
            <w:jc w:val="both"/>
          </w:pPr>
        </w:pPrChange>
      </w:pPr>
      <w:ins w:id="8" w:author="Saeedi, Faiza" w:date="2025-07-01T11:04:00Z">
        <w:del w:id="9" w:author="Mohammad Mohammadi" w:date="2025-07-07T16:08:00Z">
          <w:r w:rsidRPr="00457BB8" w:rsidDel="00D91AC6">
            <w:rPr>
              <w:rFonts w:ascii="IRNazanin" w:hAnsi="IRNazanin" w:cs="IRNazanin"/>
              <w:sz w:val="28"/>
              <w:szCs w:val="28"/>
              <w:rPrChange w:id="10" w:author="Mohammad Mohammadi" w:date="2025-07-22T21:07:00Z">
                <w:rPr/>
              </w:rPrChange>
            </w:rPr>
            <w:delText>Figure</w:delText>
          </w:r>
        </w:del>
      </w:ins>
      <w:ins w:id="11" w:author="Mohammad Mohammadi" w:date="2025-07-07T16:08:00Z">
        <w:r w:rsidR="00D91AC6" w:rsidRPr="00457BB8">
          <w:rPr>
            <w:rFonts w:ascii="IRNazanin" w:hAnsi="IRNazanin" w:cs="IRNazanin"/>
            <w:sz w:val="28"/>
            <w:szCs w:val="28"/>
            <w:rtl/>
          </w:rPr>
          <w:t>شکل</w:t>
        </w:r>
      </w:ins>
      <w:ins w:id="12" w:author="Saeedi, Faiza" w:date="2025-07-01T11:04:00Z">
        <w:r w:rsidRPr="00457BB8">
          <w:rPr>
            <w:rFonts w:ascii="IRNazanin" w:hAnsi="IRNazanin" w:cs="IRNazanin"/>
            <w:sz w:val="28"/>
            <w:szCs w:val="28"/>
            <w:rtl/>
            <w:rPrChange w:id="13" w:author="Mohammad Mohammadi" w:date="2025-07-22T21:07:00Z">
              <w:rPr>
                <w:rtl/>
              </w:rPr>
            </w:rPrChange>
          </w:rPr>
          <w:t xml:space="preserve"> </w:t>
        </w:r>
        <w:r w:rsidRPr="00457BB8">
          <w:rPr>
            <w:rFonts w:ascii="IRNazanin" w:hAnsi="IRNazanin" w:cs="IRNazanin"/>
            <w:sz w:val="28"/>
            <w:szCs w:val="28"/>
            <w:rtl/>
            <w:rPrChange w:id="14" w:author="Mohammad Mohammadi" w:date="2025-07-22T21:07:00Z">
              <w:rPr>
                <w:rtl/>
              </w:rPr>
            </w:rPrChange>
          </w:rPr>
          <w:fldChar w:fldCharType="begin"/>
        </w:r>
        <w:r w:rsidRPr="00457BB8">
          <w:rPr>
            <w:rFonts w:ascii="IRNazanin" w:hAnsi="IRNazanin" w:cs="IRNazanin"/>
            <w:sz w:val="28"/>
            <w:szCs w:val="28"/>
            <w:rtl/>
            <w:rPrChange w:id="15" w:author="Mohammad Mohammadi" w:date="2025-07-22T21:07:00Z">
              <w:rPr>
                <w:rtl/>
              </w:rPr>
            </w:rPrChange>
          </w:rPr>
          <w:instrText xml:space="preserve"> </w:instrText>
        </w:r>
        <w:r w:rsidRPr="00457BB8">
          <w:rPr>
            <w:rFonts w:ascii="IRNazanin" w:hAnsi="IRNazanin" w:cs="IRNazanin"/>
            <w:sz w:val="28"/>
            <w:szCs w:val="28"/>
            <w:rPrChange w:id="16" w:author="Mohammad Mohammadi" w:date="2025-07-22T21:07:00Z">
              <w:rPr/>
            </w:rPrChange>
          </w:rPr>
          <w:instrText>SEQ</w:instrText>
        </w:r>
        <w:r w:rsidRPr="00457BB8">
          <w:rPr>
            <w:rFonts w:ascii="IRNazanin" w:hAnsi="IRNazanin" w:cs="IRNazanin"/>
            <w:sz w:val="28"/>
            <w:szCs w:val="28"/>
            <w:rtl/>
            <w:rPrChange w:id="17" w:author="Mohammad Mohammadi" w:date="2025-07-22T21:07:00Z">
              <w:rPr>
                <w:rtl/>
              </w:rPr>
            </w:rPrChange>
          </w:rPr>
          <w:instrText xml:space="preserve"> </w:instrText>
        </w:r>
        <w:r w:rsidRPr="00457BB8">
          <w:rPr>
            <w:rFonts w:ascii="IRNazanin" w:hAnsi="IRNazanin" w:cs="IRNazanin"/>
            <w:sz w:val="28"/>
            <w:szCs w:val="28"/>
            <w:rPrChange w:id="18" w:author="Mohammad Mohammadi" w:date="2025-07-22T21:07:00Z">
              <w:rPr/>
            </w:rPrChange>
          </w:rPr>
          <w:instrText>Figure \* ARABIC</w:instrText>
        </w:r>
        <w:r w:rsidRPr="00457BB8">
          <w:rPr>
            <w:rFonts w:ascii="IRNazanin" w:hAnsi="IRNazanin" w:cs="IRNazanin"/>
            <w:sz w:val="28"/>
            <w:szCs w:val="28"/>
            <w:rtl/>
            <w:rPrChange w:id="19" w:author="Mohammad Mohammadi" w:date="2025-07-22T21:07:00Z">
              <w:rPr>
                <w:rtl/>
              </w:rPr>
            </w:rPrChange>
          </w:rPr>
          <w:instrText xml:space="preserve"> </w:instrText>
        </w:r>
      </w:ins>
      <w:r w:rsidRPr="00457BB8">
        <w:rPr>
          <w:rFonts w:ascii="IRNazanin" w:hAnsi="IRNazanin" w:cs="IRNazanin"/>
          <w:sz w:val="28"/>
          <w:szCs w:val="28"/>
          <w:rtl/>
          <w:rPrChange w:id="20" w:author="Mohammad Mohammadi" w:date="2025-07-22T21:07:00Z">
            <w:rPr>
              <w:rtl/>
            </w:rPr>
          </w:rPrChange>
        </w:rPr>
        <w:fldChar w:fldCharType="separate"/>
      </w:r>
      <w:ins w:id="21" w:author="Saeedi, Faiza" w:date="2025-07-01T11:19:00Z">
        <w:r w:rsidR="00CB1081" w:rsidRPr="00457BB8">
          <w:rPr>
            <w:rFonts w:ascii="IRNazanin" w:hAnsi="IRNazanin" w:cs="IRNazanin"/>
            <w:noProof/>
            <w:sz w:val="28"/>
            <w:szCs w:val="28"/>
            <w:rtl/>
            <w:rPrChange w:id="22" w:author="Mohammad Mohammadi" w:date="2025-07-22T21:07:00Z">
              <w:rPr>
                <w:noProof/>
                <w:rtl/>
              </w:rPr>
            </w:rPrChange>
          </w:rPr>
          <w:t>1</w:t>
        </w:r>
      </w:ins>
      <w:ins w:id="23" w:author="Saeedi, Faiza" w:date="2025-07-01T11:04:00Z">
        <w:r w:rsidRPr="00457BB8">
          <w:rPr>
            <w:rFonts w:ascii="IRNazanin" w:hAnsi="IRNazanin" w:cs="IRNazanin"/>
            <w:sz w:val="28"/>
            <w:szCs w:val="28"/>
            <w:rtl/>
            <w:rPrChange w:id="24" w:author="Mohammad Mohammadi" w:date="2025-07-22T21:07:00Z">
              <w:rPr>
                <w:rtl/>
              </w:rPr>
            </w:rPrChange>
          </w:rPr>
          <w:fldChar w:fldCharType="end"/>
        </w:r>
        <w:r w:rsidRPr="00457BB8">
          <w:rPr>
            <w:rFonts w:ascii="IRNazanin" w:hAnsi="IRNazanin" w:cs="IRNazanin"/>
            <w:sz w:val="28"/>
            <w:szCs w:val="28"/>
            <w:rPrChange w:id="25" w:author="Mohammad Mohammadi" w:date="2025-07-22T21:07:00Z">
              <w:rPr/>
            </w:rPrChange>
          </w:rPr>
          <w:t xml:space="preserve">: </w:t>
        </w:r>
        <w:r w:rsidRPr="00457BB8">
          <w:rPr>
            <w:rFonts w:ascii="IRNazanin" w:hAnsi="IRNazanin" w:cs="IRNazanin" w:hint="cs"/>
            <w:sz w:val="28"/>
            <w:szCs w:val="28"/>
            <w:rtl/>
            <w:lang w:bidi="fa-IR"/>
            <w:rPrChange w:id="26" w:author="Mohammad Mohammadi" w:date="2025-07-22T21:07:00Z">
              <w:rPr>
                <w:rFonts w:hint="cs"/>
                <w:rtl/>
                <w:lang w:bidi="fa-IR"/>
              </w:rPr>
            </w:rPrChange>
          </w:rPr>
          <w:t>مریم</w:t>
        </w:r>
        <w:r w:rsidRPr="00457BB8">
          <w:rPr>
            <w:rFonts w:ascii="IRNazanin" w:hAnsi="IRNazanin" w:cs="IRNazanin"/>
            <w:sz w:val="28"/>
            <w:szCs w:val="28"/>
            <w:rtl/>
            <w:lang w:bidi="fa-IR"/>
            <w:rPrChange w:id="27" w:author="Mohammad Mohammadi" w:date="2025-07-22T21:07:00Z">
              <w:rPr>
                <w:rtl/>
                <w:lang w:bidi="fa-IR"/>
              </w:rPr>
            </w:rPrChange>
          </w:rPr>
          <w:t xml:space="preserve"> </w:t>
        </w:r>
        <w:r w:rsidRPr="00457BB8">
          <w:rPr>
            <w:rFonts w:ascii="IRNazanin" w:hAnsi="IRNazanin" w:cs="IRNazanin" w:hint="cs"/>
            <w:sz w:val="28"/>
            <w:szCs w:val="28"/>
            <w:rtl/>
            <w:lang w:bidi="fa-IR"/>
            <w:rPrChange w:id="28" w:author="Mohammad Mohammadi" w:date="2025-07-22T21:07:00Z">
              <w:rPr>
                <w:rFonts w:hint="cs"/>
                <w:rtl/>
                <w:lang w:bidi="fa-IR"/>
              </w:rPr>
            </w:rPrChange>
          </w:rPr>
          <w:t>در</w:t>
        </w:r>
        <w:r w:rsidRPr="00457BB8">
          <w:rPr>
            <w:rFonts w:ascii="IRNazanin" w:hAnsi="IRNazanin" w:cs="IRNazanin"/>
            <w:sz w:val="28"/>
            <w:szCs w:val="28"/>
            <w:rtl/>
            <w:lang w:bidi="fa-IR"/>
            <w:rPrChange w:id="29" w:author="Mohammad Mohammadi" w:date="2025-07-22T21:07:00Z">
              <w:rPr>
                <w:rtl/>
                <w:lang w:bidi="fa-IR"/>
              </w:rPr>
            </w:rPrChange>
          </w:rPr>
          <w:t xml:space="preserve"> </w:t>
        </w:r>
        <w:r w:rsidRPr="00457BB8">
          <w:rPr>
            <w:rFonts w:ascii="IRNazanin" w:hAnsi="IRNazanin" w:cs="IRNazanin" w:hint="cs"/>
            <w:sz w:val="28"/>
            <w:szCs w:val="28"/>
            <w:rtl/>
            <w:lang w:bidi="fa-IR"/>
            <w:rPrChange w:id="30" w:author="Mohammad Mohammadi" w:date="2025-07-22T21:07:00Z">
              <w:rPr>
                <w:rFonts w:hint="cs"/>
                <w:rtl/>
                <w:lang w:bidi="fa-IR"/>
              </w:rPr>
            </w:rPrChange>
          </w:rPr>
          <w:t>حال</w:t>
        </w:r>
        <w:r w:rsidRPr="00457BB8">
          <w:rPr>
            <w:rFonts w:ascii="IRNazanin" w:hAnsi="IRNazanin" w:cs="IRNazanin"/>
            <w:sz w:val="28"/>
            <w:szCs w:val="28"/>
            <w:rtl/>
            <w:lang w:bidi="fa-IR"/>
            <w:rPrChange w:id="31" w:author="Mohammad Mohammadi" w:date="2025-07-22T21:07:00Z">
              <w:rPr>
                <w:rtl/>
                <w:lang w:bidi="fa-IR"/>
              </w:rPr>
            </w:rPrChange>
          </w:rPr>
          <w:t xml:space="preserve"> </w:t>
        </w:r>
        <w:r w:rsidRPr="00457BB8">
          <w:rPr>
            <w:rFonts w:ascii="IRNazanin" w:hAnsi="IRNazanin" w:cs="IRNazanin" w:hint="cs"/>
            <w:sz w:val="28"/>
            <w:szCs w:val="28"/>
            <w:rtl/>
            <w:lang w:bidi="fa-IR"/>
            <w:rPrChange w:id="32" w:author="Mohammad Mohammadi" w:date="2025-07-22T21:07:00Z">
              <w:rPr>
                <w:rFonts w:hint="cs"/>
                <w:rtl/>
                <w:lang w:bidi="fa-IR"/>
              </w:rPr>
            </w:rPrChange>
          </w:rPr>
          <w:t>دوشیدن</w:t>
        </w:r>
        <w:r w:rsidRPr="00457BB8">
          <w:rPr>
            <w:rFonts w:ascii="IRNazanin" w:hAnsi="IRNazanin" w:cs="IRNazanin"/>
            <w:sz w:val="28"/>
            <w:szCs w:val="28"/>
            <w:rtl/>
            <w:lang w:bidi="fa-IR"/>
            <w:rPrChange w:id="33" w:author="Mohammad Mohammadi" w:date="2025-07-22T21:07:00Z">
              <w:rPr>
                <w:rtl/>
                <w:lang w:bidi="fa-IR"/>
              </w:rPr>
            </w:rPrChange>
          </w:rPr>
          <w:t xml:space="preserve"> </w:t>
        </w:r>
        <w:r w:rsidRPr="00457BB8">
          <w:rPr>
            <w:rFonts w:ascii="IRNazanin" w:hAnsi="IRNazanin" w:cs="IRNazanin" w:hint="cs"/>
            <w:sz w:val="28"/>
            <w:szCs w:val="28"/>
            <w:rtl/>
            <w:lang w:bidi="fa-IR"/>
            <w:rPrChange w:id="34" w:author="Mohammad Mohammadi" w:date="2025-07-22T21:07:00Z">
              <w:rPr>
                <w:rFonts w:hint="cs"/>
                <w:rtl/>
                <w:lang w:bidi="fa-IR"/>
              </w:rPr>
            </w:rPrChange>
          </w:rPr>
          <w:t>گوسفند،</w:t>
        </w:r>
        <w:r w:rsidRPr="00457BB8">
          <w:rPr>
            <w:rFonts w:ascii="IRNazanin" w:hAnsi="IRNazanin" w:cs="IRNazanin"/>
            <w:sz w:val="28"/>
            <w:szCs w:val="28"/>
            <w:rtl/>
            <w:lang w:bidi="fa-IR"/>
            <w:rPrChange w:id="35" w:author="Mohammad Mohammadi" w:date="2025-07-22T21:07:00Z">
              <w:rPr>
                <w:rtl/>
                <w:lang w:bidi="fa-IR"/>
              </w:rPr>
            </w:rPrChange>
          </w:rPr>
          <w:t xml:space="preserve"> </w:t>
        </w:r>
        <w:r w:rsidRPr="00457BB8">
          <w:rPr>
            <w:rFonts w:ascii="IRNazanin" w:hAnsi="IRNazanin" w:cs="IRNazanin" w:hint="cs"/>
            <w:sz w:val="28"/>
            <w:szCs w:val="28"/>
            <w:rtl/>
            <w:lang w:bidi="fa-IR"/>
            <w:rPrChange w:id="36" w:author="Mohammad Mohammadi" w:date="2025-07-22T21:07:00Z">
              <w:rPr>
                <w:rFonts w:hint="cs"/>
                <w:rtl/>
                <w:lang w:bidi="fa-IR"/>
              </w:rPr>
            </w:rPrChange>
          </w:rPr>
          <w:t>آوریل</w:t>
        </w:r>
        <w:r w:rsidRPr="00457BB8">
          <w:rPr>
            <w:rFonts w:ascii="IRNazanin" w:hAnsi="IRNazanin" w:cs="IRNazanin"/>
            <w:sz w:val="28"/>
            <w:szCs w:val="28"/>
            <w:rtl/>
            <w:lang w:bidi="fa-IR"/>
            <w:rPrChange w:id="37" w:author="Mohammad Mohammadi" w:date="2025-07-22T21:07:00Z">
              <w:rPr>
                <w:rtl/>
                <w:lang w:bidi="fa-IR"/>
              </w:rPr>
            </w:rPrChange>
          </w:rPr>
          <w:t xml:space="preserve"> ۱۹۷۱</w:t>
        </w:r>
      </w:ins>
    </w:p>
    <w:p w14:paraId="24696143" w14:textId="77777777" w:rsidR="000A281E" w:rsidRPr="00457BB8" w:rsidRDefault="000A281E" w:rsidP="000A281E">
      <w:pPr>
        <w:pBdr>
          <w:bottom w:val="single" w:sz="6" w:space="1" w:color="auto"/>
        </w:pBdr>
        <w:bidi/>
        <w:jc w:val="both"/>
        <w:rPr>
          <w:ins w:id="38" w:author="Saeedi, Faiza" w:date="2025-07-01T10:12:00Z"/>
          <w:rFonts w:ascii="IRNazanin" w:hAnsi="IRNazanin" w:cs="IRNazanin"/>
          <w:sz w:val="28"/>
          <w:szCs w:val="28"/>
          <w:rtl/>
          <w:lang w:bidi="fa-IR"/>
        </w:rPr>
      </w:pPr>
    </w:p>
    <w:p w14:paraId="09EB8460" w14:textId="77777777" w:rsidR="00F66C27" w:rsidRPr="00457BB8" w:rsidRDefault="00F66C27" w:rsidP="00035307">
      <w:pPr>
        <w:bidi/>
        <w:jc w:val="both"/>
        <w:rPr>
          <w:ins w:id="39" w:author="Saeedi, Faiza" w:date="2025-07-01T10:30:00Z"/>
          <w:rFonts w:ascii="IRNazanin" w:hAnsi="IRNazanin" w:cs="IRNazanin"/>
          <w:sz w:val="28"/>
          <w:szCs w:val="28"/>
          <w:rtl/>
          <w:lang w:bidi="fa-IR"/>
        </w:rPr>
      </w:pPr>
    </w:p>
    <w:p w14:paraId="21A6E193" w14:textId="6AB9CDF0" w:rsidR="00F66C27" w:rsidRPr="00457BB8" w:rsidRDefault="00F66C27" w:rsidP="00F66C27">
      <w:pPr>
        <w:bidi/>
        <w:jc w:val="both"/>
        <w:rPr>
          <w:ins w:id="40" w:author="Saeedi, Faiza" w:date="2025-07-01T10:30:00Z"/>
          <w:rFonts w:ascii="IRNazanin" w:hAnsi="IRNazanin" w:cs="IRNazanin"/>
          <w:b/>
          <w:bCs/>
          <w:sz w:val="28"/>
          <w:szCs w:val="28"/>
          <w:rtl/>
          <w:lang w:bidi="fa-IR"/>
          <w:rPrChange w:id="41" w:author="Mohammad Mohammadi" w:date="2025-07-22T21:07:00Z">
            <w:rPr>
              <w:ins w:id="42" w:author="Saeedi, Faiza" w:date="2025-07-01T10:30:00Z"/>
              <w:rFonts w:ascii="IRNazanin" w:hAnsi="IRNazanin" w:cs="IRNazanin"/>
              <w:sz w:val="28"/>
              <w:szCs w:val="28"/>
              <w:rtl/>
              <w:lang w:bidi="fa-IR"/>
            </w:rPr>
          </w:rPrChange>
        </w:rPr>
      </w:pPr>
      <w:ins w:id="43" w:author="Saeedi, Faiza" w:date="2025-07-01T10:30:00Z">
        <w:r w:rsidRPr="00457BB8">
          <w:rPr>
            <w:rFonts w:ascii="IRNazanin" w:hAnsi="IRNazanin" w:cs="IRNazanin" w:hint="cs"/>
            <w:b/>
            <w:bCs/>
            <w:sz w:val="28"/>
            <w:szCs w:val="28"/>
            <w:rtl/>
            <w:lang w:bidi="fa-IR"/>
            <w:rPrChange w:id="44" w:author="Mohammad Mohammadi" w:date="2025-07-22T21:07:00Z">
              <w:rPr>
                <w:rFonts w:ascii="IRNazanin" w:hAnsi="IRNazanin" w:cs="IRNazanin" w:hint="cs"/>
                <w:sz w:val="28"/>
                <w:szCs w:val="28"/>
                <w:rtl/>
                <w:lang w:bidi="fa-IR"/>
              </w:rPr>
            </w:rPrChange>
          </w:rPr>
          <w:t>یادداشت</w:t>
        </w:r>
        <w:r w:rsidRPr="00457BB8">
          <w:rPr>
            <w:rFonts w:ascii="IRNazanin" w:hAnsi="IRNazanin" w:cs="IRNazanin"/>
            <w:b/>
            <w:bCs/>
            <w:sz w:val="28"/>
            <w:szCs w:val="28"/>
            <w:rtl/>
            <w:lang w:bidi="fa-IR"/>
            <w:rPrChange w:id="45" w:author="Mohammad Mohammadi" w:date="2025-07-22T21:07:00Z">
              <w:rPr>
                <w:rFonts w:ascii="IRNazanin" w:hAnsi="IRNazanin" w:cs="IRNazanin"/>
                <w:sz w:val="28"/>
                <w:szCs w:val="28"/>
                <w:rtl/>
                <w:lang w:bidi="fa-IR"/>
              </w:rPr>
            </w:rPrChange>
          </w:rPr>
          <w:t xml:space="preserve"> </w:t>
        </w:r>
        <w:r w:rsidRPr="00457BB8">
          <w:rPr>
            <w:rFonts w:ascii="IRNazanin" w:hAnsi="IRNazanin" w:cs="IRNazanin" w:hint="cs"/>
            <w:b/>
            <w:bCs/>
            <w:sz w:val="28"/>
            <w:szCs w:val="28"/>
            <w:rtl/>
            <w:lang w:bidi="fa-IR"/>
            <w:rPrChange w:id="46" w:author="Mohammad Mohammadi" w:date="2025-07-22T21:07:00Z">
              <w:rPr>
                <w:rFonts w:ascii="IRNazanin" w:hAnsi="IRNazanin" w:cs="IRNazanin" w:hint="cs"/>
                <w:sz w:val="28"/>
                <w:szCs w:val="28"/>
                <w:rtl/>
                <w:lang w:bidi="fa-IR"/>
              </w:rPr>
            </w:rPrChange>
          </w:rPr>
          <w:t>مترجم</w:t>
        </w:r>
      </w:ins>
    </w:p>
    <w:p w14:paraId="42EA3276" w14:textId="4D656846" w:rsidR="00035307" w:rsidRPr="00457BB8" w:rsidRDefault="00035307" w:rsidP="00F66C27">
      <w:pPr>
        <w:bidi/>
        <w:jc w:val="both"/>
        <w:rPr>
          <w:ins w:id="47" w:author="Saeedi, Faiza" w:date="2025-07-01T10:21:00Z"/>
          <w:rFonts w:ascii="IRNazanin" w:hAnsi="IRNazanin" w:cs="IRNazanin"/>
          <w:sz w:val="28"/>
          <w:szCs w:val="28"/>
          <w:rtl/>
          <w:lang w:bidi="fa-IR"/>
        </w:rPr>
      </w:pPr>
      <w:ins w:id="48" w:author="Saeedi, Faiza" w:date="2025-07-01T10:12:00Z">
        <w:r w:rsidRPr="00457BB8">
          <w:rPr>
            <w:rFonts w:ascii="IRNazanin" w:hAnsi="IRNazanin" w:cs="IRNazanin" w:hint="cs"/>
            <w:sz w:val="28"/>
            <w:szCs w:val="28"/>
            <w:rtl/>
            <w:lang w:bidi="fa-IR"/>
          </w:rPr>
          <w:t>متن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کنونی</w:t>
        </w:r>
      </w:ins>
      <w:ins w:id="49" w:author="Saeedi, Faiza" w:date="2025-07-01T10:13:00Z">
        <w:r w:rsidRPr="00457BB8">
          <w:rPr>
            <w:rFonts w:ascii="IRNazanin" w:hAnsi="IRNazanin" w:cs="IRNazanin"/>
            <w:sz w:val="28"/>
            <w:szCs w:val="28"/>
            <w:rtl/>
            <w:lang w:bidi="fa-IR"/>
          </w:rPr>
          <w:t xml:space="preserve"> ترجمه‌</w:t>
        </w:r>
        <w:r w:rsidRPr="00457BB8">
          <w:rPr>
            <w:rFonts w:ascii="IRNazanin" w:hAnsi="IRNazanin" w:cs="IRNazanin" w:hint="cs"/>
            <w:sz w:val="28"/>
            <w:szCs w:val="28"/>
            <w:rtl/>
            <w:lang w:bidi="fa-IR"/>
          </w:rPr>
          <w:t>ی</w:t>
        </w:r>
      </w:ins>
      <w:ins w:id="50" w:author="Saeedi, Faiza" w:date="2025-07-01T10:12:00Z">
        <w:r w:rsidRPr="00457BB8">
          <w:rPr>
            <w:rFonts w:ascii="IRNazanin" w:hAnsi="IRNazanin" w:cs="IRNazanin"/>
            <w:sz w:val="28"/>
            <w:szCs w:val="28"/>
            <w:rtl/>
            <w:lang w:bidi="fa-IR"/>
          </w:rPr>
          <w:t xml:space="preserve"> مقاله‌</w:t>
        </w:r>
        <w:r w:rsidRPr="00457BB8">
          <w:rPr>
            <w:rFonts w:ascii="IRNazanin" w:hAnsi="IRNazanin" w:cs="IRNazanin" w:hint="cs"/>
            <w:sz w:val="28"/>
            <w:szCs w:val="28"/>
            <w:rtl/>
            <w:lang w:bidi="fa-IR"/>
          </w:rPr>
          <w:t>ی</w:t>
        </w:r>
      </w:ins>
      <w:ins w:id="51" w:author="Saeedi, Faiza" w:date="2025-07-01T10:13:00Z">
        <w:r w:rsidRPr="00457BB8">
          <w:rPr>
            <w:rFonts w:ascii="IRNazanin" w:hAnsi="IRNazanin" w:cs="IRNazanin"/>
            <w:sz w:val="28"/>
            <w:szCs w:val="28"/>
            <w:rtl/>
            <w:lang w:bidi="fa-IR"/>
          </w:rPr>
          <w:t xml:space="preserve"> بلند دو مردم‌شناس مطرح انگل</w:t>
        </w:r>
        <w:r w:rsidRPr="00457BB8">
          <w:rPr>
            <w:rFonts w:ascii="IRNazanin" w:hAnsi="IRNazanin" w:cs="IRNazanin" w:hint="cs"/>
            <w:sz w:val="28"/>
            <w:szCs w:val="28"/>
            <w:rtl/>
            <w:lang w:bidi="fa-IR"/>
          </w:rPr>
          <w:t>یسی</w:t>
        </w:r>
        <w:r w:rsidRPr="00457BB8">
          <w:rPr>
            <w:rFonts w:ascii="IRNazanin" w:hAnsi="IRNazanin" w:cs="IRNazanin"/>
            <w:sz w:val="28"/>
            <w:szCs w:val="28"/>
            <w:rtl/>
            <w:lang w:bidi="fa-IR"/>
          </w:rPr>
          <w:t xml:space="preserve"> نانس</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تاپر و ر</w:t>
        </w:r>
        <w:r w:rsidRPr="00457BB8">
          <w:rPr>
            <w:rFonts w:ascii="IRNazanin" w:hAnsi="IRNazanin" w:cs="IRNazanin" w:hint="cs"/>
            <w:sz w:val="28"/>
            <w:szCs w:val="28"/>
            <w:rtl/>
            <w:lang w:bidi="fa-IR"/>
          </w:rPr>
          <w:t>یچارد</w:t>
        </w:r>
        <w:r w:rsidRPr="00457BB8">
          <w:rPr>
            <w:rFonts w:ascii="IRNazanin" w:hAnsi="IRNazanin" w:cs="IRNazanin"/>
            <w:sz w:val="28"/>
            <w:szCs w:val="28"/>
            <w:rtl/>
            <w:lang w:bidi="fa-IR"/>
          </w:rPr>
          <w:t xml:space="preserve"> تاپر است که</w:t>
        </w:r>
      </w:ins>
      <w:ins w:id="52" w:author="Saeedi, Faiza" w:date="2025-07-01T10:50:00Z">
        <w:r w:rsidR="00DB4C69" w:rsidRPr="00457BB8">
          <w:rPr>
            <w:rFonts w:ascii="IRNazanin" w:hAnsi="IRNazanin" w:cs="IRNazanin"/>
            <w:sz w:val="28"/>
            <w:szCs w:val="28"/>
            <w:rtl/>
            <w:lang w:bidi="fa-IR"/>
          </w:rPr>
          <w:t xml:space="preserve"> تحت عنوان </w:t>
        </w:r>
      </w:ins>
      <w:ins w:id="53" w:author="Saeedi, Faiza" w:date="2025-07-01T10:51:00Z">
        <w:r w:rsidR="00DB4C69" w:rsidRPr="00457BB8">
          <w:rPr>
            <w:rFonts w:ascii="IRNazanin" w:hAnsi="IRNazanin" w:cs="IRNazanin"/>
            <w:sz w:val="28"/>
            <w:szCs w:val="28"/>
            <w:lang w:bidi="fa-IR"/>
          </w:rPr>
          <w:t>“Maryam’s Story: An Ethnography Memoir”</w:t>
        </w:r>
      </w:ins>
      <w:ins w:id="54" w:author="Saeedi, Faiza" w:date="2025-07-01T10:13:00Z">
        <w:r w:rsidRPr="00457BB8">
          <w:rPr>
            <w:rFonts w:ascii="IRNazanin" w:hAnsi="IRNazanin" w:cs="IRNazanin"/>
            <w:sz w:val="28"/>
            <w:szCs w:val="28"/>
            <w:rtl/>
            <w:lang w:bidi="fa-IR"/>
          </w:rPr>
          <w:t xml:space="preserve"> در</w:t>
        </w:r>
      </w:ins>
      <w:ins w:id="55" w:author="Saeedi, Faiza" w:date="2025-07-01T10:45:00Z">
        <w:r w:rsidR="00650386" w:rsidRPr="00457BB8">
          <w:rPr>
            <w:rFonts w:ascii="IRNazanin" w:hAnsi="IRNazanin" w:cs="IRNazanin"/>
            <w:sz w:val="28"/>
            <w:szCs w:val="28"/>
            <w:rtl/>
            <w:lang w:bidi="fa-IR"/>
          </w:rPr>
          <w:t xml:space="preserve"> شماره اول</w:t>
        </w:r>
      </w:ins>
      <w:ins w:id="56" w:author="Saeedi, Faiza" w:date="2025-07-01T10:13:00Z">
        <w:r w:rsidRPr="00457BB8">
          <w:rPr>
            <w:rFonts w:ascii="IRNazanin" w:hAnsi="IRNazanin" w:cs="IRNazanin"/>
            <w:sz w:val="28"/>
            <w:szCs w:val="28"/>
            <w:rtl/>
            <w:lang w:bidi="fa-IR"/>
          </w:rPr>
          <w:t xml:space="preserve"> </w:t>
        </w:r>
      </w:ins>
      <w:ins w:id="57" w:author="Saeedi, Faiza" w:date="2025-07-01T10:18:00Z">
        <w:r w:rsidRPr="00457BB8">
          <w:rPr>
            <w:rFonts w:ascii="IRNazanin" w:hAnsi="IRNazanin" w:cs="IRNazanin" w:hint="cs"/>
            <w:sz w:val="28"/>
            <w:szCs w:val="28"/>
            <w:rtl/>
            <w:lang w:bidi="fa-IR"/>
          </w:rPr>
          <w:t>سال</w:t>
        </w:r>
      </w:ins>
      <w:ins w:id="58" w:author="Saeedi, Faiza" w:date="2025-07-01T10:45:00Z">
        <w:r w:rsidR="00650386" w:rsidRPr="00457BB8">
          <w:rPr>
            <w:rFonts w:ascii="IRNazanin" w:hAnsi="IRNazanin" w:cs="IRNazanin"/>
            <w:sz w:val="28"/>
            <w:szCs w:val="28"/>
            <w:rtl/>
            <w:lang w:bidi="fa-IR"/>
          </w:rPr>
          <w:t xml:space="preserve"> </w:t>
        </w:r>
      </w:ins>
      <w:ins w:id="59" w:author="Saeedi, Faiza" w:date="2025-07-01T10:16:00Z">
        <w:r w:rsidRPr="00457BB8">
          <w:rPr>
            <w:rFonts w:ascii="IRNazanin" w:hAnsi="IRNazanin" w:cs="IRNazanin" w:hint="cs"/>
            <w:sz w:val="28"/>
            <w:szCs w:val="28"/>
            <w:rtl/>
            <w:lang w:bidi="fa-IR"/>
          </w:rPr>
          <w:t>سوم</w:t>
        </w:r>
        <w:r w:rsidRPr="00457BB8">
          <w:rPr>
            <w:rFonts w:ascii="IRNazanin" w:hAnsi="IRNazanin" w:cs="IRNazanin"/>
            <w:sz w:val="28"/>
            <w:szCs w:val="28"/>
            <w:rtl/>
            <w:lang w:bidi="fa-IR"/>
          </w:rPr>
          <w:t xml:space="preserve"> </w:t>
        </w:r>
      </w:ins>
      <w:ins w:id="60" w:author="Saeedi, Faiza" w:date="2025-07-01T10:14:00Z">
        <w:r w:rsidRPr="00457BB8">
          <w:rPr>
            <w:rFonts w:ascii="IRNazanin" w:hAnsi="IRNazanin" w:cs="IRNazanin" w:hint="cs"/>
            <w:sz w:val="28"/>
            <w:szCs w:val="28"/>
            <w:rtl/>
            <w:lang w:bidi="fa-IR"/>
          </w:rPr>
          <w:t>مجله</w:t>
        </w:r>
      </w:ins>
      <w:ins w:id="61" w:author="Saeedi, Faiza" w:date="2025-07-01T10:50:00Z">
        <w:r w:rsidR="00DB4C69" w:rsidRPr="00457BB8">
          <w:rPr>
            <w:rFonts w:ascii="IRNazanin" w:hAnsi="IRNazanin" w:cs="IRNazanin"/>
            <w:sz w:val="28"/>
            <w:szCs w:val="28"/>
            <w:rtl/>
            <w:lang w:bidi="fa-IR"/>
          </w:rPr>
          <w:t xml:space="preserve"> </w:t>
        </w:r>
      </w:ins>
      <w:ins w:id="62" w:author="Saeedi, Faiza" w:date="2025-07-01T10:14:00Z">
        <w:r w:rsidRPr="00457BB8">
          <w:rPr>
            <w:rFonts w:ascii="IRNazanin" w:hAnsi="IRNazanin" w:cs="IRNazanin" w:hint="eastAsia"/>
            <w:sz w:val="28"/>
            <w:szCs w:val="28"/>
            <w:rtl/>
            <w:lang w:bidi="fa-IR"/>
          </w:rPr>
          <w:t>«</w:t>
        </w:r>
        <w:r w:rsidRPr="00457BB8">
          <w:rPr>
            <w:rFonts w:ascii="IRNazanin" w:hAnsi="IRNazanin" w:cs="IRNazanin" w:hint="cs"/>
            <w:sz w:val="28"/>
            <w:szCs w:val="28"/>
            <w:rtl/>
            <w:lang w:bidi="fa-IR"/>
          </w:rPr>
          <w:t>افغانستان</w:t>
        </w:r>
        <w:r w:rsidRPr="00457BB8">
          <w:rPr>
            <w:rFonts w:ascii="IRNazanin" w:hAnsi="IRNazanin" w:cs="IRNazanin" w:hint="eastAsia"/>
            <w:sz w:val="28"/>
            <w:szCs w:val="28"/>
            <w:rtl/>
            <w:lang w:bidi="fa-IR"/>
          </w:rPr>
          <w:t>»</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دانشگاه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ادینبرو</w:t>
        </w:r>
      </w:ins>
      <w:ins w:id="63" w:author="Saeedi, Faiza" w:date="2025-07-01T10:15:00Z">
        <w:r w:rsidRPr="00457BB8">
          <w:rPr>
            <w:rFonts w:ascii="IRNazanin" w:hAnsi="IRNazanin" w:cs="IRNazanin"/>
            <w:sz w:val="28"/>
            <w:szCs w:val="28"/>
            <w:rtl/>
            <w:lang w:bidi="fa-IR"/>
          </w:rPr>
          <w:t xml:space="preserve"> </w:t>
        </w:r>
      </w:ins>
      <w:ins w:id="64" w:author="Saeedi, Faiza" w:date="2025-07-01T10:16:00Z">
        <w:r w:rsidRPr="00457BB8">
          <w:rPr>
            <w:rFonts w:ascii="IRNazanin" w:hAnsi="IRNazanin" w:cs="IRNazanin" w:hint="cs"/>
            <w:sz w:val="28"/>
            <w:szCs w:val="28"/>
            <w:rtl/>
            <w:lang w:bidi="fa-IR"/>
          </w:rPr>
          <w:t>به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نشر</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رسیده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است</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این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دو</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مردم‌شناس</w:t>
        </w:r>
      </w:ins>
      <w:ins w:id="65" w:author="Saeedi, Faiza" w:date="2025-07-01T10:17:00Z">
        <w:r w:rsidRPr="00457BB8">
          <w:rPr>
            <w:rFonts w:ascii="IRNazanin" w:hAnsi="IRNazanin" w:cs="IRNazanin"/>
            <w:sz w:val="28"/>
            <w:szCs w:val="28"/>
            <w:rtl/>
            <w:lang w:bidi="fa-IR"/>
          </w:rPr>
          <w:t xml:space="preserve"> که بابت</w:t>
        </w:r>
      </w:ins>
      <w:ins w:id="66" w:author="Saeedi, Faiza" w:date="2025-07-01T10:16:00Z">
        <w:r w:rsidRPr="00457BB8">
          <w:rPr>
            <w:rFonts w:ascii="IRNazanin" w:hAnsi="IRNazanin" w:cs="IRNazanin"/>
            <w:sz w:val="28"/>
            <w:szCs w:val="28"/>
            <w:rtl/>
            <w:lang w:bidi="fa-IR"/>
          </w:rPr>
          <w:t xml:space="preserve"> </w:t>
        </w:r>
      </w:ins>
      <w:ins w:id="67" w:author="Saeedi, Faiza" w:date="2025-07-01T10:17:00Z">
        <w:r w:rsidRPr="00457BB8">
          <w:rPr>
            <w:rFonts w:ascii="IRNazanin" w:hAnsi="IRNazanin" w:cs="IRNazanin" w:hint="cs"/>
            <w:sz w:val="28"/>
            <w:szCs w:val="28"/>
            <w:rtl/>
            <w:lang w:bidi="fa-IR"/>
          </w:rPr>
          <w:t>پژوهش‌های</w:t>
        </w:r>
        <w:r w:rsidRPr="00457BB8">
          <w:rPr>
            <w:rFonts w:ascii="IRNazanin" w:hAnsi="IRNazanin" w:cs="IRNazanin"/>
            <w:sz w:val="28"/>
            <w:szCs w:val="28"/>
            <w:rtl/>
            <w:lang w:bidi="fa-IR"/>
          </w:rPr>
          <w:t xml:space="preserve"> گسترده‌</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در مورد کوچ</w:t>
        </w:r>
        <w:r w:rsidRPr="00457BB8">
          <w:rPr>
            <w:rFonts w:ascii="IRNazanin" w:hAnsi="IRNazanin" w:cs="IRNazanin" w:hint="cs"/>
            <w:sz w:val="28"/>
            <w:szCs w:val="28"/>
            <w:rtl/>
            <w:lang w:bidi="fa-IR"/>
          </w:rPr>
          <w:t>ی‌های</w:t>
        </w:r>
        <w:r w:rsidRPr="00457BB8">
          <w:rPr>
            <w:rFonts w:ascii="IRNazanin" w:hAnsi="IRNazanin" w:cs="IRNazanin"/>
            <w:sz w:val="28"/>
            <w:szCs w:val="28"/>
            <w:rtl/>
            <w:lang w:bidi="fa-IR"/>
          </w:rPr>
          <w:t xml:space="preserve"> افغانستان، ا</w:t>
        </w:r>
        <w:r w:rsidRPr="00457BB8">
          <w:rPr>
            <w:rFonts w:ascii="IRNazanin" w:hAnsi="IRNazanin" w:cs="IRNazanin" w:hint="cs"/>
            <w:sz w:val="28"/>
            <w:szCs w:val="28"/>
            <w:rtl/>
            <w:lang w:bidi="fa-IR"/>
          </w:rPr>
          <w:t>یران</w:t>
        </w:r>
        <w:r w:rsidRPr="00457BB8">
          <w:rPr>
            <w:rFonts w:ascii="IRNazanin" w:hAnsi="IRNazanin" w:cs="IRNazanin"/>
            <w:sz w:val="28"/>
            <w:szCs w:val="28"/>
            <w:rtl/>
            <w:lang w:bidi="fa-IR"/>
          </w:rPr>
          <w:t xml:space="preserve"> و کردستان مشهور استند، در افغانستان تا حد</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w:t>
        </w:r>
      </w:ins>
      <w:ins w:id="68" w:author="Saeedi, Faiza" w:date="2025-07-01T10:48:00Z">
        <w:r w:rsidR="00650386" w:rsidRPr="00457BB8">
          <w:rPr>
            <w:rFonts w:ascii="IRNazanin" w:hAnsi="IRNazanin" w:cs="IRNazanin" w:hint="cs"/>
            <w:sz w:val="28"/>
            <w:szCs w:val="28"/>
            <w:rtl/>
            <w:lang w:bidi="fa-IR"/>
          </w:rPr>
          <w:t>ناشناخته‌اند</w:t>
        </w:r>
      </w:ins>
      <w:ins w:id="69" w:author="Saeedi, Faiza" w:date="2025-07-01T10:18:00Z">
        <w:r w:rsidRPr="00457BB8">
          <w:rPr>
            <w:rFonts w:ascii="IRNazanin" w:hAnsi="IRNazanin" w:cs="IRNazanin" w:hint="cs"/>
            <w:sz w:val="28"/>
            <w:szCs w:val="28"/>
            <w:rtl/>
            <w:lang w:bidi="fa-IR"/>
          </w:rPr>
          <w:t>،</w:t>
        </w:r>
        <w:r w:rsidRPr="00457BB8">
          <w:rPr>
            <w:rFonts w:ascii="IRNazanin" w:hAnsi="IRNazanin" w:cs="IRNazanin"/>
            <w:sz w:val="28"/>
            <w:szCs w:val="28"/>
            <w:rtl/>
            <w:lang w:bidi="fa-IR"/>
          </w:rPr>
          <w:t xml:space="preserve"> هرچند که سه کتاب </w:t>
        </w:r>
      </w:ins>
      <w:ins w:id="70" w:author="Saeedi, Faiza" w:date="2025-07-01T10:31:00Z">
        <w:r w:rsidR="00F66C27" w:rsidRPr="00457BB8">
          <w:rPr>
            <w:rFonts w:ascii="IRNazanin" w:hAnsi="IRNazanin" w:cs="IRNazanin" w:hint="cs"/>
            <w:sz w:val="28"/>
            <w:szCs w:val="28"/>
            <w:rtl/>
            <w:lang w:bidi="fa-IR"/>
          </w:rPr>
          <w:t>و</w:t>
        </w:r>
        <w:r w:rsidR="00F66C27" w:rsidRPr="00457BB8">
          <w:rPr>
            <w:rFonts w:ascii="IRNazanin" w:hAnsi="IRNazanin" w:cs="IRNazanin"/>
            <w:sz w:val="28"/>
            <w:szCs w:val="28"/>
            <w:rtl/>
            <w:lang w:bidi="fa-IR"/>
          </w:rPr>
          <w:t xml:space="preserve"> مقالات </w:t>
        </w:r>
      </w:ins>
      <w:ins w:id="71" w:author="Saeedi, Faiza" w:date="2025-07-01T10:18:00Z">
        <w:r w:rsidRPr="00457BB8">
          <w:rPr>
            <w:rFonts w:ascii="IRNazanin" w:hAnsi="IRNazanin" w:cs="IRNazanin" w:hint="cs"/>
            <w:sz w:val="28"/>
            <w:szCs w:val="28"/>
            <w:rtl/>
            <w:lang w:bidi="fa-IR"/>
          </w:rPr>
          <w:t>منتشره‌ی</w:t>
        </w:r>
      </w:ins>
      <w:ins w:id="72" w:author="Saeedi, Faiza" w:date="2025-07-01T10:48:00Z">
        <w:r w:rsidR="00650386" w:rsidRPr="00457BB8">
          <w:rPr>
            <w:rFonts w:ascii="IRNazanin" w:hAnsi="IRNazanin" w:cs="IRNazanin" w:hint="cs"/>
            <w:sz w:val="28"/>
            <w:szCs w:val="28"/>
            <w:lang w:bidi="fa-IR"/>
          </w:rPr>
          <w:t>‌</w:t>
        </w:r>
      </w:ins>
      <w:ins w:id="73" w:author="Saeedi, Faiza" w:date="2025-07-01T10:19:00Z">
        <w:r w:rsidRPr="00457BB8">
          <w:rPr>
            <w:rFonts w:ascii="IRNazanin" w:hAnsi="IRNazanin" w:cs="IRNazanin" w:hint="cs"/>
            <w:sz w:val="28"/>
            <w:szCs w:val="28"/>
            <w:rtl/>
            <w:lang w:bidi="fa-IR"/>
          </w:rPr>
          <w:t>شان</w:t>
        </w:r>
        <w:r w:rsidRPr="00457BB8">
          <w:rPr>
            <w:rFonts w:ascii="IRNazanin" w:hAnsi="IRNazanin" w:cs="IRNazanin"/>
            <w:sz w:val="28"/>
            <w:szCs w:val="28"/>
            <w:rtl/>
            <w:lang w:bidi="fa-IR"/>
          </w:rPr>
          <w:t xml:space="preserve"> سهم به سزا</w:t>
        </w:r>
        <w:r w:rsidRPr="00457BB8">
          <w:rPr>
            <w:rFonts w:ascii="IRNazanin" w:hAnsi="IRNazanin" w:cs="IRNazanin" w:hint="cs"/>
            <w:sz w:val="28"/>
            <w:szCs w:val="28"/>
            <w:rtl/>
            <w:lang w:bidi="fa-IR"/>
          </w:rPr>
          <w:t>یی</w:t>
        </w:r>
        <w:r w:rsidRPr="00457BB8">
          <w:rPr>
            <w:rFonts w:ascii="IRNazanin" w:hAnsi="IRNazanin" w:cs="IRNazanin"/>
            <w:sz w:val="28"/>
            <w:szCs w:val="28"/>
            <w:rtl/>
            <w:lang w:bidi="fa-IR"/>
          </w:rPr>
          <w:t xml:space="preserve"> </w:t>
        </w:r>
      </w:ins>
      <w:ins w:id="74" w:author="Saeedi, Faiza" w:date="2025-07-01T10:18:00Z">
        <w:r w:rsidRPr="00457BB8">
          <w:rPr>
            <w:rFonts w:ascii="IRNazanin" w:hAnsi="IRNazanin" w:cs="IRNazanin" w:hint="cs"/>
            <w:sz w:val="28"/>
            <w:szCs w:val="28"/>
            <w:rtl/>
            <w:lang w:bidi="fa-IR"/>
          </w:rPr>
          <w:t>در</w:t>
        </w:r>
        <w:r w:rsidRPr="00457BB8">
          <w:rPr>
            <w:rFonts w:ascii="IRNazanin" w:hAnsi="IRNazanin" w:cs="IRNazanin"/>
            <w:sz w:val="28"/>
            <w:szCs w:val="28"/>
            <w:rtl/>
            <w:lang w:bidi="fa-IR"/>
          </w:rPr>
          <w:t xml:space="preserve"> </w:t>
        </w:r>
      </w:ins>
      <w:ins w:id="75" w:author="Saeedi, Faiza" w:date="2025-07-01T10:19:00Z">
        <w:r w:rsidRPr="00457BB8">
          <w:rPr>
            <w:rFonts w:ascii="IRNazanin" w:hAnsi="IRNazanin" w:cs="IRNazanin" w:hint="cs"/>
            <w:sz w:val="28"/>
            <w:szCs w:val="28"/>
            <w:rtl/>
            <w:lang w:bidi="fa-IR"/>
          </w:rPr>
          <w:t>غنای</w:t>
        </w:r>
        <w:r w:rsidRPr="00457BB8">
          <w:rPr>
            <w:rFonts w:ascii="IRNazanin" w:hAnsi="IRNazanin" w:cs="IRNazanin"/>
            <w:sz w:val="28"/>
            <w:szCs w:val="28"/>
            <w:rtl/>
            <w:lang w:bidi="fa-IR"/>
          </w:rPr>
          <w:t xml:space="preserve"> </w:t>
        </w:r>
      </w:ins>
      <w:ins w:id="76" w:author="Saeedi, Faiza" w:date="2025-07-01T10:18:00Z">
        <w:r w:rsidRPr="00457BB8">
          <w:rPr>
            <w:rFonts w:ascii="IRNazanin" w:hAnsi="IRNazanin" w:cs="IRNazanin" w:hint="cs"/>
            <w:sz w:val="28"/>
            <w:szCs w:val="28"/>
            <w:rtl/>
            <w:lang w:bidi="fa-IR"/>
          </w:rPr>
          <w:t>مطالعات</w:t>
        </w:r>
        <w:r w:rsidRPr="00457BB8">
          <w:rPr>
            <w:rFonts w:ascii="IRNazanin" w:hAnsi="IRNazanin" w:cs="IRNazanin"/>
            <w:sz w:val="28"/>
            <w:szCs w:val="28"/>
            <w:rtl/>
            <w:lang w:bidi="fa-IR"/>
          </w:rPr>
          <w:t xml:space="preserve"> افغانستان </w:t>
        </w:r>
      </w:ins>
      <w:ins w:id="77" w:author="Saeedi, Faiza" w:date="2025-07-01T10:19:00Z">
        <w:r w:rsidRPr="00457BB8">
          <w:rPr>
            <w:rFonts w:ascii="IRNazanin" w:hAnsi="IRNazanin" w:cs="IRNazanin" w:hint="cs"/>
            <w:sz w:val="28"/>
            <w:szCs w:val="28"/>
            <w:rtl/>
            <w:lang w:bidi="fa-IR"/>
          </w:rPr>
          <w:t>داشته‌است</w:t>
        </w:r>
        <w:r w:rsidRPr="00457BB8">
          <w:rPr>
            <w:rFonts w:ascii="IRNazanin" w:hAnsi="IRNazanin" w:cs="IRNazanin"/>
            <w:sz w:val="28"/>
            <w:szCs w:val="28"/>
            <w:rtl/>
            <w:lang w:bidi="fa-IR"/>
          </w:rPr>
          <w:t xml:space="preserve">. </w:t>
        </w:r>
      </w:ins>
    </w:p>
    <w:p w14:paraId="795E604F" w14:textId="69F2180F" w:rsidR="00650386" w:rsidRPr="00457BB8" w:rsidRDefault="006F64CA" w:rsidP="00F66C27">
      <w:pPr>
        <w:pBdr>
          <w:bottom w:val="single" w:sz="6" w:space="1" w:color="auto"/>
        </w:pBdr>
        <w:bidi/>
        <w:jc w:val="both"/>
        <w:rPr>
          <w:ins w:id="78" w:author="Saeedi, Faiza" w:date="2025-07-01T10:49:00Z"/>
          <w:rFonts w:ascii="IRNazanin" w:hAnsi="IRNazanin" w:cs="IRNazanin"/>
          <w:sz w:val="28"/>
          <w:szCs w:val="28"/>
          <w:rtl/>
          <w:lang w:bidi="fa-IR"/>
        </w:rPr>
      </w:pPr>
      <w:ins w:id="79" w:author="Saeedi, Faiza" w:date="2025-07-01T10:22:00Z">
        <w:r w:rsidRPr="00457BB8">
          <w:rPr>
            <w:rFonts w:ascii="IRNazanin" w:hAnsi="IRNazanin" w:cs="IRNazanin" w:hint="cs"/>
            <w:sz w:val="28"/>
            <w:szCs w:val="28"/>
            <w:rtl/>
            <w:lang w:bidi="fa-IR"/>
          </w:rPr>
          <w:lastRenderedPageBreak/>
          <w:t>ذکر</w:t>
        </w:r>
        <w:r w:rsidRPr="00457BB8">
          <w:rPr>
            <w:rFonts w:ascii="IRNazanin" w:hAnsi="IRNazanin" w:cs="IRNazanin"/>
            <w:sz w:val="28"/>
            <w:szCs w:val="28"/>
            <w:rtl/>
            <w:lang w:bidi="fa-IR"/>
          </w:rPr>
          <w:t xml:space="preserve"> </w:t>
        </w:r>
      </w:ins>
      <w:ins w:id="80" w:author="Saeedi, Faiza" w:date="2025-07-01T11:04:00Z">
        <w:r w:rsidR="000A281E" w:rsidRPr="00457BB8">
          <w:rPr>
            <w:rFonts w:ascii="IRNazanin" w:hAnsi="IRNazanin" w:cs="IRNazanin" w:hint="cs"/>
            <w:sz w:val="28"/>
            <w:szCs w:val="28"/>
            <w:rtl/>
            <w:lang w:bidi="fa-IR"/>
          </w:rPr>
          <w:t>سه</w:t>
        </w:r>
      </w:ins>
      <w:ins w:id="81" w:author="Saeedi, Faiza" w:date="2025-07-01T10:22:00Z">
        <w:r w:rsidRPr="00457BB8">
          <w:rPr>
            <w:rFonts w:ascii="IRNazanin" w:hAnsi="IRNazanin" w:cs="IRNazanin"/>
            <w:sz w:val="28"/>
            <w:szCs w:val="28"/>
            <w:rtl/>
            <w:lang w:bidi="fa-IR"/>
          </w:rPr>
          <w:t xml:space="preserve"> نکته درباره‌</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ا</w:t>
        </w:r>
        <w:r w:rsidRPr="00457BB8">
          <w:rPr>
            <w:rFonts w:ascii="IRNazanin" w:hAnsi="IRNazanin" w:cs="IRNazanin" w:hint="cs"/>
            <w:sz w:val="28"/>
            <w:szCs w:val="28"/>
            <w:rtl/>
            <w:lang w:bidi="fa-IR"/>
          </w:rPr>
          <w:t>ین</w:t>
        </w:r>
        <w:r w:rsidRPr="00457BB8">
          <w:rPr>
            <w:rFonts w:ascii="IRNazanin" w:hAnsi="IRNazanin" w:cs="IRNazanin"/>
            <w:sz w:val="28"/>
            <w:szCs w:val="28"/>
            <w:rtl/>
            <w:lang w:bidi="fa-IR"/>
          </w:rPr>
          <w:t xml:space="preserve"> ترجمه مهم است. اول</w:t>
        </w:r>
      </w:ins>
      <w:ins w:id="82" w:author="Saeedi, Faiza" w:date="2025-07-01T10:23:00Z">
        <w:r w:rsidRPr="00457BB8">
          <w:rPr>
            <w:rFonts w:ascii="IRNazanin" w:hAnsi="IRNazanin" w:cs="IRNazanin" w:hint="cs"/>
            <w:sz w:val="28"/>
            <w:szCs w:val="28"/>
            <w:rtl/>
            <w:lang w:bidi="fa-IR"/>
          </w:rPr>
          <w:t>ا</w:t>
        </w:r>
        <w:r w:rsidRPr="00457BB8">
          <w:rPr>
            <w:rFonts w:ascii="IRNazanin" w:hAnsi="IRNazanin" w:cs="IRNazanin"/>
            <w:sz w:val="28"/>
            <w:szCs w:val="28"/>
            <w:rtl/>
            <w:lang w:bidi="fa-IR"/>
          </w:rPr>
          <w:t xml:space="preserve"> چون متن حاصل گفتگو با مردم محل است، ما تلاش کرده‌ا</w:t>
        </w:r>
        <w:r w:rsidRPr="00457BB8">
          <w:rPr>
            <w:rFonts w:ascii="IRNazanin" w:hAnsi="IRNazanin" w:cs="IRNazanin" w:hint="cs"/>
            <w:sz w:val="28"/>
            <w:szCs w:val="28"/>
            <w:rtl/>
            <w:lang w:bidi="fa-IR"/>
          </w:rPr>
          <w:t>یم</w:t>
        </w:r>
        <w:r w:rsidRPr="00457BB8">
          <w:rPr>
            <w:rFonts w:ascii="IRNazanin" w:hAnsi="IRNazanin" w:cs="IRNazanin"/>
            <w:sz w:val="28"/>
            <w:szCs w:val="28"/>
            <w:rtl/>
            <w:lang w:bidi="fa-IR"/>
          </w:rPr>
          <w:t xml:space="preserve"> تا حت</w:t>
        </w:r>
        <w:r w:rsidRPr="00457BB8">
          <w:rPr>
            <w:rFonts w:ascii="IRNazanin" w:hAnsi="IRNazanin" w:cs="IRNazanin" w:hint="cs"/>
            <w:sz w:val="28"/>
            <w:szCs w:val="28"/>
            <w:rtl/>
            <w:lang w:bidi="fa-IR"/>
          </w:rPr>
          <w:t>ی‌الامکان</w:t>
        </w:r>
        <w:r w:rsidRPr="00457BB8">
          <w:rPr>
            <w:rFonts w:ascii="IRNazanin" w:hAnsi="IRNazanin" w:cs="IRNazanin"/>
            <w:sz w:val="28"/>
            <w:szCs w:val="28"/>
            <w:rtl/>
            <w:lang w:bidi="fa-IR"/>
          </w:rPr>
          <w:t xml:space="preserve"> لحن گفتار</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افغانستان را حفظ کن</w:t>
        </w:r>
        <w:r w:rsidRPr="00457BB8">
          <w:rPr>
            <w:rFonts w:ascii="IRNazanin" w:hAnsi="IRNazanin" w:cs="IRNazanin" w:hint="cs"/>
            <w:sz w:val="28"/>
            <w:szCs w:val="28"/>
            <w:rtl/>
            <w:lang w:bidi="fa-IR"/>
          </w:rPr>
          <w:t>یم</w:t>
        </w:r>
        <w:r w:rsidRPr="00457BB8">
          <w:rPr>
            <w:rFonts w:ascii="IRNazanin" w:hAnsi="IRNazanin" w:cs="IRNazanin"/>
            <w:sz w:val="28"/>
            <w:szCs w:val="28"/>
            <w:rtl/>
            <w:lang w:bidi="fa-IR"/>
          </w:rPr>
          <w:t xml:space="preserve">. </w:t>
        </w:r>
      </w:ins>
      <w:ins w:id="83" w:author="Saeedi, Faiza" w:date="2025-07-01T10:26:00Z">
        <w:r w:rsidRPr="00457BB8">
          <w:rPr>
            <w:rFonts w:ascii="IRNazanin" w:hAnsi="IRNazanin" w:cs="IRNazanin" w:hint="cs"/>
            <w:sz w:val="28"/>
            <w:szCs w:val="28"/>
            <w:rtl/>
            <w:lang w:bidi="fa-IR"/>
          </w:rPr>
          <w:t>این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بدین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معناست</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که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گاها</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متن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ترجمه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از</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زبان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نوشتاری</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رسمی</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ایران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دور</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می‌افتد</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ثانیا،</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چون</w:t>
        </w:r>
      </w:ins>
      <w:ins w:id="84" w:author="Saeedi, Faiza" w:date="2025-07-01T10:27:00Z">
        <w:r w:rsidRPr="00457BB8">
          <w:rPr>
            <w:rFonts w:ascii="IRNazanin" w:hAnsi="IRNazanin" w:cs="IRNazanin"/>
            <w:sz w:val="28"/>
            <w:szCs w:val="28"/>
            <w:rtl/>
            <w:lang w:bidi="fa-IR"/>
          </w:rPr>
          <w:t xml:space="preserve"> مردم محل پشتو‌زبان‌ها</w:t>
        </w:r>
        <w:r w:rsidRPr="00457BB8">
          <w:rPr>
            <w:rFonts w:ascii="IRNazanin" w:hAnsi="IRNazanin" w:cs="IRNazanin" w:hint="cs"/>
            <w:sz w:val="28"/>
            <w:szCs w:val="28"/>
            <w:rtl/>
            <w:lang w:bidi="fa-IR"/>
          </w:rPr>
          <w:t>یی</w:t>
        </w:r>
        <w:r w:rsidRPr="00457BB8">
          <w:rPr>
            <w:rFonts w:ascii="IRNazanin" w:hAnsi="IRNazanin" w:cs="IRNazanin"/>
            <w:sz w:val="28"/>
            <w:szCs w:val="28"/>
            <w:rtl/>
            <w:lang w:bidi="fa-IR"/>
          </w:rPr>
          <w:t xml:space="preserve"> بوده‌اند که فارس</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را با لهجه‌</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خاص خود صحبت م</w:t>
        </w:r>
        <w:r w:rsidRPr="00457BB8">
          <w:rPr>
            <w:rFonts w:ascii="IRNazanin" w:hAnsi="IRNazanin" w:cs="IRNazanin" w:hint="cs"/>
            <w:sz w:val="28"/>
            <w:szCs w:val="28"/>
            <w:rtl/>
            <w:lang w:bidi="fa-IR"/>
          </w:rPr>
          <w:t>ی‌کردند،</w:t>
        </w:r>
        <w:r w:rsidRPr="00457BB8">
          <w:rPr>
            <w:rFonts w:ascii="IRNazanin" w:hAnsi="IRNazanin" w:cs="IRNazanin"/>
            <w:sz w:val="28"/>
            <w:szCs w:val="28"/>
            <w:rtl/>
            <w:lang w:bidi="fa-IR"/>
          </w:rPr>
          <w:t xml:space="preserve"> بعض</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از کلمات و نام‌ها با هم</w:t>
        </w:r>
        <w:r w:rsidRPr="00457BB8">
          <w:rPr>
            <w:rFonts w:ascii="IRNazanin" w:hAnsi="IRNazanin" w:cs="IRNazanin" w:hint="cs"/>
            <w:sz w:val="28"/>
            <w:szCs w:val="28"/>
            <w:rtl/>
            <w:lang w:bidi="fa-IR"/>
          </w:rPr>
          <w:t>ین</w:t>
        </w:r>
        <w:r w:rsidRPr="00457BB8">
          <w:rPr>
            <w:rFonts w:ascii="IRNazanin" w:hAnsi="IRNazanin" w:cs="IRNazanin"/>
            <w:sz w:val="28"/>
            <w:szCs w:val="28"/>
            <w:rtl/>
            <w:lang w:bidi="fa-IR"/>
          </w:rPr>
          <w:t xml:space="preserve"> تلفظ در متن انگل</w:t>
        </w:r>
        <w:r w:rsidRPr="00457BB8">
          <w:rPr>
            <w:rFonts w:ascii="IRNazanin" w:hAnsi="IRNazanin" w:cs="IRNazanin" w:hint="cs"/>
            <w:sz w:val="28"/>
            <w:szCs w:val="28"/>
            <w:rtl/>
            <w:lang w:bidi="fa-IR"/>
          </w:rPr>
          <w:t>یسی</w:t>
        </w:r>
        <w:r w:rsidRPr="00457BB8">
          <w:rPr>
            <w:rFonts w:ascii="IRNazanin" w:hAnsi="IRNazanin" w:cs="IRNazanin"/>
            <w:sz w:val="28"/>
            <w:szCs w:val="28"/>
            <w:rtl/>
            <w:lang w:bidi="fa-IR"/>
          </w:rPr>
          <w:t xml:space="preserve"> آمده‌اند</w:t>
        </w:r>
      </w:ins>
      <w:ins w:id="85" w:author="Saeedi, Faiza" w:date="2025-07-01T10:31:00Z">
        <w:r w:rsidR="00F66C27" w:rsidRPr="00457BB8">
          <w:rPr>
            <w:rFonts w:ascii="IRNazanin" w:hAnsi="IRNazanin" w:cs="IRNazanin"/>
            <w:sz w:val="28"/>
            <w:szCs w:val="28"/>
            <w:rtl/>
            <w:lang w:bidi="fa-IR"/>
          </w:rPr>
          <w:t xml:space="preserve"> و ما هم هم</w:t>
        </w:r>
        <w:r w:rsidR="00F66C27" w:rsidRPr="00457BB8">
          <w:rPr>
            <w:rFonts w:ascii="IRNazanin" w:hAnsi="IRNazanin" w:cs="IRNazanin" w:hint="cs"/>
            <w:sz w:val="28"/>
            <w:szCs w:val="28"/>
            <w:rtl/>
            <w:lang w:bidi="fa-IR"/>
          </w:rPr>
          <w:t>ین‌گونه</w:t>
        </w:r>
        <w:r w:rsidR="00F66C27" w:rsidRPr="00457BB8">
          <w:rPr>
            <w:rFonts w:ascii="IRNazanin" w:hAnsi="IRNazanin" w:cs="IRNazanin"/>
            <w:sz w:val="28"/>
            <w:szCs w:val="28"/>
            <w:rtl/>
            <w:lang w:bidi="fa-IR"/>
          </w:rPr>
          <w:t xml:space="preserve"> ترجمه‌ کرده‌ا</w:t>
        </w:r>
        <w:r w:rsidR="00F66C27" w:rsidRPr="00457BB8">
          <w:rPr>
            <w:rFonts w:ascii="IRNazanin" w:hAnsi="IRNazanin" w:cs="IRNazanin" w:hint="cs"/>
            <w:sz w:val="28"/>
            <w:szCs w:val="28"/>
            <w:rtl/>
            <w:lang w:bidi="fa-IR"/>
          </w:rPr>
          <w:t>یم</w:t>
        </w:r>
      </w:ins>
      <w:ins w:id="86" w:author="Saeedi, Faiza" w:date="2025-07-01T10:27:00Z">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‌فی‌المثل،</w:t>
        </w:r>
        <w:r w:rsidRPr="00457BB8">
          <w:rPr>
            <w:rFonts w:ascii="IRNazanin" w:hAnsi="IRNazanin" w:cs="IRNazanin"/>
            <w:sz w:val="28"/>
            <w:szCs w:val="28"/>
            <w:rtl/>
            <w:lang w:bidi="fa-IR"/>
          </w:rPr>
          <w:t xml:space="preserve"> </w:t>
        </w:r>
      </w:ins>
      <w:ins w:id="87" w:author="Saeedi, Faiza" w:date="2025-07-01T10:29:00Z">
        <w:r w:rsidRPr="00457BB8">
          <w:rPr>
            <w:rFonts w:ascii="IRNazanin" w:hAnsi="IRNazanin" w:cs="IRNazanin" w:hint="eastAsia"/>
            <w:sz w:val="28"/>
            <w:szCs w:val="28"/>
            <w:rtl/>
            <w:lang w:bidi="fa-IR"/>
          </w:rPr>
          <w:t>«</w:t>
        </w:r>
      </w:ins>
      <w:ins w:id="88" w:author="Saeedi, Faiza" w:date="2025-07-01T10:27:00Z">
        <w:r w:rsidRPr="00457BB8">
          <w:rPr>
            <w:rFonts w:ascii="IRNazanin" w:hAnsi="IRNazanin" w:cs="IRNazanin" w:hint="cs"/>
            <w:sz w:val="28"/>
            <w:szCs w:val="28"/>
            <w:rtl/>
            <w:lang w:bidi="fa-IR"/>
          </w:rPr>
          <w:t>گ</w:t>
        </w:r>
      </w:ins>
      <w:ins w:id="89" w:author="Saeedi, Faiza" w:date="2025-07-01T10:28:00Z">
        <w:r w:rsidRPr="00457BB8">
          <w:rPr>
            <w:rFonts w:ascii="IRNazanin" w:hAnsi="IRNazanin" w:cs="IRNazanin" w:hint="cs"/>
            <w:sz w:val="28"/>
            <w:szCs w:val="28"/>
            <w:rtl/>
            <w:lang w:bidi="fa-IR"/>
          </w:rPr>
          <w:t>ل‌افروز</w:t>
        </w:r>
        <w:r w:rsidRPr="00457BB8">
          <w:rPr>
            <w:rFonts w:ascii="IRNazanin" w:hAnsi="IRNazanin" w:cs="IRNazanin" w:hint="eastAsia"/>
            <w:sz w:val="28"/>
            <w:szCs w:val="28"/>
            <w:rtl/>
            <w:lang w:bidi="fa-IR"/>
          </w:rPr>
          <w:t>»</w:t>
        </w:r>
      </w:ins>
      <w:ins w:id="90" w:author="Saeedi, Faiza" w:date="2025-07-01T10:29:00Z">
        <w:r w:rsidRPr="00457BB8">
          <w:rPr>
            <w:rFonts w:ascii="IRNazanin" w:hAnsi="IRNazanin" w:cs="IRNazanin"/>
            <w:sz w:val="28"/>
            <w:szCs w:val="28"/>
            <w:rtl/>
            <w:lang w:bidi="fa-IR"/>
          </w:rPr>
          <w:t xml:space="preserve"> و «قمرالد</w:t>
        </w:r>
        <w:r w:rsidRPr="00457BB8">
          <w:rPr>
            <w:rFonts w:ascii="IRNazanin" w:hAnsi="IRNazanin" w:cs="IRNazanin" w:hint="cs"/>
            <w:sz w:val="28"/>
            <w:szCs w:val="28"/>
            <w:rtl/>
            <w:lang w:bidi="fa-IR"/>
          </w:rPr>
          <w:t>ین</w:t>
        </w:r>
        <w:r w:rsidRPr="00457BB8">
          <w:rPr>
            <w:rFonts w:ascii="IRNazanin" w:hAnsi="IRNazanin" w:cs="IRNazanin" w:hint="eastAsia"/>
            <w:sz w:val="28"/>
            <w:szCs w:val="28"/>
            <w:rtl/>
            <w:lang w:bidi="fa-IR"/>
          </w:rPr>
          <w:t>»</w:t>
        </w:r>
      </w:ins>
      <w:ins w:id="91" w:author="Saeedi, Faiza" w:date="2025-07-01T10:28:00Z">
        <w:r w:rsidRPr="00457BB8">
          <w:rPr>
            <w:rFonts w:ascii="IRNazanin" w:hAnsi="IRNazanin" w:cs="IRNazanin"/>
            <w:sz w:val="28"/>
            <w:szCs w:val="28"/>
            <w:rtl/>
            <w:lang w:bidi="fa-IR"/>
          </w:rPr>
          <w:t xml:space="preserve"> در گفتار پشتو‌زبان‌ها </w:t>
        </w:r>
      </w:ins>
      <w:ins w:id="92" w:author="Saeedi, Faiza" w:date="2025-07-01T10:29:00Z">
        <w:r w:rsidRPr="00457BB8">
          <w:rPr>
            <w:rFonts w:ascii="IRNazanin" w:hAnsi="IRNazanin" w:cs="IRNazanin" w:hint="cs"/>
            <w:sz w:val="28"/>
            <w:szCs w:val="28"/>
            <w:rtl/>
            <w:lang w:bidi="fa-IR"/>
          </w:rPr>
          <w:t>به</w:t>
        </w:r>
        <w:r w:rsidRPr="00457BB8">
          <w:rPr>
            <w:rFonts w:ascii="IRNazanin" w:hAnsi="IRNazanin" w:cs="IRNazanin"/>
            <w:sz w:val="28"/>
            <w:szCs w:val="28"/>
            <w:rtl/>
            <w:lang w:bidi="fa-IR"/>
          </w:rPr>
          <w:t xml:space="preserve"> شکل </w:t>
        </w:r>
      </w:ins>
      <w:ins w:id="93" w:author="Saeedi, Faiza" w:date="2025-07-01T10:28:00Z">
        <w:r w:rsidRPr="00457BB8">
          <w:rPr>
            <w:rFonts w:ascii="IRNazanin" w:hAnsi="IRNazanin" w:cs="IRNazanin" w:hint="eastAsia"/>
            <w:sz w:val="28"/>
            <w:szCs w:val="28"/>
            <w:rtl/>
            <w:lang w:bidi="fa-IR"/>
          </w:rPr>
          <w:t>«</w:t>
        </w:r>
        <w:r w:rsidRPr="00457BB8">
          <w:rPr>
            <w:rFonts w:ascii="IRNazanin" w:hAnsi="IRNazanin" w:cs="IRNazanin" w:hint="cs"/>
            <w:sz w:val="28"/>
            <w:szCs w:val="28"/>
            <w:rtl/>
            <w:lang w:bidi="fa-IR"/>
          </w:rPr>
          <w:t>گل‌اپروز</w:t>
        </w:r>
        <w:r w:rsidRPr="00457BB8">
          <w:rPr>
            <w:rFonts w:ascii="IRNazanin" w:hAnsi="IRNazanin" w:cs="IRNazanin" w:hint="eastAsia"/>
            <w:sz w:val="28"/>
            <w:szCs w:val="28"/>
            <w:rtl/>
            <w:lang w:bidi="fa-IR"/>
          </w:rPr>
          <w:t>»</w:t>
        </w:r>
      </w:ins>
      <w:ins w:id="94" w:author="Saeedi, Faiza" w:date="2025-07-01T10:25:00Z">
        <w:r w:rsidRPr="00457BB8">
          <w:rPr>
            <w:rFonts w:ascii="IRNazanin" w:hAnsi="IRNazanin" w:cs="IRNazanin"/>
            <w:sz w:val="28"/>
            <w:szCs w:val="28"/>
            <w:rtl/>
            <w:lang w:bidi="fa-IR"/>
          </w:rPr>
          <w:t xml:space="preserve"> </w:t>
        </w:r>
      </w:ins>
      <w:ins w:id="95" w:author="Saeedi, Faiza" w:date="2025-07-01T10:29:00Z">
        <w:r w:rsidRPr="00457BB8">
          <w:rPr>
            <w:rFonts w:ascii="IRNazanin" w:hAnsi="IRNazanin" w:cs="IRNazanin" w:hint="cs"/>
            <w:sz w:val="28"/>
            <w:szCs w:val="28"/>
            <w:rtl/>
            <w:lang w:bidi="fa-IR"/>
          </w:rPr>
          <w:t>و</w:t>
        </w:r>
        <w:r w:rsidRPr="00457BB8">
          <w:rPr>
            <w:rFonts w:ascii="IRNazanin" w:hAnsi="IRNazanin" w:cs="IRNazanin"/>
            <w:sz w:val="28"/>
            <w:szCs w:val="28"/>
            <w:rtl/>
            <w:lang w:bidi="fa-IR"/>
          </w:rPr>
          <w:t xml:space="preserve"> </w:t>
        </w:r>
        <w:r w:rsidRPr="00457BB8">
          <w:rPr>
            <w:rFonts w:ascii="IRNazanin" w:hAnsi="IRNazanin" w:cs="IRNazanin" w:hint="eastAsia"/>
            <w:sz w:val="28"/>
            <w:szCs w:val="28"/>
            <w:rtl/>
            <w:lang w:bidi="fa-IR"/>
          </w:rPr>
          <w:t>«</w:t>
        </w:r>
        <w:r w:rsidRPr="00457BB8">
          <w:rPr>
            <w:rFonts w:ascii="IRNazanin" w:hAnsi="IRNazanin" w:cs="IRNazanin" w:hint="cs"/>
            <w:sz w:val="28"/>
            <w:szCs w:val="28"/>
            <w:rtl/>
            <w:lang w:bidi="fa-IR"/>
          </w:rPr>
          <w:t>کمرالدین</w:t>
        </w:r>
        <w:r w:rsidRPr="00457BB8">
          <w:rPr>
            <w:rFonts w:ascii="IRNazanin" w:hAnsi="IRNazanin" w:cs="IRNazanin" w:hint="eastAsia"/>
            <w:sz w:val="28"/>
            <w:szCs w:val="28"/>
            <w:rtl/>
            <w:lang w:bidi="fa-IR"/>
          </w:rPr>
          <w:t>»</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تلفظ</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می‌شود</w:t>
        </w:r>
        <w:r w:rsidR="00F66C27" w:rsidRPr="00457BB8">
          <w:rPr>
            <w:rFonts w:ascii="IRNazanin" w:hAnsi="IRNazanin" w:cs="IRNazanin"/>
            <w:sz w:val="28"/>
            <w:szCs w:val="28"/>
            <w:rtl/>
            <w:lang w:bidi="fa-IR"/>
          </w:rPr>
          <w:t xml:space="preserve"> و در متن اصل</w:t>
        </w:r>
        <w:r w:rsidR="00F66C27" w:rsidRPr="00457BB8">
          <w:rPr>
            <w:rFonts w:ascii="IRNazanin" w:hAnsi="IRNazanin" w:cs="IRNazanin" w:hint="cs"/>
            <w:sz w:val="28"/>
            <w:szCs w:val="28"/>
            <w:rtl/>
            <w:lang w:bidi="fa-IR"/>
          </w:rPr>
          <w:t>ی</w:t>
        </w:r>
      </w:ins>
      <w:ins w:id="96" w:author="Saeedi, Faiza" w:date="2025-07-01T10:31:00Z">
        <w:r w:rsidR="00F66C27" w:rsidRPr="00457BB8">
          <w:rPr>
            <w:rFonts w:ascii="IRNazanin" w:hAnsi="IRNazanin" w:cs="IRNazanin"/>
            <w:sz w:val="28"/>
            <w:szCs w:val="28"/>
            <w:rtl/>
            <w:lang w:bidi="fa-IR"/>
          </w:rPr>
          <w:t xml:space="preserve"> و ن</w:t>
        </w:r>
        <w:r w:rsidR="00F66C27" w:rsidRPr="00457BB8">
          <w:rPr>
            <w:rFonts w:ascii="IRNazanin" w:hAnsi="IRNazanin" w:cs="IRNazanin" w:hint="cs"/>
            <w:sz w:val="28"/>
            <w:szCs w:val="28"/>
            <w:rtl/>
            <w:lang w:bidi="fa-IR"/>
          </w:rPr>
          <w:t>یز</w:t>
        </w:r>
        <w:r w:rsidR="00F66C27" w:rsidRPr="00457BB8">
          <w:rPr>
            <w:rFonts w:ascii="IRNazanin" w:hAnsi="IRNazanin" w:cs="IRNazanin"/>
            <w:sz w:val="28"/>
            <w:szCs w:val="28"/>
            <w:rtl/>
            <w:lang w:bidi="fa-IR"/>
          </w:rPr>
          <w:t xml:space="preserve"> ترجمه</w:t>
        </w:r>
      </w:ins>
      <w:ins w:id="97" w:author="Saeedi, Faiza" w:date="2025-07-01T10:29:00Z">
        <w:r w:rsidR="00F66C27" w:rsidRPr="00457BB8">
          <w:rPr>
            <w:rFonts w:ascii="IRNazanin" w:hAnsi="IRNazanin" w:cs="IRNazanin"/>
            <w:sz w:val="28"/>
            <w:szCs w:val="28"/>
            <w:rtl/>
            <w:lang w:bidi="fa-IR"/>
          </w:rPr>
          <w:t xml:space="preserve"> به هم</w:t>
        </w:r>
        <w:r w:rsidR="00F66C27" w:rsidRPr="00457BB8">
          <w:rPr>
            <w:rFonts w:ascii="IRNazanin" w:hAnsi="IRNazanin" w:cs="IRNazanin" w:hint="cs"/>
            <w:sz w:val="28"/>
            <w:szCs w:val="28"/>
            <w:rtl/>
            <w:lang w:bidi="fa-IR"/>
          </w:rPr>
          <w:t>ین‌گونه</w:t>
        </w:r>
        <w:r w:rsidR="00F66C27" w:rsidRPr="00457BB8">
          <w:rPr>
            <w:rFonts w:ascii="IRNazanin" w:hAnsi="IRNazanin" w:cs="IRNazanin"/>
            <w:sz w:val="28"/>
            <w:szCs w:val="28"/>
            <w:rtl/>
            <w:lang w:bidi="fa-IR"/>
          </w:rPr>
          <w:t xml:space="preserve"> آمده‌است.</w:t>
        </w:r>
      </w:ins>
      <w:ins w:id="98" w:author="Saeedi, Faiza" w:date="2025-07-01T11:04:00Z">
        <w:r w:rsidR="000A281E" w:rsidRPr="00457BB8">
          <w:rPr>
            <w:rFonts w:ascii="IRNazanin" w:hAnsi="IRNazanin" w:cs="IRNazanin"/>
            <w:sz w:val="28"/>
            <w:szCs w:val="28"/>
            <w:rtl/>
            <w:lang w:bidi="fa-IR"/>
          </w:rPr>
          <w:t xml:space="preserve"> نکته‌</w:t>
        </w:r>
        <w:r w:rsidR="000A281E" w:rsidRPr="00457BB8">
          <w:rPr>
            <w:rFonts w:ascii="IRNazanin" w:hAnsi="IRNazanin" w:cs="IRNazanin" w:hint="cs"/>
            <w:sz w:val="28"/>
            <w:szCs w:val="28"/>
            <w:rtl/>
            <w:lang w:bidi="fa-IR"/>
          </w:rPr>
          <w:t>ی</w:t>
        </w:r>
        <w:r w:rsidR="000A281E" w:rsidRPr="00457BB8">
          <w:rPr>
            <w:rFonts w:ascii="IRNazanin" w:hAnsi="IRNazanin" w:cs="IRNazanin"/>
            <w:sz w:val="28"/>
            <w:szCs w:val="28"/>
            <w:rtl/>
            <w:lang w:bidi="fa-IR"/>
          </w:rPr>
          <w:t xml:space="preserve"> سوم هم ا</w:t>
        </w:r>
        <w:r w:rsidR="000A281E" w:rsidRPr="00457BB8">
          <w:rPr>
            <w:rFonts w:ascii="IRNazanin" w:hAnsi="IRNazanin" w:cs="IRNazanin" w:hint="cs"/>
            <w:sz w:val="28"/>
            <w:szCs w:val="28"/>
            <w:rtl/>
            <w:lang w:bidi="fa-IR"/>
          </w:rPr>
          <w:t>ین‌که</w:t>
        </w:r>
        <w:r w:rsidR="000A281E" w:rsidRPr="00457BB8">
          <w:rPr>
            <w:rFonts w:ascii="IRNazanin" w:hAnsi="IRNazanin" w:cs="IRNazanin"/>
            <w:sz w:val="28"/>
            <w:szCs w:val="28"/>
            <w:rtl/>
            <w:lang w:bidi="fa-IR"/>
          </w:rPr>
          <w:t xml:space="preserve"> عکس‌ها</w:t>
        </w:r>
        <w:r w:rsidR="000A281E" w:rsidRPr="00457BB8">
          <w:rPr>
            <w:rFonts w:ascii="IRNazanin" w:hAnsi="IRNazanin" w:cs="IRNazanin" w:hint="cs"/>
            <w:sz w:val="28"/>
            <w:szCs w:val="28"/>
            <w:rtl/>
            <w:lang w:bidi="fa-IR"/>
          </w:rPr>
          <w:t>یی</w:t>
        </w:r>
        <w:r w:rsidR="000A281E" w:rsidRPr="00457BB8">
          <w:rPr>
            <w:rFonts w:ascii="IRNazanin" w:hAnsi="IRNazanin" w:cs="IRNazanin"/>
            <w:sz w:val="28"/>
            <w:szCs w:val="28"/>
            <w:rtl/>
            <w:lang w:bidi="fa-IR"/>
          </w:rPr>
          <w:t xml:space="preserve"> که در ا</w:t>
        </w:r>
        <w:r w:rsidR="000A281E" w:rsidRPr="00457BB8">
          <w:rPr>
            <w:rFonts w:ascii="IRNazanin" w:hAnsi="IRNazanin" w:cs="IRNazanin" w:hint="cs"/>
            <w:sz w:val="28"/>
            <w:szCs w:val="28"/>
            <w:rtl/>
            <w:lang w:bidi="fa-IR"/>
          </w:rPr>
          <w:t>ین</w:t>
        </w:r>
        <w:r w:rsidR="000A281E" w:rsidRPr="00457BB8">
          <w:rPr>
            <w:rFonts w:ascii="IRNazanin" w:hAnsi="IRNazanin" w:cs="IRNazanin"/>
            <w:sz w:val="28"/>
            <w:szCs w:val="28"/>
            <w:rtl/>
            <w:lang w:bidi="fa-IR"/>
          </w:rPr>
          <w:t xml:space="preserve"> ترجمه استفاده شده‌اند از کتاب </w:t>
        </w:r>
      </w:ins>
      <w:ins w:id="99" w:author="Saeedi, Faiza" w:date="2025-07-01T11:06:00Z">
        <w:r w:rsidR="000A281E" w:rsidRPr="00457BB8">
          <w:rPr>
            <w:rFonts w:ascii="IRNazanin" w:hAnsi="IRNazanin" w:cs="IRNazanin"/>
            <w:sz w:val="28"/>
            <w:szCs w:val="28"/>
            <w:rPrChange w:id="100" w:author="Mohammad Mohammadi" w:date="2025-07-22T21:07:00Z">
              <w:rPr>
                <w:rFonts w:ascii="Calibri" w:hAnsi="Calibri" w:cs="Calibri"/>
              </w:rPr>
            </w:rPrChange>
          </w:rPr>
          <w:t>Afghan Village Voices: Stories from a Tribal Society</w:t>
        </w:r>
        <w:r w:rsidR="000A281E" w:rsidRPr="00457BB8">
          <w:rPr>
            <w:rFonts w:ascii="IRNazanin" w:hAnsi="IRNazanin" w:cs="IRNazanin"/>
            <w:sz w:val="28"/>
            <w:szCs w:val="28"/>
            <w:rtl/>
            <w:rPrChange w:id="101" w:author="Mohammad Mohammadi" w:date="2025-07-22T21:07:00Z">
              <w:rPr>
                <w:rFonts w:ascii="Calibri" w:hAnsi="Calibri" w:cs="Calibri"/>
                <w:rtl/>
              </w:rPr>
            </w:rPrChange>
          </w:rPr>
          <w:t xml:space="preserve"> نوشته‌</w:t>
        </w:r>
        <w:r w:rsidR="000A281E" w:rsidRPr="00457BB8">
          <w:rPr>
            <w:rFonts w:ascii="IRNazanin" w:hAnsi="IRNazanin" w:cs="IRNazanin" w:hint="cs"/>
            <w:sz w:val="28"/>
            <w:szCs w:val="28"/>
            <w:rtl/>
            <w:rPrChange w:id="102" w:author="Mohammad Mohammadi" w:date="2025-07-22T21:07:00Z">
              <w:rPr>
                <w:rFonts w:ascii="Calibri" w:hAnsi="Calibri" w:cs="Calibri" w:hint="cs"/>
                <w:rtl/>
              </w:rPr>
            </w:rPrChange>
          </w:rPr>
          <w:t>ی</w:t>
        </w:r>
        <w:r w:rsidR="000A281E" w:rsidRPr="00457BB8">
          <w:rPr>
            <w:rFonts w:ascii="IRNazanin" w:hAnsi="IRNazanin" w:cs="IRNazanin"/>
            <w:sz w:val="28"/>
            <w:szCs w:val="28"/>
            <w:rtl/>
            <w:rPrChange w:id="103" w:author="Mohammad Mohammadi" w:date="2025-07-22T21:07:00Z">
              <w:rPr>
                <w:rFonts w:ascii="Calibri" w:hAnsi="Calibri" w:cs="Calibri"/>
                <w:rtl/>
              </w:rPr>
            </w:rPrChange>
          </w:rPr>
          <w:t xml:space="preserve"> ا</w:t>
        </w:r>
        <w:r w:rsidR="000A281E" w:rsidRPr="00457BB8">
          <w:rPr>
            <w:rFonts w:ascii="IRNazanin" w:hAnsi="IRNazanin" w:cs="IRNazanin" w:hint="cs"/>
            <w:sz w:val="28"/>
            <w:szCs w:val="28"/>
            <w:rtl/>
            <w:rPrChange w:id="104" w:author="Mohammad Mohammadi" w:date="2025-07-22T21:07:00Z">
              <w:rPr>
                <w:rFonts w:ascii="Calibri" w:hAnsi="Calibri" w:cs="Calibri" w:hint="cs"/>
                <w:rtl/>
              </w:rPr>
            </w:rPrChange>
          </w:rPr>
          <w:t>ین</w:t>
        </w:r>
        <w:r w:rsidR="000A281E" w:rsidRPr="00457BB8">
          <w:rPr>
            <w:rFonts w:ascii="IRNazanin" w:hAnsi="IRNazanin" w:cs="IRNazanin"/>
            <w:sz w:val="28"/>
            <w:szCs w:val="28"/>
            <w:rtl/>
            <w:rPrChange w:id="105" w:author="Mohammad Mohammadi" w:date="2025-07-22T21:07:00Z">
              <w:rPr>
                <w:rFonts w:ascii="Calibri" w:hAnsi="Calibri" w:cs="Calibri"/>
                <w:rtl/>
              </w:rPr>
            </w:rPrChange>
          </w:rPr>
          <w:t xml:space="preserve"> دو مردم‌شناس گرفته‌ شده‌است.</w:t>
        </w:r>
      </w:ins>
      <w:ins w:id="106" w:author="Saeedi, Faiza" w:date="2025-07-01T11:07:00Z">
        <w:r w:rsidR="000A281E" w:rsidRPr="00457BB8">
          <w:rPr>
            <w:rFonts w:ascii="IRNazanin" w:hAnsi="IRNazanin" w:cs="IRNazanin"/>
            <w:sz w:val="28"/>
            <w:szCs w:val="28"/>
            <w:rtl/>
            <w:rPrChange w:id="107" w:author="Mohammad Mohammadi" w:date="2025-07-22T21:07:00Z">
              <w:rPr>
                <w:rFonts w:ascii="Calibri" w:hAnsi="Calibri" w:cs="Calibri"/>
                <w:sz w:val="28"/>
                <w:szCs w:val="28"/>
                <w:rtl/>
              </w:rPr>
            </w:rPrChange>
          </w:rPr>
          <w:t xml:space="preserve"> ا</w:t>
        </w:r>
        <w:r w:rsidR="000A281E" w:rsidRPr="00457BB8">
          <w:rPr>
            <w:rFonts w:ascii="IRNazanin" w:hAnsi="IRNazanin" w:cs="IRNazanin" w:hint="cs"/>
            <w:sz w:val="28"/>
            <w:szCs w:val="28"/>
            <w:rtl/>
            <w:rPrChange w:id="108" w:author="Mohammad Mohammadi" w:date="2025-07-22T21:07:00Z">
              <w:rPr>
                <w:rFonts w:ascii="Calibri" w:hAnsi="Calibri" w:cs="Calibri" w:hint="cs"/>
                <w:sz w:val="28"/>
                <w:szCs w:val="28"/>
                <w:rtl/>
              </w:rPr>
            </w:rPrChange>
          </w:rPr>
          <w:t>ین</w:t>
        </w:r>
        <w:r w:rsidR="000A281E" w:rsidRPr="00457BB8">
          <w:rPr>
            <w:rFonts w:ascii="IRNazanin" w:hAnsi="IRNazanin" w:cs="IRNazanin"/>
            <w:sz w:val="28"/>
            <w:szCs w:val="28"/>
            <w:rtl/>
            <w:rPrChange w:id="109" w:author="Mohammad Mohammadi" w:date="2025-07-22T21:07:00Z">
              <w:rPr>
                <w:rFonts w:ascii="Calibri" w:hAnsi="Calibri" w:cs="Calibri"/>
                <w:sz w:val="28"/>
                <w:szCs w:val="28"/>
                <w:rtl/>
              </w:rPr>
            </w:rPrChange>
          </w:rPr>
          <w:t xml:space="preserve"> </w:t>
        </w:r>
      </w:ins>
      <w:ins w:id="110" w:author="Saeedi, Faiza" w:date="2025-07-01T11:20:00Z">
        <w:r w:rsidR="00CB1081" w:rsidRPr="00457BB8">
          <w:rPr>
            <w:rFonts w:ascii="IRNazanin" w:hAnsi="IRNazanin" w:cs="IRNazanin" w:hint="cs"/>
            <w:sz w:val="28"/>
            <w:szCs w:val="28"/>
            <w:rtl/>
            <w:rPrChange w:id="111" w:author="Mohammad Mohammadi" w:date="2025-07-22T21:07:00Z">
              <w:rPr>
                <w:rFonts w:ascii="Calibri" w:hAnsi="Calibri" w:cs="Calibri" w:hint="cs"/>
                <w:sz w:val="28"/>
                <w:szCs w:val="28"/>
                <w:rtl/>
              </w:rPr>
            </w:rPrChange>
          </w:rPr>
          <w:t>کتاب</w:t>
        </w:r>
        <w:r w:rsidR="00CB1081" w:rsidRPr="00457BB8">
          <w:rPr>
            <w:rFonts w:ascii="IRNazanin" w:hAnsi="IRNazanin" w:cs="IRNazanin"/>
            <w:sz w:val="28"/>
            <w:szCs w:val="28"/>
            <w:rtl/>
            <w:rPrChange w:id="112" w:author="Mohammad Mohammadi" w:date="2025-07-22T21:07:00Z">
              <w:rPr>
                <w:rFonts w:ascii="Calibri" w:hAnsi="Calibri" w:cs="Calibri"/>
                <w:sz w:val="28"/>
                <w:szCs w:val="28"/>
                <w:rtl/>
              </w:rPr>
            </w:rPrChange>
          </w:rPr>
          <w:t xml:space="preserve"> </w:t>
        </w:r>
      </w:ins>
      <w:ins w:id="113" w:author="Saeedi, Faiza" w:date="2025-07-01T11:07:00Z">
        <w:r w:rsidR="000A281E" w:rsidRPr="00457BB8">
          <w:rPr>
            <w:rFonts w:ascii="IRNazanin" w:hAnsi="IRNazanin" w:cs="IRNazanin" w:hint="cs"/>
            <w:sz w:val="28"/>
            <w:szCs w:val="28"/>
            <w:rtl/>
            <w:rPrChange w:id="114" w:author="Mohammad Mohammadi" w:date="2025-07-22T21:07:00Z">
              <w:rPr>
                <w:rFonts w:ascii="Calibri" w:hAnsi="Calibri" w:cs="Calibri" w:hint="cs"/>
                <w:sz w:val="28"/>
                <w:szCs w:val="28"/>
                <w:rtl/>
              </w:rPr>
            </w:rPrChange>
          </w:rPr>
          <w:t>به</w:t>
        </w:r>
        <w:r w:rsidR="000A281E" w:rsidRPr="00457BB8">
          <w:rPr>
            <w:rFonts w:ascii="IRNazanin" w:hAnsi="IRNazanin" w:cs="IRNazanin"/>
            <w:sz w:val="28"/>
            <w:szCs w:val="28"/>
            <w:rtl/>
            <w:rPrChange w:id="115" w:author="Mohammad Mohammadi" w:date="2025-07-22T21:07:00Z">
              <w:rPr>
                <w:rFonts w:ascii="Calibri" w:hAnsi="Calibri" w:cs="Calibri"/>
                <w:sz w:val="28"/>
                <w:szCs w:val="28"/>
                <w:rtl/>
              </w:rPr>
            </w:rPrChange>
          </w:rPr>
          <w:t xml:space="preserve"> </w:t>
        </w:r>
        <w:r w:rsidR="000A281E" w:rsidRPr="00457BB8">
          <w:rPr>
            <w:rFonts w:ascii="IRNazanin" w:hAnsi="IRNazanin" w:cs="IRNazanin" w:hint="cs"/>
            <w:sz w:val="28"/>
            <w:szCs w:val="28"/>
            <w:rtl/>
            <w:rPrChange w:id="116" w:author="Mohammad Mohammadi" w:date="2025-07-22T21:07:00Z">
              <w:rPr>
                <w:rFonts w:ascii="Calibri" w:hAnsi="Calibri" w:cs="Calibri" w:hint="cs"/>
                <w:sz w:val="28"/>
                <w:szCs w:val="28"/>
                <w:rtl/>
              </w:rPr>
            </w:rPrChange>
          </w:rPr>
          <w:t>یک</w:t>
        </w:r>
        <w:r w:rsidR="000A281E" w:rsidRPr="00457BB8">
          <w:rPr>
            <w:rFonts w:ascii="IRNazanin" w:hAnsi="IRNazanin" w:cs="IRNazanin"/>
            <w:sz w:val="28"/>
            <w:szCs w:val="28"/>
            <w:rtl/>
            <w:rPrChange w:id="117" w:author="Mohammad Mohammadi" w:date="2025-07-22T21:07:00Z">
              <w:rPr>
                <w:rFonts w:ascii="Calibri" w:hAnsi="Calibri" w:cs="Calibri"/>
                <w:sz w:val="28"/>
                <w:szCs w:val="28"/>
                <w:rtl/>
              </w:rPr>
            </w:rPrChange>
          </w:rPr>
          <w:t xml:space="preserve"> معن</w:t>
        </w:r>
        <w:r w:rsidR="000A281E" w:rsidRPr="00457BB8">
          <w:rPr>
            <w:rFonts w:ascii="IRNazanin" w:hAnsi="IRNazanin" w:cs="IRNazanin" w:hint="cs"/>
            <w:sz w:val="28"/>
            <w:szCs w:val="28"/>
            <w:rtl/>
            <w:rPrChange w:id="118" w:author="Mohammad Mohammadi" w:date="2025-07-22T21:07:00Z">
              <w:rPr>
                <w:rFonts w:ascii="Calibri" w:hAnsi="Calibri" w:cs="Calibri" w:hint="cs"/>
                <w:sz w:val="28"/>
                <w:szCs w:val="28"/>
                <w:rtl/>
              </w:rPr>
            </w:rPrChange>
          </w:rPr>
          <w:t>ی</w:t>
        </w:r>
        <w:r w:rsidR="000A281E" w:rsidRPr="00457BB8">
          <w:rPr>
            <w:rFonts w:ascii="IRNazanin" w:hAnsi="IRNazanin" w:cs="IRNazanin"/>
            <w:sz w:val="28"/>
            <w:szCs w:val="28"/>
            <w:rtl/>
            <w:rPrChange w:id="119" w:author="Mohammad Mohammadi" w:date="2025-07-22T21:07:00Z">
              <w:rPr>
                <w:rFonts w:ascii="Calibri" w:hAnsi="Calibri" w:cs="Calibri"/>
                <w:sz w:val="28"/>
                <w:szCs w:val="28"/>
                <w:rtl/>
              </w:rPr>
            </w:rPrChange>
          </w:rPr>
          <w:t xml:space="preserve"> تفص</w:t>
        </w:r>
        <w:r w:rsidR="000A281E" w:rsidRPr="00457BB8">
          <w:rPr>
            <w:rFonts w:ascii="IRNazanin" w:hAnsi="IRNazanin" w:cs="IRNazanin" w:hint="cs"/>
            <w:sz w:val="28"/>
            <w:szCs w:val="28"/>
            <w:rtl/>
            <w:rPrChange w:id="120" w:author="Mohammad Mohammadi" w:date="2025-07-22T21:07:00Z">
              <w:rPr>
                <w:rFonts w:ascii="Calibri" w:hAnsi="Calibri" w:cs="Calibri" w:hint="cs"/>
                <w:sz w:val="28"/>
                <w:szCs w:val="28"/>
                <w:rtl/>
              </w:rPr>
            </w:rPrChange>
          </w:rPr>
          <w:t>یل</w:t>
        </w:r>
        <w:r w:rsidR="000A281E" w:rsidRPr="00457BB8">
          <w:rPr>
            <w:rFonts w:ascii="IRNazanin" w:hAnsi="IRNazanin" w:cs="IRNazanin"/>
            <w:sz w:val="28"/>
            <w:szCs w:val="28"/>
            <w:rtl/>
            <w:rPrChange w:id="121" w:author="Mohammad Mohammadi" w:date="2025-07-22T21:07:00Z">
              <w:rPr>
                <w:rFonts w:ascii="Calibri" w:hAnsi="Calibri" w:cs="Calibri"/>
                <w:sz w:val="28"/>
                <w:szCs w:val="28"/>
                <w:rtl/>
              </w:rPr>
            </w:rPrChange>
          </w:rPr>
          <w:t xml:space="preserve"> اتفاقات حو‌ل‌وحوش مر</w:t>
        </w:r>
        <w:r w:rsidR="000A281E" w:rsidRPr="00457BB8">
          <w:rPr>
            <w:rFonts w:ascii="IRNazanin" w:hAnsi="IRNazanin" w:cs="IRNazanin" w:hint="cs"/>
            <w:sz w:val="28"/>
            <w:szCs w:val="28"/>
            <w:rtl/>
            <w:rPrChange w:id="122" w:author="Mohammad Mohammadi" w:date="2025-07-22T21:07:00Z">
              <w:rPr>
                <w:rFonts w:ascii="Calibri" w:hAnsi="Calibri" w:cs="Calibri" w:hint="cs"/>
                <w:sz w:val="28"/>
                <w:szCs w:val="28"/>
                <w:rtl/>
              </w:rPr>
            </w:rPrChange>
          </w:rPr>
          <w:t>یم</w:t>
        </w:r>
        <w:r w:rsidR="000A281E" w:rsidRPr="00457BB8">
          <w:rPr>
            <w:rFonts w:ascii="IRNazanin" w:hAnsi="IRNazanin" w:cs="IRNazanin"/>
            <w:sz w:val="28"/>
            <w:szCs w:val="28"/>
            <w:rtl/>
            <w:rPrChange w:id="123" w:author="Mohammad Mohammadi" w:date="2025-07-22T21:07:00Z">
              <w:rPr>
                <w:rFonts w:ascii="Calibri" w:hAnsi="Calibri" w:cs="Calibri"/>
                <w:sz w:val="28"/>
                <w:szCs w:val="28"/>
                <w:rtl/>
              </w:rPr>
            </w:rPrChange>
          </w:rPr>
          <w:t xml:space="preserve"> و مردم منطقه </w:t>
        </w:r>
      </w:ins>
      <w:ins w:id="124" w:author="Saeedi, Faiza" w:date="2025-07-01T11:20:00Z">
        <w:r w:rsidR="00CB1081" w:rsidRPr="00457BB8">
          <w:rPr>
            <w:rFonts w:ascii="IRNazanin" w:hAnsi="IRNazanin" w:cs="IRNazanin" w:hint="cs"/>
            <w:sz w:val="28"/>
            <w:szCs w:val="28"/>
            <w:rtl/>
            <w:rPrChange w:id="125" w:author="Mohammad Mohammadi" w:date="2025-07-22T21:07:00Z">
              <w:rPr>
                <w:rFonts w:ascii="Calibri" w:hAnsi="Calibri" w:cs="Calibri" w:hint="cs"/>
                <w:sz w:val="28"/>
                <w:szCs w:val="28"/>
                <w:rtl/>
              </w:rPr>
            </w:rPrChange>
          </w:rPr>
          <w:t>است</w:t>
        </w:r>
        <w:r w:rsidR="00CB1081" w:rsidRPr="00457BB8">
          <w:rPr>
            <w:rFonts w:ascii="IRNazanin" w:hAnsi="IRNazanin" w:cs="IRNazanin"/>
            <w:sz w:val="28"/>
            <w:szCs w:val="28"/>
            <w:rtl/>
            <w:rPrChange w:id="126" w:author="Mohammad Mohammadi" w:date="2025-07-22T21:07:00Z">
              <w:rPr>
                <w:rFonts w:ascii="Calibri" w:hAnsi="Calibri" w:cs="Calibri"/>
                <w:sz w:val="28"/>
                <w:szCs w:val="28"/>
                <w:rtl/>
              </w:rPr>
            </w:rPrChange>
          </w:rPr>
          <w:t>.</w:t>
        </w:r>
      </w:ins>
    </w:p>
    <w:p w14:paraId="296AC21B" w14:textId="392CD4DB" w:rsidR="006F64CA" w:rsidRPr="00457BB8" w:rsidDel="00F66C27" w:rsidRDefault="00F66C27" w:rsidP="0051607A">
      <w:pPr>
        <w:bidi/>
        <w:jc w:val="both"/>
        <w:rPr>
          <w:del w:id="127" w:author="Saeedi, Faiza" w:date="2025-07-01T10:35:00Z"/>
          <w:rFonts w:ascii="IRNazanin" w:hAnsi="IRNazanin" w:cs="IRNazanin"/>
          <w:sz w:val="28"/>
          <w:szCs w:val="28"/>
          <w:rtl/>
          <w:lang w:bidi="fa-IR"/>
        </w:rPr>
      </w:pPr>
      <w:ins w:id="128" w:author="Saeedi, Faiza" w:date="2025-07-01T10:37:00Z">
        <w:r w:rsidRPr="00457BB8">
          <w:rPr>
            <w:rFonts w:ascii="IRNazanin" w:hAnsi="IRNazanin" w:cs="IRNazanin" w:hint="cs"/>
            <w:sz w:val="28"/>
            <w:szCs w:val="28"/>
            <w:rtl/>
            <w:lang w:bidi="fa-IR"/>
          </w:rPr>
          <w:t>در</w:t>
        </w:r>
        <w:r w:rsidRPr="00457BB8">
          <w:rPr>
            <w:rFonts w:ascii="IRNazanin" w:hAnsi="IRNazanin" w:cs="IRNazanin"/>
            <w:sz w:val="28"/>
            <w:szCs w:val="28"/>
            <w:rtl/>
            <w:lang w:bidi="fa-IR"/>
          </w:rPr>
          <w:t xml:space="preserve"> پا</w:t>
        </w:r>
        <w:r w:rsidRPr="00457BB8">
          <w:rPr>
            <w:rFonts w:ascii="IRNazanin" w:hAnsi="IRNazanin" w:cs="IRNazanin" w:hint="cs"/>
            <w:sz w:val="28"/>
            <w:szCs w:val="28"/>
            <w:rtl/>
            <w:lang w:bidi="fa-IR"/>
          </w:rPr>
          <w:t>یان</w:t>
        </w:r>
        <w:r w:rsidRPr="00457BB8">
          <w:rPr>
            <w:rFonts w:ascii="IRNazanin" w:hAnsi="IRNazanin" w:cs="IRNazanin"/>
            <w:sz w:val="28"/>
            <w:szCs w:val="28"/>
            <w:rtl/>
            <w:lang w:bidi="fa-IR"/>
          </w:rPr>
          <w:t xml:space="preserve"> هم از پروف</w:t>
        </w:r>
        <w:r w:rsidRPr="00457BB8">
          <w:rPr>
            <w:rFonts w:ascii="IRNazanin" w:hAnsi="IRNazanin" w:cs="IRNazanin" w:hint="cs"/>
            <w:sz w:val="28"/>
            <w:szCs w:val="28"/>
            <w:rtl/>
            <w:lang w:bidi="fa-IR"/>
          </w:rPr>
          <w:t>یسور</w:t>
        </w:r>
        <w:r w:rsidRPr="00457BB8">
          <w:rPr>
            <w:rFonts w:ascii="IRNazanin" w:hAnsi="IRNazanin" w:cs="IRNazanin"/>
            <w:sz w:val="28"/>
            <w:szCs w:val="28"/>
            <w:rtl/>
            <w:lang w:bidi="fa-IR"/>
          </w:rPr>
          <w:t xml:space="preserve"> نانسی لیندزفرن تاپر و پروف</w:t>
        </w:r>
        <w:r w:rsidRPr="00457BB8">
          <w:rPr>
            <w:rFonts w:ascii="IRNazanin" w:hAnsi="IRNazanin" w:cs="IRNazanin" w:hint="cs"/>
            <w:sz w:val="28"/>
            <w:szCs w:val="28"/>
            <w:rtl/>
            <w:lang w:bidi="fa-IR"/>
          </w:rPr>
          <w:t>یسور</w:t>
        </w:r>
        <w:r w:rsidRPr="00457BB8">
          <w:rPr>
            <w:rFonts w:ascii="IRNazanin" w:hAnsi="IRNazanin" w:cs="IRNazanin"/>
            <w:sz w:val="28"/>
            <w:szCs w:val="28"/>
            <w:rtl/>
            <w:lang w:bidi="fa-IR"/>
          </w:rPr>
          <w:t xml:space="preserve"> ر</w:t>
        </w:r>
        <w:r w:rsidRPr="00457BB8">
          <w:rPr>
            <w:rFonts w:ascii="IRNazanin" w:hAnsi="IRNazanin" w:cs="IRNazanin" w:hint="cs"/>
            <w:sz w:val="28"/>
            <w:szCs w:val="28"/>
            <w:rtl/>
            <w:lang w:bidi="fa-IR"/>
          </w:rPr>
          <w:t>یچارد</w:t>
        </w:r>
        <w:r w:rsidRPr="00457BB8">
          <w:rPr>
            <w:rFonts w:ascii="IRNazanin" w:hAnsi="IRNazanin" w:cs="IRNazanin"/>
            <w:sz w:val="28"/>
            <w:szCs w:val="28"/>
            <w:rtl/>
            <w:lang w:bidi="fa-IR"/>
          </w:rPr>
          <w:t xml:space="preserve"> تاپر </w:t>
        </w:r>
      </w:ins>
      <w:ins w:id="129" w:author="Saeedi, Faiza" w:date="2025-07-01T10:38:00Z">
        <w:r w:rsidRPr="00457BB8">
          <w:rPr>
            <w:rFonts w:ascii="IRNazanin" w:hAnsi="IRNazanin" w:cs="IRNazanin" w:hint="cs"/>
            <w:sz w:val="28"/>
            <w:szCs w:val="28"/>
            <w:rtl/>
            <w:lang w:bidi="fa-IR"/>
          </w:rPr>
          <w:t>بابت</w:t>
        </w:r>
      </w:ins>
      <w:ins w:id="130" w:author="Saeedi, Faiza" w:date="2025-07-01T10:37:00Z">
        <w:r w:rsidRPr="00457BB8">
          <w:rPr>
            <w:rFonts w:ascii="IRNazanin" w:hAnsi="IRNazanin" w:cs="IRNazanin"/>
            <w:sz w:val="28"/>
            <w:szCs w:val="28"/>
            <w:rtl/>
            <w:lang w:bidi="fa-IR"/>
          </w:rPr>
          <w:t xml:space="preserve"> اجازه‌</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w:t>
        </w:r>
      </w:ins>
      <w:ins w:id="131" w:author="Saeedi, Faiza" w:date="2025-07-01T10:38:00Z">
        <w:r w:rsidRPr="00457BB8">
          <w:rPr>
            <w:rFonts w:ascii="IRNazanin" w:hAnsi="IRNazanin" w:cs="IRNazanin" w:hint="cs"/>
            <w:sz w:val="28"/>
            <w:szCs w:val="28"/>
            <w:rtl/>
            <w:lang w:bidi="fa-IR"/>
          </w:rPr>
          <w:t>ترجمه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و</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نشر</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این</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مقاله</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و</w:t>
        </w:r>
        <w:r w:rsidRPr="00457BB8">
          <w:rPr>
            <w:rFonts w:ascii="IRNazanin" w:hAnsi="IRNazanin" w:cs="IRNazanin"/>
            <w:sz w:val="28"/>
            <w:szCs w:val="28"/>
            <w:rtl/>
            <w:lang w:bidi="fa-IR"/>
          </w:rPr>
          <w:t xml:space="preserve">  </w:t>
        </w:r>
        <w:r w:rsidRPr="00457BB8">
          <w:rPr>
            <w:rFonts w:ascii="IRNazanin" w:hAnsi="IRNazanin" w:cs="IRNazanin" w:hint="cs"/>
            <w:sz w:val="28"/>
            <w:szCs w:val="28"/>
            <w:rtl/>
            <w:lang w:bidi="fa-IR"/>
          </w:rPr>
          <w:t>پژوهش‌های</w:t>
        </w:r>
        <w:del w:id="132" w:author="Mohammad Mohammadi" w:date="2025-07-07T16:00:00Z">
          <w:r w:rsidRPr="00457BB8" w:rsidDel="00930AF6">
            <w:rPr>
              <w:rFonts w:ascii="IRNazanin" w:hAnsi="IRNazanin" w:cs="IRNazanin"/>
              <w:sz w:val="28"/>
              <w:szCs w:val="28"/>
              <w:rtl/>
              <w:lang w:bidi="fa-IR"/>
            </w:rPr>
            <w:delText xml:space="preserve"> </w:delText>
          </w:r>
        </w:del>
      </w:ins>
      <w:ins w:id="133" w:author="Mohammad Mohammadi" w:date="2025-07-07T16:00:00Z">
        <w:r w:rsidR="00930AF6" w:rsidRPr="00457BB8">
          <w:rPr>
            <w:rFonts w:ascii="IRNazanin" w:hAnsi="IRNazanin" w:cs="IRNazanin" w:hint="cs"/>
            <w:sz w:val="28"/>
            <w:szCs w:val="28"/>
            <w:rtl/>
            <w:lang w:bidi="fa-IR"/>
          </w:rPr>
          <w:t>‌</w:t>
        </w:r>
      </w:ins>
      <w:ins w:id="134" w:author="Saeedi, Faiza" w:date="2025-07-01T10:38:00Z">
        <w:r w:rsidRPr="00457BB8">
          <w:rPr>
            <w:rFonts w:ascii="IRNazanin" w:hAnsi="IRNazanin" w:cs="IRNazanin" w:hint="cs"/>
            <w:sz w:val="28"/>
            <w:szCs w:val="28"/>
            <w:rtl/>
            <w:lang w:bidi="fa-IR"/>
          </w:rPr>
          <w:t>شان</w:t>
        </w:r>
        <w:r w:rsidRPr="00457BB8">
          <w:rPr>
            <w:rFonts w:ascii="IRNazanin" w:hAnsi="IRNazanin" w:cs="IRNazanin"/>
            <w:sz w:val="28"/>
            <w:szCs w:val="28"/>
            <w:rtl/>
            <w:lang w:bidi="fa-IR"/>
          </w:rPr>
          <w:t xml:space="preserve"> درباره افغانستان سپاسگزار</w:t>
        </w:r>
        <w:r w:rsidRPr="00457BB8">
          <w:rPr>
            <w:rFonts w:ascii="IRNazanin" w:hAnsi="IRNazanin" w:cs="IRNazanin" w:hint="cs"/>
            <w:sz w:val="28"/>
            <w:szCs w:val="28"/>
            <w:rtl/>
            <w:lang w:bidi="fa-IR"/>
          </w:rPr>
          <w:t>ی</w:t>
        </w:r>
        <w:r w:rsidRPr="00457BB8">
          <w:rPr>
            <w:rFonts w:ascii="IRNazanin" w:hAnsi="IRNazanin" w:cs="IRNazanin"/>
            <w:sz w:val="28"/>
            <w:szCs w:val="28"/>
            <w:rtl/>
            <w:lang w:bidi="fa-IR"/>
          </w:rPr>
          <w:t xml:space="preserve"> م</w:t>
        </w:r>
        <w:r w:rsidRPr="00457BB8">
          <w:rPr>
            <w:rFonts w:ascii="IRNazanin" w:hAnsi="IRNazanin" w:cs="IRNazanin" w:hint="cs"/>
            <w:sz w:val="28"/>
            <w:szCs w:val="28"/>
            <w:rtl/>
            <w:lang w:bidi="fa-IR"/>
          </w:rPr>
          <w:t>ی‌کنیم</w:t>
        </w:r>
        <w:r w:rsidRPr="00457BB8">
          <w:rPr>
            <w:rFonts w:ascii="IRNazanin" w:hAnsi="IRNazanin" w:cs="IRNazanin"/>
            <w:sz w:val="28"/>
            <w:szCs w:val="28"/>
            <w:rtl/>
            <w:lang w:bidi="fa-IR"/>
          </w:rPr>
          <w:t xml:space="preserve">. </w:t>
        </w:r>
      </w:ins>
    </w:p>
    <w:p w14:paraId="6019C3EB" w14:textId="77777777" w:rsidR="00F66C27" w:rsidRPr="00457BB8" w:rsidRDefault="00F66C27" w:rsidP="00F66C27">
      <w:pPr>
        <w:pBdr>
          <w:bottom w:val="single" w:sz="6" w:space="1" w:color="auto"/>
        </w:pBdr>
        <w:bidi/>
        <w:jc w:val="both"/>
        <w:rPr>
          <w:ins w:id="135" w:author="Saeedi, Faiza" w:date="2025-07-01T10:35:00Z"/>
          <w:rFonts w:ascii="IRNazanin" w:hAnsi="IRNazanin" w:cs="IRNazanin"/>
          <w:sz w:val="28"/>
          <w:szCs w:val="28"/>
          <w:rtl/>
          <w:lang w:bidi="fa-IR"/>
        </w:rPr>
      </w:pPr>
    </w:p>
    <w:p w14:paraId="29F725CF" w14:textId="77777777" w:rsidR="00F66C27" w:rsidRPr="00457BB8" w:rsidRDefault="00F66C27" w:rsidP="00F66C27">
      <w:pPr>
        <w:bidi/>
        <w:jc w:val="both"/>
        <w:rPr>
          <w:rFonts w:ascii="IRNazanin" w:hAnsi="IRNazanin" w:cs="IRNazanin"/>
          <w:sz w:val="28"/>
          <w:szCs w:val="28"/>
          <w:rtl/>
          <w:lang w:bidi="fa-IR"/>
        </w:rPr>
      </w:pPr>
    </w:p>
    <w:p w14:paraId="3A9F81F6" w14:textId="27E2F30C" w:rsidR="0002795E" w:rsidRPr="00457BB8" w:rsidRDefault="0002795E"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 xml:space="preserve">در اوایل دهه ۱۹۷۰ م. ما </w:t>
      </w:r>
      <w:ins w:id="136" w:author="Saeedi, Faiza" w:date="2025-06-29T13:09:00Z">
        <w:r w:rsidR="006A7446" w:rsidRPr="00457BB8">
          <w:rPr>
            <w:rFonts w:ascii="IRNazanin" w:hAnsi="IRNazanin" w:cs="IRNazanin"/>
            <w:sz w:val="28"/>
            <w:szCs w:val="28"/>
            <w:rtl/>
            <w:lang w:bidi="fa-IR"/>
          </w:rPr>
          <w:t xml:space="preserve">بیش از صد ساعت </w:t>
        </w:r>
        <w:r w:rsidR="006A7446" w:rsidRPr="00457BB8">
          <w:rPr>
            <w:rFonts w:ascii="IRNazanin" w:hAnsi="IRNazanin" w:cs="IRNazanin" w:hint="cs"/>
            <w:sz w:val="28"/>
            <w:szCs w:val="28"/>
            <w:rtl/>
            <w:lang w:bidi="fa-IR"/>
          </w:rPr>
          <w:t>گفت‌و‌گو</w:t>
        </w:r>
      </w:ins>
      <w:ins w:id="137" w:author="Saeedi, Faiza" w:date="2025-06-29T22:10:00Z">
        <w:r w:rsidR="009018F4" w:rsidRPr="00457BB8">
          <w:rPr>
            <w:rFonts w:ascii="IRNazanin" w:hAnsi="IRNazanin" w:cs="IRNazanin"/>
            <w:sz w:val="28"/>
            <w:szCs w:val="28"/>
            <w:rtl/>
            <w:lang w:bidi="fa-IR"/>
          </w:rPr>
          <w:t xml:space="preserve"> </w:t>
        </w:r>
      </w:ins>
      <w:del w:id="138" w:author="Saeedi, Faiza" w:date="2025-06-05T22:58:00Z">
        <w:r w:rsidRPr="00457BB8" w:rsidDel="00470FFF">
          <w:rPr>
            <w:rFonts w:ascii="IRNazanin" w:hAnsi="IRNazanin" w:cs="IRNazanin"/>
            <w:sz w:val="28"/>
            <w:szCs w:val="28"/>
            <w:rtl/>
            <w:lang w:bidi="fa-IR"/>
          </w:rPr>
          <w:delText xml:space="preserve">برای پژوهش میدانی مردم‌شناختی قوم </w:delText>
        </w:r>
      </w:del>
      <w:ins w:id="139" w:author="Saeedi, Faiza" w:date="2025-06-29T13:09:00Z">
        <w:r w:rsidR="006A7446" w:rsidRPr="00457BB8">
          <w:rPr>
            <w:rFonts w:ascii="IRNazanin" w:hAnsi="IRNazanin" w:cs="IRNazanin" w:hint="cs"/>
            <w:sz w:val="28"/>
            <w:szCs w:val="28"/>
            <w:rtl/>
            <w:lang w:bidi="fa-IR"/>
          </w:rPr>
          <w:t>با</w:t>
        </w:r>
      </w:ins>
      <w:ins w:id="140" w:author="Saeedi, Faiza" w:date="2025-06-05T22:58:00Z">
        <w:r w:rsidR="00470FFF" w:rsidRPr="00457BB8">
          <w:rPr>
            <w:rFonts w:ascii="IRNazanin" w:hAnsi="IRNazanin" w:cs="IRNazanin"/>
            <w:sz w:val="28"/>
            <w:szCs w:val="28"/>
            <w:rtl/>
            <w:lang w:bidi="fa-IR"/>
          </w:rPr>
          <w:t xml:space="preserve"> پشتون‌ها </w:t>
        </w:r>
      </w:ins>
      <w:r w:rsidRPr="00457BB8">
        <w:rPr>
          <w:rFonts w:ascii="IRNazanin" w:hAnsi="IRNazanin" w:cs="IRNazanin"/>
          <w:sz w:val="28"/>
          <w:szCs w:val="28"/>
          <w:rtl/>
          <w:lang w:bidi="fa-IR"/>
        </w:rPr>
        <w:t>پیرو</w:t>
      </w:r>
      <w:r w:rsidR="00802548" w:rsidRPr="00457BB8">
        <w:rPr>
          <w:rFonts w:ascii="IRNazanin" w:hAnsi="IRNazanin" w:cs="IRNazanin"/>
          <w:sz w:val="28"/>
          <w:szCs w:val="28"/>
          <w:rtl/>
          <w:lang w:bidi="fa-IR"/>
        </w:rPr>
        <w:t>زی</w:t>
      </w:r>
      <w:del w:id="141" w:author="Saeedi, Faiza" w:date="2025-06-29T22:10:00Z">
        <w:r w:rsidR="00253D8C" w:rsidRPr="00457BB8" w:rsidDel="009018F4">
          <w:rPr>
            <w:rFonts w:ascii="IRNazanin" w:hAnsi="IRNazanin" w:cs="IRNazanin" w:hint="cs"/>
            <w:sz w:val="28"/>
            <w:szCs w:val="28"/>
            <w:rtl/>
            <w:lang w:bidi="fa-IR"/>
          </w:rPr>
          <w:delText>ِ</w:delText>
        </w:r>
      </w:del>
      <w:del w:id="142" w:author="Mohammad Mohammadi" w:date="2025-07-07T15:01:00Z">
        <w:r w:rsidR="00802548" w:rsidRPr="00457BB8" w:rsidDel="0051607A">
          <w:rPr>
            <w:rFonts w:ascii="IRNazanin" w:hAnsi="IRNazanin" w:cs="IRNazanin"/>
            <w:sz w:val="28"/>
            <w:szCs w:val="28"/>
            <w:rtl/>
            <w:lang w:bidi="fa-IR"/>
          </w:rPr>
          <w:delText xml:space="preserve"> </w:delText>
        </w:r>
      </w:del>
      <w:del w:id="143" w:author="Saeedi, Faiza" w:date="2025-06-05T22:58:00Z">
        <w:r w:rsidR="00802548" w:rsidRPr="00457BB8" w:rsidDel="00470FFF">
          <w:rPr>
            <w:rFonts w:ascii="IRNazanin" w:hAnsi="IRNazanin" w:cs="IRNazanin"/>
            <w:sz w:val="28"/>
            <w:szCs w:val="28"/>
            <w:rtl/>
            <w:lang w:bidi="fa-IR"/>
          </w:rPr>
          <w:delText>پشتون‌ها</w:delText>
        </w:r>
      </w:del>
      <w:r w:rsidR="00802548" w:rsidRPr="00457BB8">
        <w:rPr>
          <w:rFonts w:ascii="IRNazanin" w:hAnsi="IRNazanin" w:cs="IRNazanin"/>
          <w:sz w:val="28"/>
          <w:szCs w:val="28"/>
          <w:rtl/>
          <w:lang w:bidi="fa-IR"/>
        </w:rPr>
        <w:t xml:space="preserve"> </w:t>
      </w:r>
      <w:ins w:id="144" w:author="Saeedi, Faiza" w:date="2025-06-29T22:10:00Z">
        <w:del w:id="145" w:author="Mohammad Mohammadi" w:date="2025-07-07T15:01:00Z">
          <w:r w:rsidR="009018F4" w:rsidRPr="00457BB8" w:rsidDel="0051607A">
            <w:rPr>
              <w:rFonts w:ascii="IRNazanin" w:hAnsi="IRNazanin" w:cs="IRNazanin"/>
              <w:sz w:val="28"/>
              <w:szCs w:val="28"/>
              <w:rtl/>
              <w:lang w:bidi="fa-IR"/>
            </w:rPr>
            <w:delText>-</w:delText>
          </w:r>
        </w:del>
      </w:ins>
      <w:ins w:id="146" w:author="Mohammad Mohammadi" w:date="2025-07-07T15:01:00Z">
        <w:r w:rsidR="0051607A" w:rsidRPr="00457BB8">
          <w:rPr>
            <w:rFonts w:ascii="IRNazanin" w:hAnsi="IRNazanin" w:cs="IRNazanin" w:hint="cs"/>
            <w:sz w:val="28"/>
            <w:szCs w:val="28"/>
            <w:rtl/>
            <w:lang w:bidi="fa-IR"/>
          </w:rPr>
          <w:t xml:space="preserve">ـ </w:t>
        </w:r>
      </w:ins>
      <w:r w:rsidR="00802548" w:rsidRPr="00457BB8">
        <w:rPr>
          <w:rFonts w:ascii="IRNazanin" w:hAnsi="IRNazanin" w:cs="IRNazanin"/>
          <w:sz w:val="28"/>
          <w:szCs w:val="28"/>
          <w:rtl/>
          <w:lang w:bidi="fa-IR"/>
        </w:rPr>
        <w:t>که از دهاقین و دامداران نیمه‌کوچی</w:t>
      </w:r>
      <w:r w:rsidR="00253D8C" w:rsidRPr="00457BB8">
        <w:rPr>
          <w:rFonts w:ascii="IRNazanin" w:hAnsi="IRNazanin" w:cs="IRNazanin" w:hint="cs"/>
          <w:sz w:val="28"/>
          <w:szCs w:val="28"/>
          <w:rtl/>
          <w:lang w:bidi="fa-IR"/>
        </w:rPr>
        <w:t>ِ</w:t>
      </w:r>
      <w:r w:rsidR="00253D8C" w:rsidRPr="00457BB8">
        <w:rPr>
          <w:rFonts w:ascii="IRNazanin" w:hAnsi="IRNazanin" w:cs="IRNazanin"/>
          <w:sz w:val="28"/>
          <w:szCs w:val="28"/>
          <w:rtl/>
          <w:lang w:bidi="fa-IR"/>
        </w:rPr>
        <w:t xml:space="preserve"> </w:t>
      </w:r>
      <w:r w:rsidR="00253D8C" w:rsidRPr="00457BB8">
        <w:rPr>
          <w:rFonts w:ascii="IRNazanin" w:hAnsi="IRNazanin" w:cs="IRNazanin" w:hint="cs"/>
          <w:sz w:val="28"/>
          <w:szCs w:val="28"/>
          <w:rtl/>
          <w:lang w:bidi="fa-IR"/>
        </w:rPr>
        <w:t>ساکن</w:t>
      </w:r>
      <w:r w:rsidR="00253D8C" w:rsidRPr="00457BB8">
        <w:rPr>
          <w:rFonts w:ascii="IRNazanin" w:hAnsi="IRNazanin" w:cs="IRNazanin"/>
          <w:sz w:val="28"/>
          <w:szCs w:val="28"/>
          <w:rtl/>
          <w:lang w:bidi="fa-IR"/>
        </w:rPr>
        <w:t xml:space="preserve"> </w:t>
      </w:r>
      <w:r w:rsidR="00253D8C" w:rsidRPr="00457BB8">
        <w:rPr>
          <w:rFonts w:ascii="IRNazanin" w:hAnsi="IRNazanin" w:cs="IRNazanin" w:hint="cs"/>
          <w:sz w:val="28"/>
          <w:szCs w:val="28"/>
          <w:rtl/>
          <w:lang w:bidi="fa-IR"/>
        </w:rPr>
        <w:t>در</w:t>
      </w:r>
      <w:r w:rsidR="00802548" w:rsidRPr="00457BB8">
        <w:rPr>
          <w:rFonts w:ascii="IRNazanin" w:hAnsi="IRNazanin" w:cs="IRNazanin"/>
          <w:sz w:val="28"/>
          <w:szCs w:val="28"/>
          <w:rtl/>
          <w:lang w:bidi="fa-IR"/>
        </w:rPr>
        <w:t xml:space="preserve"> شمال افغانستان بودند</w:t>
      </w:r>
      <w:ins w:id="147" w:author="Mohammad Mohammadi" w:date="2025-07-07T15:01:00Z">
        <w:r w:rsidR="0051607A" w:rsidRPr="00457BB8">
          <w:rPr>
            <w:rFonts w:ascii="IRNazanin" w:hAnsi="IRNazanin" w:cs="IRNazanin" w:hint="cs"/>
            <w:sz w:val="28"/>
            <w:szCs w:val="28"/>
            <w:rtl/>
            <w:lang w:bidi="fa-IR"/>
          </w:rPr>
          <w:t xml:space="preserve"> </w:t>
        </w:r>
      </w:ins>
      <w:ins w:id="148" w:author="Saeedi, Faiza" w:date="2025-06-29T22:10:00Z">
        <w:del w:id="149" w:author="Mohammad Mohammadi" w:date="2025-07-07T15:01:00Z">
          <w:r w:rsidR="009018F4" w:rsidRPr="00457BB8" w:rsidDel="0051607A">
            <w:rPr>
              <w:rFonts w:ascii="IRNazanin" w:hAnsi="IRNazanin" w:cs="IRNazanin"/>
              <w:sz w:val="28"/>
              <w:szCs w:val="28"/>
              <w:rtl/>
              <w:lang w:bidi="fa-IR"/>
            </w:rPr>
            <w:delText>-</w:delText>
          </w:r>
        </w:del>
      </w:ins>
      <w:ins w:id="150" w:author="Mohammad Mohammadi" w:date="2025-07-07T15:01:00Z">
        <w:r w:rsidR="0051607A" w:rsidRPr="00457BB8">
          <w:rPr>
            <w:rFonts w:ascii="IRNazanin" w:hAnsi="IRNazanin" w:cs="IRNazanin" w:hint="cs"/>
            <w:sz w:val="28"/>
            <w:szCs w:val="28"/>
            <w:rtl/>
            <w:lang w:bidi="fa-IR"/>
          </w:rPr>
          <w:t>ـ</w:t>
        </w:r>
      </w:ins>
      <w:ins w:id="151" w:author="Saeedi, Faiza" w:date="2025-06-29T22:10:00Z">
        <w:r w:rsidR="009018F4" w:rsidRPr="00457BB8">
          <w:rPr>
            <w:rFonts w:ascii="IRNazanin" w:hAnsi="IRNazanin" w:cs="IRNazanin"/>
            <w:sz w:val="28"/>
            <w:szCs w:val="28"/>
            <w:rtl/>
            <w:lang w:bidi="fa-IR"/>
          </w:rPr>
          <w:t xml:space="preserve"> را </w:t>
        </w:r>
      </w:ins>
      <w:del w:id="152" w:author="Saeedi, Faiza" w:date="2025-06-29T13:09:00Z">
        <w:r w:rsidR="00802548" w:rsidRPr="00457BB8" w:rsidDel="006A7446">
          <w:rPr>
            <w:rFonts w:ascii="IRNazanin" w:hAnsi="IRNazanin" w:cs="IRNazanin"/>
            <w:sz w:val="28"/>
            <w:szCs w:val="28"/>
            <w:rtl/>
            <w:lang w:bidi="fa-IR"/>
          </w:rPr>
          <w:delText>،</w:delText>
        </w:r>
      </w:del>
      <w:del w:id="153" w:author="Saeedi, Faiza" w:date="2025-06-29T22:10:00Z">
        <w:r w:rsidR="00802548" w:rsidRPr="00457BB8" w:rsidDel="009018F4">
          <w:rPr>
            <w:rFonts w:ascii="IRNazanin" w:hAnsi="IRNazanin" w:cs="IRNazanin"/>
            <w:sz w:val="28"/>
            <w:szCs w:val="28"/>
            <w:rtl/>
            <w:lang w:bidi="fa-IR"/>
          </w:rPr>
          <w:delText xml:space="preserve"> </w:delText>
        </w:r>
      </w:del>
      <w:del w:id="154" w:author="Saeedi, Faiza" w:date="2025-06-29T13:09:00Z">
        <w:r w:rsidR="00802548" w:rsidRPr="00457BB8" w:rsidDel="006A7446">
          <w:rPr>
            <w:rFonts w:ascii="IRNazanin" w:hAnsi="IRNazanin" w:cs="IRNazanin"/>
            <w:sz w:val="28"/>
            <w:szCs w:val="28"/>
            <w:rtl/>
            <w:lang w:bidi="fa-IR"/>
          </w:rPr>
          <w:delText xml:space="preserve">بیش از صد ساعت صدا </w:delText>
        </w:r>
      </w:del>
      <w:del w:id="155" w:author="Saeedi, Faiza" w:date="2025-06-05T22:59:00Z">
        <w:r w:rsidR="00802548" w:rsidRPr="00457BB8" w:rsidDel="00470FFF">
          <w:rPr>
            <w:rFonts w:ascii="IRNazanin" w:hAnsi="IRNazanin" w:cs="IRNazanin"/>
            <w:sz w:val="28"/>
            <w:szCs w:val="28"/>
            <w:rtl/>
            <w:lang w:bidi="fa-IR"/>
          </w:rPr>
          <w:delText>ضبط</w:delText>
        </w:r>
      </w:del>
      <w:ins w:id="156" w:author="Saeedi, Faiza" w:date="2025-06-05T22:58:00Z">
        <w:r w:rsidR="00470FFF" w:rsidRPr="00457BB8">
          <w:rPr>
            <w:rFonts w:ascii="IRNazanin" w:hAnsi="IRNazanin" w:cs="IRNazanin" w:hint="cs"/>
            <w:sz w:val="28"/>
            <w:szCs w:val="28"/>
            <w:rtl/>
            <w:lang w:bidi="fa-IR"/>
          </w:rPr>
          <w:t>به</w:t>
        </w:r>
        <w:r w:rsidR="00470FFF" w:rsidRPr="00457BB8">
          <w:rPr>
            <w:rFonts w:ascii="IRNazanin" w:hAnsi="IRNazanin" w:cs="IRNazanin"/>
            <w:sz w:val="28"/>
            <w:szCs w:val="28"/>
            <w:rtl/>
            <w:lang w:bidi="fa-IR"/>
          </w:rPr>
          <w:t xml:space="preserve"> منظور </w:t>
        </w:r>
      </w:ins>
      <w:ins w:id="157" w:author="Saeedi, Faiza" w:date="2025-06-05T22:59:00Z">
        <w:r w:rsidR="00470FFF" w:rsidRPr="00457BB8">
          <w:rPr>
            <w:rFonts w:ascii="IRNazanin" w:hAnsi="IRNazanin" w:cs="IRNazanin"/>
            <w:sz w:val="28"/>
            <w:szCs w:val="28"/>
            <w:rtl/>
            <w:lang w:bidi="fa-IR"/>
          </w:rPr>
          <w:t xml:space="preserve">پژوهش میدانی مردم‌شناختی </w:t>
        </w:r>
        <w:del w:id="158" w:author="Mohammad Mohammadi" w:date="2025-07-07T15:01:00Z">
          <w:r w:rsidR="00470FFF" w:rsidRPr="00457BB8" w:rsidDel="0051607A">
            <w:rPr>
              <w:rFonts w:ascii="IRNazanin" w:hAnsi="IRNazanin" w:cs="IRNazanin"/>
              <w:sz w:val="28"/>
              <w:szCs w:val="28"/>
              <w:rtl/>
              <w:lang w:bidi="fa-IR"/>
            </w:rPr>
            <w:delText xml:space="preserve"> </w:delText>
          </w:r>
        </w:del>
      </w:ins>
      <w:ins w:id="159" w:author="Saeedi, Faiza" w:date="2025-06-29T13:09:00Z">
        <w:r w:rsidR="006A7446" w:rsidRPr="00457BB8">
          <w:rPr>
            <w:rFonts w:ascii="IRNazanin" w:hAnsi="IRNazanin" w:cs="IRNazanin" w:hint="cs"/>
            <w:sz w:val="28"/>
            <w:szCs w:val="28"/>
            <w:rtl/>
            <w:lang w:bidi="fa-IR"/>
          </w:rPr>
          <w:t>انجام</w:t>
        </w:r>
        <w:r w:rsidR="006A7446" w:rsidRPr="00457BB8">
          <w:rPr>
            <w:rFonts w:ascii="IRNazanin" w:hAnsi="IRNazanin" w:cs="IRNazanin"/>
            <w:sz w:val="28"/>
            <w:szCs w:val="28"/>
            <w:rtl/>
            <w:lang w:bidi="fa-IR"/>
          </w:rPr>
          <w:t xml:space="preserve"> داد</w:t>
        </w:r>
        <w:r w:rsidR="006A7446" w:rsidRPr="00457BB8">
          <w:rPr>
            <w:rFonts w:ascii="IRNazanin" w:hAnsi="IRNazanin" w:cs="IRNazanin" w:hint="cs"/>
            <w:sz w:val="28"/>
            <w:szCs w:val="28"/>
            <w:rtl/>
            <w:lang w:bidi="fa-IR"/>
          </w:rPr>
          <w:t>یم</w:t>
        </w:r>
        <w:r w:rsidR="006A7446" w:rsidRPr="00457BB8">
          <w:rPr>
            <w:rFonts w:ascii="IRNazanin" w:hAnsi="IRNazanin" w:cs="IRNazanin"/>
            <w:sz w:val="28"/>
            <w:szCs w:val="28"/>
            <w:rtl/>
            <w:lang w:bidi="fa-IR"/>
          </w:rPr>
          <w:t xml:space="preserve"> و </w:t>
        </w:r>
      </w:ins>
      <w:ins w:id="160" w:author="Saeedi, Faiza" w:date="2025-06-05T22:59:00Z">
        <w:r w:rsidR="00470FFF" w:rsidRPr="00457BB8">
          <w:rPr>
            <w:rFonts w:ascii="IRNazanin" w:hAnsi="IRNazanin" w:cs="IRNazanin"/>
            <w:sz w:val="28"/>
            <w:szCs w:val="28"/>
            <w:rtl/>
            <w:lang w:bidi="fa-IR"/>
          </w:rPr>
          <w:t xml:space="preserve">ضبط </w:t>
        </w:r>
      </w:ins>
      <w:del w:id="161" w:author="Saeedi, Faiza" w:date="2025-06-05T22:59:00Z">
        <w:r w:rsidR="00802548" w:rsidRPr="00457BB8" w:rsidDel="00470FFF">
          <w:rPr>
            <w:rFonts w:ascii="IRNazanin" w:hAnsi="IRNazanin" w:cs="IRNazanin"/>
            <w:sz w:val="28"/>
            <w:szCs w:val="28"/>
            <w:rtl/>
            <w:lang w:bidi="fa-IR"/>
          </w:rPr>
          <w:delText xml:space="preserve"> </w:delText>
        </w:r>
      </w:del>
      <w:r w:rsidR="00802548" w:rsidRPr="00457BB8">
        <w:rPr>
          <w:rFonts w:ascii="IRNazanin" w:hAnsi="IRNazanin" w:cs="IRNazanin"/>
          <w:sz w:val="28"/>
          <w:szCs w:val="28"/>
          <w:rtl/>
          <w:lang w:bidi="fa-IR"/>
        </w:rPr>
        <w:t>کرد</w:t>
      </w:r>
      <w:ins w:id="162" w:author="Saeedi, Faiza" w:date="2025-06-29T13:09:00Z">
        <w:r w:rsidR="006A7446" w:rsidRPr="00457BB8">
          <w:rPr>
            <w:rFonts w:ascii="IRNazanin" w:hAnsi="IRNazanin" w:cs="IRNazanin" w:hint="cs"/>
            <w:sz w:val="28"/>
            <w:szCs w:val="28"/>
            <w:rtl/>
            <w:lang w:bidi="fa-IR"/>
          </w:rPr>
          <w:t>یم</w:t>
        </w:r>
      </w:ins>
      <w:del w:id="163" w:author="Saeedi, Faiza" w:date="2025-06-29T13:09:00Z">
        <w:r w:rsidR="00802548" w:rsidRPr="00457BB8" w:rsidDel="006A7446">
          <w:rPr>
            <w:rFonts w:ascii="IRNazanin" w:hAnsi="IRNazanin" w:cs="IRNazanin"/>
            <w:sz w:val="28"/>
            <w:szCs w:val="28"/>
            <w:rtl/>
            <w:lang w:bidi="fa-IR"/>
          </w:rPr>
          <w:delText>ه بودیم</w:delText>
        </w:r>
      </w:del>
      <w:r w:rsidR="00802548" w:rsidRPr="00457BB8">
        <w:rPr>
          <w:rFonts w:ascii="IRNazanin" w:hAnsi="IRNazanin" w:cs="IRNazanin"/>
          <w:sz w:val="28"/>
          <w:szCs w:val="28"/>
          <w:rtl/>
          <w:lang w:bidi="fa-IR"/>
        </w:rPr>
        <w:t>. این صداهای روستایی</w:t>
      </w:r>
      <w:r w:rsidR="008D64C1" w:rsidRPr="00457BB8">
        <w:rPr>
          <w:rFonts w:ascii="IRNazanin" w:hAnsi="IRNazanin" w:cs="IRNazanin"/>
          <w:sz w:val="28"/>
          <w:szCs w:val="28"/>
          <w:rtl/>
          <w:lang w:bidi="fa-IR"/>
        </w:rPr>
        <w:t xml:space="preserve"> مجموعه‌ای برجسته از خودنگار</w:t>
      </w:r>
      <w:ins w:id="164" w:author="Saeedi, Faiza" w:date="2025-06-29T22:10:00Z">
        <w:r w:rsidR="009018F4" w:rsidRPr="00457BB8">
          <w:rPr>
            <w:rFonts w:ascii="IRNazanin" w:hAnsi="IRNazanin" w:cs="IRNazanin" w:hint="cs"/>
            <w:sz w:val="28"/>
            <w:szCs w:val="28"/>
            <w:rtl/>
            <w:lang w:bidi="fa-IR"/>
          </w:rPr>
          <w:t>‌ی</w:t>
        </w:r>
      </w:ins>
      <w:del w:id="165" w:author="Saeedi, Faiza" w:date="2025-06-29T22:10:00Z">
        <w:r w:rsidR="008D64C1" w:rsidRPr="00457BB8" w:rsidDel="009018F4">
          <w:rPr>
            <w:rFonts w:ascii="IRNazanin" w:hAnsi="IRNazanin" w:cs="IRNazanin"/>
            <w:sz w:val="28"/>
            <w:szCs w:val="28"/>
            <w:rtl/>
            <w:lang w:bidi="fa-IR"/>
          </w:rPr>
          <w:delText>ه</w:delText>
        </w:r>
      </w:del>
      <w:r w:rsidR="008D64C1" w:rsidRPr="00457BB8">
        <w:rPr>
          <w:rFonts w:ascii="IRNazanin" w:hAnsi="IRNazanin" w:cs="IRNazanin"/>
          <w:sz w:val="28"/>
          <w:szCs w:val="28"/>
          <w:rtl/>
          <w:lang w:bidi="fa-IR"/>
        </w:rPr>
        <w:t>‌های یک زیست‌جهان اجتماعی‌ای است که اکنون از دست رفته است.</w:t>
      </w:r>
      <w:r w:rsidR="00CF41F8" w:rsidRPr="00457BB8">
        <w:rPr>
          <w:rFonts w:ascii="IRNazanin" w:hAnsi="IRNazanin" w:cs="IRNazanin"/>
          <w:sz w:val="28"/>
          <w:szCs w:val="28"/>
          <w:rtl/>
          <w:lang w:bidi="fa-IR"/>
        </w:rPr>
        <w:t xml:space="preserve"> قصه‌ی مریم نمونه‌ای برجسته </w:t>
      </w:r>
      <w:r w:rsidR="002C623B" w:rsidRPr="00457BB8">
        <w:rPr>
          <w:rFonts w:ascii="IRNazanin" w:hAnsi="IRNazanin" w:cs="IRNazanin"/>
          <w:sz w:val="28"/>
          <w:szCs w:val="28"/>
          <w:rtl/>
          <w:lang w:bidi="fa-IR"/>
        </w:rPr>
        <w:t>و نادر از خود مردم‌نگاری</w:t>
      </w:r>
      <w:r w:rsidR="002C623B" w:rsidRPr="00457BB8">
        <w:rPr>
          <w:rStyle w:val="FootnoteReference"/>
          <w:rFonts w:ascii="IRNazanin" w:hAnsi="IRNazanin" w:cs="IRNazanin"/>
          <w:sz w:val="28"/>
          <w:szCs w:val="28"/>
          <w:rtl/>
          <w:lang w:bidi="fa-IR"/>
        </w:rPr>
        <w:footnoteReference w:id="1"/>
      </w:r>
      <w:r w:rsidR="002C623B" w:rsidRPr="00457BB8">
        <w:rPr>
          <w:rFonts w:ascii="IRNazanin" w:hAnsi="IRNazanin" w:cs="IRNazanin"/>
          <w:sz w:val="28"/>
          <w:szCs w:val="28"/>
          <w:rtl/>
          <w:lang w:bidi="fa-IR"/>
        </w:rPr>
        <w:t xml:space="preserve"> است. حوالی سی سال قبل، وقتی </w:t>
      </w:r>
      <w:r w:rsidR="004379A3" w:rsidRPr="00457BB8">
        <w:rPr>
          <w:rFonts w:ascii="IRNazanin" w:hAnsi="IRNazanin" w:cs="IRNazanin"/>
          <w:sz w:val="28"/>
          <w:szCs w:val="28"/>
          <w:rtl/>
          <w:lang w:bidi="fa-IR"/>
        </w:rPr>
        <w:t xml:space="preserve">دو خانواده‌ی اصلی </w:t>
      </w:r>
      <w:r w:rsidR="00700007" w:rsidRPr="00457BB8">
        <w:rPr>
          <w:rFonts w:ascii="IRNazanin" w:hAnsi="IRNazanin" w:cs="IRNazanin" w:hint="cs"/>
          <w:sz w:val="28"/>
          <w:szCs w:val="28"/>
          <w:rtl/>
          <w:lang w:bidi="fa-IR"/>
        </w:rPr>
        <w:t>قبیله</w:t>
      </w:r>
      <w:r w:rsidR="00700007" w:rsidRPr="00457BB8">
        <w:rPr>
          <w:rFonts w:ascii="IRNazanin" w:hAnsi="IRNazanin" w:cs="IRNazanin"/>
          <w:sz w:val="28"/>
          <w:szCs w:val="28"/>
          <w:rtl/>
          <w:lang w:bidi="fa-IR"/>
        </w:rPr>
        <w:t xml:space="preserve"> </w:t>
      </w:r>
      <w:r w:rsidR="004379A3" w:rsidRPr="00457BB8">
        <w:rPr>
          <w:rFonts w:ascii="IRNazanin" w:hAnsi="IRNazanin" w:cs="IRNazanin"/>
          <w:sz w:val="28"/>
          <w:szCs w:val="28"/>
          <w:rtl/>
          <w:lang w:bidi="fa-IR"/>
        </w:rPr>
        <w:t xml:space="preserve">پیروزی می‌خواستند به نزاع قومی خود پایان </w:t>
      </w:r>
      <w:del w:id="168" w:author="Saeedi, Faiza" w:date="2025-06-05T22:59:00Z">
        <w:r w:rsidR="004379A3" w:rsidRPr="00457BB8" w:rsidDel="00470FFF">
          <w:rPr>
            <w:rFonts w:ascii="IRNazanin" w:hAnsi="IRNazanin" w:cs="IRNazanin"/>
            <w:sz w:val="28"/>
            <w:szCs w:val="28"/>
            <w:rtl/>
            <w:lang w:bidi="fa-IR"/>
          </w:rPr>
          <w:delText>بنهند</w:delText>
        </w:r>
      </w:del>
      <w:ins w:id="169" w:author="Saeedi, Faiza" w:date="2025-06-05T22:59:00Z">
        <w:r w:rsidR="00470FFF" w:rsidRPr="00457BB8">
          <w:rPr>
            <w:rFonts w:ascii="IRNazanin" w:hAnsi="IRNazanin" w:cs="IRNazanin" w:hint="cs"/>
            <w:sz w:val="28"/>
            <w:szCs w:val="28"/>
            <w:rtl/>
            <w:lang w:bidi="fa-IR"/>
          </w:rPr>
          <w:t>بدهند</w:t>
        </w:r>
      </w:ins>
      <w:r w:rsidR="004379A3" w:rsidRPr="00457BB8">
        <w:rPr>
          <w:rFonts w:ascii="IRNazanin" w:hAnsi="IRNazanin" w:cs="IRNazanin"/>
          <w:sz w:val="28"/>
          <w:szCs w:val="28"/>
          <w:rtl/>
          <w:lang w:bidi="fa-IR"/>
        </w:rPr>
        <w:t xml:space="preserve">، </w:t>
      </w:r>
      <w:del w:id="170" w:author="Saeedi, Faiza" w:date="2025-06-05T22:59:00Z">
        <w:r w:rsidR="00B45115" w:rsidRPr="00457BB8" w:rsidDel="00470FFF">
          <w:rPr>
            <w:rFonts w:ascii="IRNazanin" w:hAnsi="IRNazanin" w:cs="IRNazanin"/>
            <w:sz w:val="28"/>
            <w:szCs w:val="28"/>
            <w:rtl/>
            <w:lang w:bidi="fa-IR"/>
          </w:rPr>
          <w:delText xml:space="preserve">در طی این آشتی </w:delText>
        </w:r>
      </w:del>
      <w:r w:rsidR="004379A3" w:rsidRPr="00457BB8">
        <w:rPr>
          <w:rFonts w:ascii="IRNazanin" w:hAnsi="IRNazanin" w:cs="IRNazanin"/>
          <w:sz w:val="28"/>
          <w:szCs w:val="28"/>
          <w:rtl/>
          <w:lang w:bidi="fa-IR"/>
        </w:rPr>
        <w:t>چندین ازدواج اتفاق افتاد</w:t>
      </w:r>
      <w:ins w:id="171" w:author="Saeedi, Faiza" w:date="2025-06-05T22:59:00Z">
        <w:r w:rsidR="00470FFF" w:rsidRPr="00457BB8">
          <w:rPr>
            <w:rFonts w:ascii="IRNazanin" w:hAnsi="IRNazanin" w:cs="IRNazanin" w:hint="cs"/>
            <w:sz w:val="28"/>
            <w:szCs w:val="28"/>
            <w:rtl/>
            <w:lang w:bidi="fa-IR"/>
          </w:rPr>
          <w:t>؛</w:t>
        </w:r>
      </w:ins>
      <w:del w:id="172" w:author="Saeedi, Faiza" w:date="2025-06-05T22:59:00Z">
        <w:r w:rsidR="001B6D44" w:rsidRPr="00457BB8" w:rsidDel="00470FFF">
          <w:rPr>
            <w:rFonts w:ascii="IRNazanin" w:hAnsi="IRNazanin" w:cs="IRNazanin"/>
            <w:sz w:val="28"/>
            <w:szCs w:val="28"/>
            <w:rtl/>
            <w:lang w:bidi="fa-IR"/>
          </w:rPr>
          <w:delText>،</w:delText>
        </w:r>
      </w:del>
      <w:r w:rsidR="001B6D44" w:rsidRPr="00457BB8">
        <w:rPr>
          <w:rFonts w:ascii="IRNazanin" w:hAnsi="IRNazanin" w:cs="IRNazanin"/>
          <w:sz w:val="28"/>
          <w:szCs w:val="28"/>
          <w:rtl/>
          <w:lang w:bidi="fa-IR"/>
        </w:rPr>
        <w:t xml:space="preserve"> مریم نیز یکی از عروس‌ها بود. شوهرش تومان </w:t>
      </w:r>
      <w:r w:rsidR="00B45115" w:rsidRPr="00457BB8">
        <w:rPr>
          <w:rFonts w:ascii="IRNazanin" w:hAnsi="IRNazanin" w:cs="IRNazanin" w:hint="cs"/>
          <w:sz w:val="28"/>
          <w:szCs w:val="28"/>
          <w:rtl/>
          <w:lang w:bidi="fa-IR"/>
        </w:rPr>
        <w:t>خیلی</w:t>
      </w:r>
      <w:r w:rsidR="00B45115" w:rsidRPr="00457BB8">
        <w:rPr>
          <w:rFonts w:ascii="IRNazanin" w:hAnsi="IRNazanin" w:cs="IRNazanin"/>
          <w:sz w:val="28"/>
          <w:szCs w:val="28"/>
          <w:rtl/>
          <w:lang w:bidi="fa-IR"/>
        </w:rPr>
        <w:t xml:space="preserve"> زود </w:t>
      </w:r>
      <w:r w:rsidR="001B6D44" w:rsidRPr="00457BB8">
        <w:rPr>
          <w:rFonts w:ascii="IRNazanin" w:hAnsi="IRNazanin" w:cs="IRNazanin"/>
          <w:sz w:val="28"/>
          <w:szCs w:val="28"/>
          <w:rtl/>
          <w:lang w:bidi="fa-IR"/>
        </w:rPr>
        <w:t>به عنوان حاجی یا بزرگ قریه ان</w:t>
      </w:r>
      <w:r w:rsidR="00B45115" w:rsidRPr="00457BB8">
        <w:rPr>
          <w:rFonts w:ascii="IRNazanin" w:hAnsi="IRNazanin" w:cs="IRNazanin" w:hint="cs"/>
          <w:sz w:val="28"/>
          <w:szCs w:val="28"/>
          <w:rtl/>
          <w:lang w:bidi="fa-IR"/>
        </w:rPr>
        <w:t>ت</w:t>
      </w:r>
      <w:r w:rsidR="001B6D44" w:rsidRPr="00457BB8">
        <w:rPr>
          <w:rFonts w:ascii="IRNazanin" w:hAnsi="IRNazanin" w:cs="IRNazanin"/>
          <w:sz w:val="28"/>
          <w:szCs w:val="28"/>
          <w:rtl/>
          <w:lang w:bidi="fa-IR"/>
        </w:rPr>
        <w:t>خاب شد</w:t>
      </w:r>
      <w:r w:rsidR="00B45115" w:rsidRPr="00457BB8">
        <w:rPr>
          <w:rFonts w:ascii="IRNazanin" w:hAnsi="IRNazanin" w:cs="IRNazanin" w:hint="cs"/>
          <w:sz w:val="28"/>
          <w:szCs w:val="28"/>
          <w:rtl/>
          <w:lang w:bidi="fa-IR"/>
        </w:rPr>
        <w:t>؛</w:t>
      </w:r>
      <w:r w:rsidR="001B6D44" w:rsidRPr="00457BB8">
        <w:rPr>
          <w:rFonts w:ascii="IRNazanin" w:hAnsi="IRNazanin" w:cs="IRNazanin"/>
          <w:sz w:val="28"/>
          <w:szCs w:val="28"/>
          <w:rtl/>
          <w:lang w:bidi="fa-IR"/>
        </w:rPr>
        <w:t xml:space="preserve"> کسی که در سال ۱۹۷۱ م. میزبان ما در آن منطقه بود. بعدها، زن دوم تومان که پاکیزه نام داشت</w:t>
      </w:r>
      <w:r w:rsidR="00490CCF" w:rsidRPr="00457BB8">
        <w:rPr>
          <w:rFonts w:ascii="IRNazanin" w:hAnsi="IRNazanin" w:cs="IRNazanin"/>
          <w:sz w:val="28"/>
          <w:szCs w:val="28"/>
          <w:rtl/>
          <w:lang w:bidi="fa-IR"/>
        </w:rPr>
        <w:t xml:space="preserve"> و هم‌باغ مریم بود، </w:t>
      </w:r>
      <w:r w:rsidR="008026F0" w:rsidRPr="00457BB8">
        <w:rPr>
          <w:rFonts w:ascii="IRNazanin" w:hAnsi="IRNazanin" w:cs="IRNazanin"/>
          <w:sz w:val="28"/>
          <w:szCs w:val="28"/>
          <w:rtl/>
          <w:lang w:bidi="fa-IR"/>
        </w:rPr>
        <w:t xml:space="preserve">بلای جانش شد. </w:t>
      </w:r>
      <w:r w:rsidR="00C23562" w:rsidRPr="00457BB8">
        <w:rPr>
          <w:rFonts w:ascii="IRNazanin" w:hAnsi="IRNazanin" w:cs="IRNazanin"/>
          <w:sz w:val="28"/>
          <w:szCs w:val="28"/>
          <w:rtl/>
          <w:lang w:bidi="fa-IR"/>
        </w:rPr>
        <w:t>روایت زندگی او</w:t>
      </w:r>
      <w:del w:id="173" w:author="Saeedi, Faiza" w:date="2025-06-29T22:13:00Z">
        <w:r w:rsidR="00C23562" w:rsidRPr="00457BB8" w:rsidDel="009018F4">
          <w:rPr>
            <w:rFonts w:ascii="IRNazanin" w:hAnsi="IRNazanin" w:cs="IRNazanin"/>
            <w:sz w:val="28"/>
            <w:szCs w:val="28"/>
            <w:rtl/>
            <w:lang w:bidi="fa-IR"/>
          </w:rPr>
          <w:delText>،</w:delText>
        </w:r>
      </w:del>
      <w:r w:rsidR="00C23562" w:rsidRPr="00457BB8">
        <w:rPr>
          <w:rFonts w:ascii="IRNazanin" w:hAnsi="IRNazanin" w:cs="IRNazanin"/>
          <w:sz w:val="28"/>
          <w:szCs w:val="28"/>
          <w:rtl/>
          <w:lang w:bidi="fa-IR"/>
        </w:rPr>
        <w:t xml:space="preserve"> </w:t>
      </w:r>
      <w:del w:id="174" w:author="Saeedi, Faiza" w:date="2025-06-29T22:14:00Z">
        <w:r w:rsidR="00C23562" w:rsidRPr="00457BB8" w:rsidDel="009018F4">
          <w:rPr>
            <w:rFonts w:ascii="IRNazanin" w:hAnsi="IRNazanin" w:cs="IRNazanin"/>
            <w:sz w:val="28"/>
            <w:szCs w:val="28"/>
            <w:rtl/>
            <w:lang w:bidi="fa-IR"/>
          </w:rPr>
          <w:delText xml:space="preserve">روایت </w:delText>
        </w:r>
      </w:del>
      <w:r w:rsidR="00C23562" w:rsidRPr="00457BB8">
        <w:rPr>
          <w:rFonts w:ascii="IRNazanin" w:hAnsi="IRNazanin" w:cs="IRNazanin"/>
          <w:sz w:val="28"/>
          <w:szCs w:val="28"/>
          <w:rtl/>
          <w:lang w:bidi="fa-IR"/>
        </w:rPr>
        <w:t xml:space="preserve">بخشی از </w:t>
      </w:r>
      <w:del w:id="175" w:author="Saeedi, Faiza" w:date="2025-06-29T22:14:00Z">
        <w:r w:rsidR="00F5627E" w:rsidRPr="00457BB8" w:rsidDel="009018F4">
          <w:rPr>
            <w:rFonts w:ascii="IRNazanin" w:hAnsi="IRNazanin" w:cs="IRNazanin" w:hint="cs"/>
            <w:sz w:val="28"/>
            <w:szCs w:val="28"/>
            <w:rtl/>
            <w:lang w:bidi="fa-IR"/>
          </w:rPr>
          <w:delText>وسعت</w:delText>
        </w:r>
        <w:r w:rsidR="00C23562" w:rsidRPr="00457BB8" w:rsidDel="009018F4">
          <w:rPr>
            <w:rFonts w:ascii="IRNazanin" w:hAnsi="IRNazanin" w:cs="IRNazanin"/>
            <w:sz w:val="28"/>
            <w:szCs w:val="28"/>
            <w:rtl/>
            <w:lang w:bidi="fa-IR"/>
          </w:rPr>
          <w:delText xml:space="preserve"> و تنوع</w:delText>
        </w:r>
      </w:del>
      <w:ins w:id="176" w:author="Saeedi, Faiza" w:date="2025-06-29T22:14:00Z">
        <w:r w:rsidR="009018F4" w:rsidRPr="00457BB8">
          <w:rPr>
            <w:rFonts w:ascii="IRNazanin" w:hAnsi="IRNazanin" w:cs="IRNazanin" w:hint="cs"/>
            <w:sz w:val="28"/>
            <w:szCs w:val="28"/>
            <w:rtl/>
            <w:lang w:bidi="fa-IR"/>
          </w:rPr>
          <w:t>تنوع</w:t>
        </w:r>
        <w:r w:rsidR="009018F4" w:rsidRPr="00457BB8">
          <w:rPr>
            <w:rFonts w:ascii="IRNazanin" w:hAnsi="IRNazanin" w:cs="IRNazanin"/>
            <w:sz w:val="28"/>
            <w:szCs w:val="28"/>
            <w:rtl/>
            <w:lang w:bidi="fa-IR"/>
          </w:rPr>
          <w:t xml:space="preserve"> </w:t>
        </w:r>
        <w:r w:rsidR="009018F4" w:rsidRPr="00457BB8">
          <w:rPr>
            <w:rFonts w:ascii="IRNazanin" w:hAnsi="IRNazanin" w:cs="IRNazanin" w:hint="cs"/>
            <w:sz w:val="28"/>
            <w:szCs w:val="28"/>
            <w:rtl/>
            <w:lang w:bidi="fa-IR"/>
          </w:rPr>
          <w:t>و</w:t>
        </w:r>
        <w:r w:rsidR="009018F4" w:rsidRPr="00457BB8">
          <w:rPr>
            <w:rFonts w:ascii="IRNazanin" w:hAnsi="IRNazanin" w:cs="IRNazanin"/>
            <w:sz w:val="28"/>
            <w:szCs w:val="28"/>
            <w:rtl/>
            <w:lang w:bidi="fa-IR"/>
          </w:rPr>
          <w:t xml:space="preserve"> </w:t>
        </w:r>
        <w:r w:rsidR="009018F4" w:rsidRPr="00457BB8">
          <w:rPr>
            <w:rFonts w:ascii="IRNazanin" w:hAnsi="IRNazanin" w:cs="IRNazanin" w:hint="cs"/>
            <w:sz w:val="28"/>
            <w:szCs w:val="28"/>
            <w:rtl/>
            <w:lang w:bidi="fa-IR"/>
          </w:rPr>
          <w:t>عمق</w:t>
        </w:r>
      </w:ins>
      <w:r w:rsidR="00C23562" w:rsidRPr="00457BB8">
        <w:rPr>
          <w:rFonts w:ascii="IRNazanin" w:hAnsi="IRNazanin" w:cs="IRNazanin"/>
          <w:sz w:val="28"/>
          <w:szCs w:val="28"/>
          <w:rtl/>
          <w:lang w:bidi="fa-IR"/>
        </w:rPr>
        <w:t xml:space="preserve"> زندگی این مردم است. این روایت، </w:t>
      </w:r>
      <w:r w:rsidR="0077050E" w:rsidRPr="00457BB8">
        <w:rPr>
          <w:rFonts w:ascii="IRNazanin" w:hAnsi="IRNazanin" w:cs="IRNazanin"/>
          <w:sz w:val="28"/>
          <w:szCs w:val="28"/>
          <w:rtl/>
          <w:lang w:bidi="fa-IR"/>
        </w:rPr>
        <w:t xml:space="preserve">سکوتی ۵۰ ساله </w:t>
      </w:r>
      <w:r w:rsidR="00F5627E" w:rsidRPr="00457BB8">
        <w:rPr>
          <w:rFonts w:ascii="IRNazanin" w:hAnsi="IRNazanin" w:cs="IRNazanin" w:hint="cs"/>
          <w:sz w:val="28"/>
          <w:szCs w:val="28"/>
          <w:rtl/>
          <w:lang w:bidi="fa-IR"/>
        </w:rPr>
        <w:t>را</w:t>
      </w:r>
      <w:r w:rsidR="00F5627E" w:rsidRPr="00457BB8">
        <w:rPr>
          <w:rFonts w:ascii="IRNazanin" w:hAnsi="IRNazanin" w:cs="IRNazanin"/>
          <w:sz w:val="28"/>
          <w:szCs w:val="28"/>
          <w:rtl/>
          <w:lang w:bidi="fa-IR"/>
        </w:rPr>
        <w:t xml:space="preserve"> م</w:t>
      </w:r>
      <w:r w:rsidR="00F5627E" w:rsidRPr="00457BB8">
        <w:rPr>
          <w:rFonts w:ascii="IRNazanin" w:hAnsi="IRNazanin" w:cs="IRNazanin" w:hint="cs"/>
          <w:sz w:val="28"/>
          <w:szCs w:val="28"/>
          <w:rtl/>
          <w:lang w:bidi="fa-IR"/>
        </w:rPr>
        <w:t>ی‌شکند</w:t>
      </w:r>
      <w:r w:rsidR="00F5627E" w:rsidRPr="00457BB8">
        <w:rPr>
          <w:rFonts w:ascii="IRNazanin" w:hAnsi="IRNazanin" w:cs="IRNazanin"/>
          <w:sz w:val="28"/>
          <w:szCs w:val="28"/>
          <w:rtl/>
          <w:lang w:bidi="fa-IR"/>
        </w:rPr>
        <w:t xml:space="preserve"> </w:t>
      </w:r>
      <w:r w:rsidR="0077050E" w:rsidRPr="00457BB8">
        <w:rPr>
          <w:rFonts w:ascii="IRNazanin" w:hAnsi="IRNazanin" w:cs="IRNazanin"/>
          <w:sz w:val="28"/>
          <w:szCs w:val="28"/>
          <w:rtl/>
          <w:lang w:bidi="fa-IR"/>
        </w:rPr>
        <w:t xml:space="preserve">و </w:t>
      </w:r>
      <w:del w:id="177" w:author="Saeedi, Faiza" w:date="2025-06-29T22:14:00Z">
        <w:r w:rsidR="0077050E" w:rsidRPr="00457BB8" w:rsidDel="009018F4">
          <w:rPr>
            <w:rFonts w:ascii="IRNazanin" w:hAnsi="IRNazanin" w:cs="IRNazanin"/>
            <w:sz w:val="28"/>
            <w:szCs w:val="28"/>
            <w:rtl/>
            <w:lang w:bidi="fa-IR"/>
          </w:rPr>
          <w:delText xml:space="preserve">در ضمن </w:delText>
        </w:r>
      </w:del>
      <w:r w:rsidR="0077050E" w:rsidRPr="00457BB8">
        <w:rPr>
          <w:rFonts w:ascii="IRNazanin" w:hAnsi="IRNazanin" w:cs="IRNazanin"/>
          <w:sz w:val="28"/>
          <w:szCs w:val="28"/>
          <w:rtl/>
          <w:lang w:bidi="fa-IR"/>
        </w:rPr>
        <w:t xml:space="preserve">کلیشه‌های جنسیتی </w:t>
      </w:r>
      <w:del w:id="178" w:author="Saeedi, Faiza" w:date="2025-06-05T23:00:00Z">
        <w:r w:rsidR="0077050E" w:rsidRPr="00457BB8" w:rsidDel="00470FFF">
          <w:rPr>
            <w:rFonts w:ascii="IRNazanin" w:hAnsi="IRNazanin" w:cs="IRNazanin"/>
            <w:sz w:val="28"/>
            <w:szCs w:val="28"/>
            <w:rtl/>
            <w:lang w:bidi="fa-IR"/>
          </w:rPr>
          <w:delText xml:space="preserve">را </w:delText>
        </w:r>
      </w:del>
      <w:r w:rsidR="0077050E" w:rsidRPr="00457BB8">
        <w:rPr>
          <w:rFonts w:ascii="IRNazanin" w:hAnsi="IRNazanin" w:cs="IRNazanin"/>
          <w:sz w:val="28"/>
          <w:szCs w:val="28"/>
          <w:rtl/>
          <w:lang w:bidi="fa-IR"/>
        </w:rPr>
        <w:t xml:space="preserve">که بر رسانه‌های افغانی و بین‌المللی </w:t>
      </w:r>
      <w:r w:rsidR="00E60446" w:rsidRPr="00457BB8">
        <w:rPr>
          <w:rFonts w:ascii="IRNazanin" w:hAnsi="IRNazanin" w:cs="IRNazanin"/>
          <w:sz w:val="28"/>
          <w:szCs w:val="28"/>
          <w:rtl/>
          <w:lang w:bidi="fa-IR"/>
        </w:rPr>
        <w:t>در مدت ۴۰ سال جنگ و اشغال سایه افکنده بود</w:t>
      </w:r>
      <w:ins w:id="179" w:author="Saeedi, Faiza" w:date="2025-06-05T23:00:00Z">
        <w:r w:rsidR="00470FFF" w:rsidRPr="00457BB8">
          <w:rPr>
            <w:rFonts w:ascii="IRNazanin" w:hAnsi="IRNazanin" w:cs="IRNazanin"/>
            <w:sz w:val="28"/>
            <w:szCs w:val="28"/>
            <w:rtl/>
            <w:lang w:bidi="fa-IR"/>
          </w:rPr>
          <w:t xml:space="preserve"> را </w:t>
        </w:r>
      </w:ins>
      <w:del w:id="180" w:author="Saeedi, Faiza" w:date="2025-06-05T23:00:00Z">
        <w:r w:rsidR="00E60446" w:rsidRPr="00457BB8" w:rsidDel="00470FFF">
          <w:rPr>
            <w:rFonts w:ascii="IRNazanin" w:hAnsi="IRNazanin" w:cs="IRNazanin"/>
            <w:sz w:val="28"/>
            <w:szCs w:val="28"/>
            <w:rtl/>
            <w:lang w:bidi="fa-IR"/>
          </w:rPr>
          <w:delText xml:space="preserve"> را </w:delText>
        </w:r>
      </w:del>
      <w:r w:rsidR="00E60446" w:rsidRPr="00457BB8">
        <w:rPr>
          <w:rFonts w:ascii="IRNazanin" w:hAnsi="IRNazanin" w:cs="IRNazanin"/>
          <w:sz w:val="28"/>
          <w:szCs w:val="28"/>
          <w:rtl/>
          <w:lang w:bidi="fa-IR"/>
        </w:rPr>
        <w:t xml:space="preserve">به چالش می‌کشد. </w:t>
      </w:r>
      <w:r w:rsidR="00B45115" w:rsidRPr="00457BB8">
        <w:rPr>
          <w:rFonts w:ascii="IRNazanin" w:hAnsi="IRNazanin" w:cs="IRNazanin"/>
          <w:sz w:val="28"/>
          <w:szCs w:val="28"/>
          <w:rtl/>
          <w:lang w:bidi="fa-IR"/>
        </w:rPr>
        <w:t xml:space="preserve"> </w:t>
      </w:r>
      <w:r w:rsidR="00461DEA" w:rsidRPr="00457BB8">
        <w:rPr>
          <w:rFonts w:ascii="IRNazanin" w:hAnsi="IRNazanin" w:cs="IRNazanin"/>
          <w:sz w:val="28"/>
          <w:szCs w:val="28"/>
          <w:rtl/>
          <w:lang w:bidi="fa-IR"/>
        </w:rPr>
        <w:t xml:space="preserve"> </w:t>
      </w:r>
    </w:p>
    <w:p w14:paraId="0F32C69F" w14:textId="6F64D9D0" w:rsidR="00E60446" w:rsidRPr="00457BB8" w:rsidRDefault="00E60446"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پژوهش ما در دوران</w:t>
      </w:r>
      <w:ins w:id="181" w:author="Mohammad Mohammadi" w:date="2025-07-07T15:03:00Z">
        <w:r w:rsidR="0051607A" w:rsidRPr="00457BB8">
          <w:rPr>
            <w:rFonts w:ascii="IRNazanin" w:hAnsi="IRNazanin" w:cs="IRNazanin" w:hint="cs"/>
            <w:sz w:val="28"/>
            <w:szCs w:val="28"/>
            <w:rtl/>
            <w:lang w:bidi="fa-IR"/>
          </w:rPr>
          <w:t>ی</w:t>
        </w:r>
      </w:ins>
      <w:r w:rsidR="00901718" w:rsidRPr="00457BB8">
        <w:rPr>
          <w:rFonts w:ascii="IRNazanin" w:hAnsi="IRNazanin" w:cs="IRNazanin"/>
          <w:sz w:val="28"/>
          <w:szCs w:val="28"/>
          <w:rtl/>
          <w:lang w:bidi="fa-IR"/>
        </w:rPr>
        <w:t xml:space="preserve"> که افغانستان در</w:t>
      </w:r>
      <w:r w:rsidRPr="00457BB8">
        <w:rPr>
          <w:rFonts w:ascii="IRNazanin" w:hAnsi="IRNazanin" w:cs="IRNazanin"/>
          <w:sz w:val="28"/>
          <w:szCs w:val="28"/>
          <w:rtl/>
          <w:lang w:bidi="fa-IR"/>
        </w:rPr>
        <w:t xml:space="preserve"> صلح و آرامش </w:t>
      </w:r>
      <w:r w:rsidR="00901718" w:rsidRPr="00457BB8">
        <w:rPr>
          <w:rFonts w:ascii="IRNazanin" w:hAnsi="IRNazanin" w:cs="IRNazanin" w:hint="cs"/>
          <w:sz w:val="28"/>
          <w:szCs w:val="28"/>
          <w:rtl/>
          <w:lang w:bidi="fa-IR"/>
        </w:rPr>
        <w:t>به</w:t>
      </w:r>
      <w:r w:rsidR="00901718" w:rsidRPr="00457BB8">
        <w:rPr>
          <w:rFonts w:ascii="IRNazanin" w:hAnsi="IRNazanin" w:cs="IRNazanin"/>
          <w:sz w:val="28"/>
          <w:szCs w:val="28"/>
          <w:rtl/>
          <w:lang w:bidi="fa-IR"/>
        </w:rPr>
        <w:t xml:space="preserve"> سر م</w:t>
      </w:r>
      <w:r w:rsidR="00901718" w:rsidRPr="00457BB8">
        <w:rPr>
          <w:rFonts w:ascii="IRNazanin" w:hAnsi="IRNazanin" w:cs="IRNazanin" w:hint="cs"/>
          <w:sz w:val="28"/>
          <w:szCs w:val="28"/>
          <w:rtl/>
          <w:lang w:bidi="fa-IR"/>
        </w:rPr>
        <w:t>ی‌برد،</w:t>
      </w:r>
      <w:r w:rsidR="00901718" w:rsidRPr="00457BB8">
        <w:rPr>
          <w:rFonts w:ascii="IRNazanin" w:hAnsi="IRNazanin" w:cs="IRNazanin"/>
          <w:sz w:val="28"/>
          <w:szCs w:val="28"/>
          <w:rtl/>
          <w:lang w:bidi="fa-IR"/>
        </w:rPr>
        <w:t xml:space="preserve"> </w:t>
      </w:r>
      <w:r w:rsidRPr="00457BB8">
        <w:rPr>
          <w:rFonts w:ascii="IRNazanin" w:hAnsi="IRNazanin" w:cs="IRNazanin"/>
          <w:sz w:val="28"/>
          <w:szCs w:val="28"/>
          <w:rtl/>
          <w:lang w:bidi="fa-IR"/>
        </w:rPr>
        <w:t>صورت گرفت</w:t>
      </w:r>
      <w:del w:id="182" w:author="Mohammad Mohammadi" w:date="2025-07-07T15:03:00Z">
        <w:r w:rsidR="00C565CA" w:rsidRPr="00457BB8" w:rsidDel="0048129F">
          <w:rPr>
            <w:rFonts w:ascii="IRNazanin" w:hAnsi="IRNazanin" w:cs="IRNazanin" w:hint="cs"/>
            <w:sz w:val="28"/>
            <w:szCs w:val="28"/>
            <w:rtl/>
            <w:lang w:bidi="fa-IR"/>
          </w:rPr>
          <w:delText>،</w:delText>
        </w:r>
      </w:del>
      <w:ins w:id="183" w:author="Mohammad Mohammadi" w:date="2025-07-07T15:03:00Z">
        <w:r w:rsidR="0048129F" w:rsidRPr="00457BB8">
          <w:rPr>
            <w:rFonts w:ascii="IRNazanin" w:hAnsi="IRNazanin" w:cs="IRNazanin" w:hint="cs"/>
            <w:sz w:val="28"/>
            <w:szCs w:val="28"/>
            <w:rtl/>
            <w:lang w:bidi="fa-IR"/>
          </w:rPr>
          <w:t>؛</w:t>
        </w:r>
      </w:ins>
      <w:r w:rsidR="00845AF5" w:rsidRPr="00457BB8">
        <w:rPr>
          <w:rFonts w:ascii="IRNazanin" w:hAnsi="IRNazanin" w:cs="IRNazanin"/>
          <w:sz w:val="28"/>
          <w:szCs w:val="28"/>
          <w:rtl/>
          <w:lang w:bidi="fa-IR"/>
        </w:rPr>
        <w:t xml:space="preserve"> درست</w:t>
      </w:r>
      <w:r w:rsidRPr="00457BB8">
        <w:rPr>
          <w:rFonts w:ascii="IRNazanin" w:hAnsi="IRNazanin" w:cs="IRNazanin"/>
          <w:sz w:val="28"/>
          <w:szCs w:val="28"/>
          <w:rtl/>
          <w:lang w:bidi="fa-IR"/>
        </w:rPr>
        <w:t xml:space="preserve"> پیش از آن‌که این کشور در چرخه‌ی بی‌پایان جنگ و بحران بیافتد. ما </w:t>
      </w:r>
      <w:r w:rsidR="00BC71C0" w:rsidRPr="00457BB8">
        <w:rPr>
          <w:rFonts w:ascii="IRNazanin" w:hAnsi="IRNazanin" w:cs="IRNazanin"/>
          <w:sz w:val="28"/>
          <w:szCs w:val="28"/>
          <w:rtl/>
          <w:lang w:bidi="fa-IR"/>
        </w:rPr>
        <w:t xml:space="preserve">در سال ۱۹۶۸م. </w:t>
      </w:r>
      <w:r w:rsidRPr="00457BB8">
        <w:rPr>
          <w:rFonts w:ascii="IRNazanin" w:hAnsi="IRNazanin" w:cs="IRNazanin"/>
          <w:sz w:val="28"/>
          <w:szCs w:val="28"/>
          <w:rtl/>
          <w:lang w:bidi="fa-IR"/>
        </w:rPr>
        <w:t xml:space="preserve">شمال افغانستان </w:t>
      </w:r>
      <w:r w:rsidR="009D68D6" w:rsidRPr="00457BB8">
        <w:rPr>
          <w:rFonts w:ascii="IRNazanin" w:hAnsi="IRNazanin" w:cs="IRNazanin"/>
          <w:sz w:val="28"/>
          <w:szCs w:val="28"/>
          <w:rtl/>
          <w:lang w:bidi="fa-IR"/>
        </w:rPr>
        <w:t>مخصوصا ولایت‌های جوزجان و فاریاب را از نزدیک دیدیم،</w:t>
      </w:r>
      <w:r w:rsidR="00461DEA" w:rsidRPr="00457BB8">
        <w:rPr>
          <w:rFonts w:ascii="IRNazanin" w:hAnsi="IRNazanin" w:cs="IRNazanin"/>
          <w:sz w:val="28"/>
          <w:szCs w:val="28"/>
          <w:rtl/>
          <w:lang w:bidi="fa-IR"/>
        </w:rPr>
        <w:t xml:space="preserve"> هدف ما ا</w:t>
      </w:r>
      <w:r w:rsidR="00461DEA" w:rsidRPr="00457BB8">
        <w:rPr>
          <w:rFonts w:ascii="IRNazanin" w:hAnsi="IRNazanin" w:cs="IRNazanin" w:hint="cs"/>
          <w:sz w:val="28"/>
          <w:szCs w:val="28"/>
          <w:rtl/>
          <w:lang w:bidi="fa-IR"/>
        </w:rPr>
        <w:t>ین</w:t>
      </w:r>
      <w:r w:rsidR="00461DEA" w:rsidRPr="00457BB8">
        <w:rPr>
          <w:rFonts w:ascii="IRNazanin" w:hAnsi="IRNazanin" w:cs="IRNazanin"/>
          <w:sz w:val="28"/>
          <w:szCs w:val="28"/>
          <w:rtl/>
          <w:lang w:bidi="fa-IR"/>
        </w:rPr>
        <w:t xml:space="preserve"> بود</w:t>
      </w:r>
      <w:r w:rsidR="009D68D6" w:rsidRPr="00457BB8">
        <w:rPr>
          <w:rFonts w:ascii="IRNazanin" w:hAnsi="IRNazanin" w:cs="IRNazanin"/>
          <w:sz w:val="28"/>
          <w:szCs w:val="28"/>
          <w:rtl/>
          <w:lang w:bidi="fa-IR"/>
        </w:rPr>
        <w:t xml:space="preserve"> تا جایی</w:t>
      </w:r>
      <w:r w:rsidR="00BC71C0" w:rsidRPr="00457BB8">
        <w:rPr>
          <w:rFonts w:ascii="IRNazanin" w:hAnsi="IRNazanin" w:cs="IRNazanin"/>
          <w:sz w:val="28"/>
          <w:szCs w:val="28"/>
          <w:rtl/>
          <w:lang w:bidi="fa-IR"/>
        </w:rPr>
        <w:t xml:space="preserve"> را</w:t>
      </w:r>
      <w:r w:rsidR="009D68D6" w:rsidRPr="00457BB8">
        <w:rPr>
          <w:rFonts w:ascii="IRNazanin" w:hAnsi="IRNazanin" w:cs="IRNazanin"/>
          <w:sz w:val="28"/>
          <w:szCs w:val="28"/>
          <w:rtl/>
          <w:lang w:bidi="fa-IR"/>
        </w:rPr>
        <w:t xml:space="preserve"> برای انجام پژوهش‌های مردم‌شناسی خود </w:t>
      </w:r>
      <w:r w:rsidR="00BC71C0" w:rsidRPr="00457BB8">
        <w:rPr>
          <w:rFonts w:ascii="IRNazanin" w:hAnsi="IRNazanin" w:cs="IRNazanin" w:hint="cs"/>
          <w:sz w:val="28"/>
          <w:szCs w:val="28"/>
          <w:rtl/>
          <w:lang w:bidi="fa-IR"/>
        </w:rPr>
        <w:t>انتخاب</w:t>
      </w:r>
      <w:r w:rsidR="00BC71C0" w:rsidRPr="00457BB8">
        <w:rPr>
          <w:rFonts w:ascii="IRNazanin" w:hAnsi="IRNazanin" w:cs="IRNazanin"/>
          <w:sz w:val="28"/>
          <w:szCs w:val="28"/>
          <w:rtl/>
          <w:lang w:bidi="fa-IR"/>
        </w:rPr>
        <w:t xml:space="preserve"> </w:t>
      </w:r>
      <w:r w:rsidR="009D68D6" w:rsidRPr="00457BB8">
        <w:rPr>
          <w:rFonts w:ascii="IRNazanin" w:hAnsi="IRNazanin" w:cs="IRNazanin"/>
          <w:sz w:val="28"/>
          <w:szCs w:val="28"/>
          <w:rtl/>
          <w:lang w:bidi="fa-IR"/>
        </w:rPr>
        <w:t xml:space="preserve">کنیم. بعدها در </w:t>
      </w:r>
      <w:r w:rsidR="009D68D6" w:rsidRPr="00457BB8">
        <w:rPr>
          <w:rFonts w:ascii="IRNazanin" w:hAnsi="IRNazanin" w:cs="IRNazanin"/>
          <w:sz w:val="28"/>
          <w:szCs w:val="28"/>
          <w:rtl/>
          <w:lang w:bidi="fa-IR"/>
        </w:rPr>
        <w:lastRenderedPageBreak/>
        <w:t xml:space="preserve">سال ۱۹۷۱ و ۱۹۷۲م. درگیر انجام پژوهش میدانی </w:t>
      </w:r>
      <w:del w:id="184" w:author="Saeedi, Faiza" w:date="2025-06-05T23:00:00Z">
        <w:r w:rsidR="009D68D6" w:rsidRPr="00457BB8" w:rsidDel="00470FFF">
          <w:rPr>
            <w:rFonts w:ascii="IRNazanin" w:hAnsi="IRNazanin" w:cs="IRNazanin"/>
            <w:sz w:val="28"/>
            <w:szCs w:val="28"/>
            <w:rtl/>
            <w:lang w:bidi="fa-IR"/>
          </w:rPr>
          <w:delText xml:space="preserve">با </w:delText>
        </w:r>
      </w:del>
      <w:ins w:id="185" w:author="Saeedi, Faiza" w:date="2025-06-05T23:00:00Z">
        <w:r w:rsidR="00470FFF" w:rsidRPr="00457BB8">
          <w:rPr>
            <w:rFonts w:ascii="IRNazanin" w:hAnsi="IRNazanin" w:cs="IRNazanin" w:hint="cs"/>
            <w:sz w:val="28"/>
            <w:szCs w:val="28"/>
            <w:rtl/>
            <w:lang w:bidi="fa-IR"/>
          </w:rPr>
          <w:t>در</w:t>
        </w:r>
        <w:r w:rsidR="00470FFF" w:rsidRPr="00457BB8">
          <w:rPr>
            <w:rFonts w:ascii="IRNazanin" w:hAnsi="IRNazanin" w:cs="IRNazanin"/>
            <w:sz w:val="28"/>
            <w:szCs w:val="28"/>
            <w:rtl/>
            <w:lang w:bidi="fa-IR"/>
          </w:rPr>
          <w:t xml:space="preserve"> </w:t>
        </w:r>
        <w:r w:rsidR="00470FFF" w:rsidRPr="00457BB8">
          <w:rPr>
            <w:rFonts w:ascii="IRNazanin" w:hAnsi="IRNazanin" w:cs="IRNazanin" w:hint="cs"/>
            <w:sz w:val="28"/>
            <w:szCs w:val="28"/>
            <w:rtl/>
            <w:lang w:bidi="fa-IR"/>
          </w:rPr>
          <w:t>میان</w:t>
        </w:r>
        <w:r w:rsidR="00470FFF" w:rsidRPr="00457BB8">
          <w:rPr>
            <w:rFonts w:ascii="IRNazanin" w:hAnsi="IRNazanin" w:cs="IRNazanin"/>
            <w:sz w:val="28"/>
            <w:szCs w:val="28"/>
            <w:rtl/>
            <w:lang w:bidi="fa-IR"/>
          </w:rPr>
          <w:t xml:space="preserve"> </w:t>
        </w:r>
      </w:ins>
      <w:del w:id="186" w:author="Saeedi, Faiza" w:date="2025-06-29T22:15:00Z">
        <w:r w:rsidR="009D68D6" w:rsidRPr="00457BB8" w:rsidDel="009018F4">
          <w:rPr>
            <w:rFonts w:ascii="IRNazanin" w:hAnsi="IRNazanin" w:cs="IRNazanin"/>
            <w:sz w:val="28"/>
            <w:szCs w:val="28"/>
            <w:rtl/>
            <w:lang w:bidi="fa-IR"/>
          </w:rPr>
          <w:delText xml:space="preserve">قوم </w:delText>
        </w:r>
      </w:del>
      <w:ins w:id="187" w:author="Saeedi, Faiza" w:date="2025-06-29T22:15:00Z">
        <w:r w:rsidR="009018F4" w:rsidRPr="00457BB8">
          <w:rPr>
            <w:rFonts w:ascii="IRNazanin" w:hAnsi="IRNazanin" w:cs="IRNazanin" w:hint="cs"/>
            <w:sz w:val="28"/>
            <w:szCs w:val="28"/>
            <w:rtl/>
            <w:lang w:bidi="fa-IR"/>
          </w:rPr>
          <w:t>قبیله‌ی</w:t>
        </w:r>
        <w:r w:rsidR="009018F4" w:rsidRPr="00457BB8">
          <w:rPr>
            <w:rFonts w:ascii="IRNazanin" w:hAnsi="IRNazanin" w:cs="IRNazanin"/>
            <w:sz w:val="28"/>
            <w:szCs w:val="28"/>
            <w:rtl/>
            <w:lang w:bidi="fa-IR"/>
          </w:rPr>
          <w:t xml:space="preserve"> </w:t>
        </w:r>
      </w:ins>
      <w:r w:rsidR="009D68D6" w:rsidRPr="00457BB8">
        <w:rPr>
          <w:rFonts w:ascii="IRNazanin" w:hAnsi="IRNazanin" w:cs="IRNazanin"/>
          <w:sz w:val="28"/>
          <w:szCs w:val="28"/>
          <w:rtl/>
          <w:lang w:bidi="fa-IR"/>
        </w:rPr>
        <w:t xml:space="preserve">پیروزی شدیم که </w:t>
      </w:r>
      <w:r w:rsidR="006E5CDD" w:rsidRPr="00457BB8">
        <w:rPr>
          <w:rFonts w:ascii="IRNazanin" w:hAnsi="IRNazanin" w:cs="IRNazanin"/>
          <w:sz w:val="28"/>
          <w:szCs w:val="28"/>
          <w:rtl/>
          <w:lang w:bidi="fa-IR"/>
        </w:rPr>
        <w:t>از</w:t>
      </w:r>
      <w:r w:rsidR="009D68D6" w:rsidRPr="00457BB8">
        <w:rPr>
          <w:rFonts w:ascii="IRNazanin" w:hAnsi="IRNazanin" w:cs="IRNazanin"/>
          <w:sz w:val="28"/>
          <w:szCs w:val="28"/>
          <w:rtl/>
          <w:lang w:bidi="fa-IR"/>
        </w:rPr>
        <w:t xml:space="preserve"> </w:t>
      </w:r>
      <w:ins w:id="188" w:author="Saeedi, Faiza" w:date="2025-06-05T23:00:00Z">
        <w:r w:rsidR="00470FFF" w:rsidRPr="00457BB8">
          <w:rPr>
            <w:rFonts w:ascii="IRNazanin" w:hAnsi="IRNazanin" w:cs="IRNazanin" w:hint="cs"/>
            <w:sz w:val="28"/>
            <w:szCs w:val="28"/>
            <w:rtl/>
            <w:lang w:bidi="fa-IR"/>
          </w:rPr>
          <w:t>زیر</w:t>
        </w:r>
      </w:ins>
      <w:r w:rsidR="006E5CDD" w:rsidRPr="00457BB8">
        <w:rPr>
          <w:rFonts w:ascii="IRNazanin" w:hAnsi="IRNazanin" w:cs="IRNazanin"/>
          <w:sz w:val="28"/>
          <w:szCs w:val="28"/>
          <w:rtl/>
          <w:lang w:bidi="fa-IR"/>
        </w:rPr>
        <w:t>شاخه‌های قبیله‌ی اسحاق‌زی بود</w:t>
      </w:r>
      <w:ins w:id="189" w:author="Saeedi, Faiza" w:date="2025-06-05T23:01:00Z">
        <w:r w:rsidR="00470FFF" w:rsidRPr="00457BB8">
          <w:rPr>
            <w:rFonts w:ascii="IRNazanin" w:hAnsi="IRNazanin" w:cs="IRNazanin" w:hint="cs"/>
            <w:sz w:val="28"/>
            <w:szCs w:val="28"/>
            <w:rtl/>
            <w:lang w:bidi="fa-IR"/>
          </w:rPr>
          <w:t>ند</w:t>
        </w:r>
      </w:ins>
      <w:r w:rsidR="006E5CDD" w:rsidRPr="00457BB8">
        <w:rPr>
          <w:rFonts w:ascii="IRNazanin" w:hAnsi="IRNazanin" w:cs="IRNazanin"/>
          <w:sz w:val="28"/>
          <w:szCs w:val="28"/>
          <w:rtl/>
          <w:lang w:bidi="fa-IR"/>
        </w:rPr>
        <w:t xml:space="preserve"> و</w:t>
      </w:r>
      <w:ins w:id="190" w:author="Saeedi, Faiza" w:date="2025-06-05T23:01:00Z">
        <w:r w:rsidR="00470FFF" w:rsidRPr="00457BB8">
          <w:rPr>
            <w:rFonts w:ascii="IRNazanin" w:hAnsi="IRNazanin" w:cs="IRNazanin"/>
            <w:sz w:val="28"/>
            <w:szCs w:val="28"/>
            <w:rtl/>
            <w:lang w:bidi="fa-IR"/>
          </w:rPr>
          <w:t xml:space="preserve"> از</w:t>
        </w:r>
      </w:ins>
      <w:r w:rsidR="006E5CDD" w:rsidRPr="00457BB8">
        <w:rPr>
          <w:rFonts w:ascii="IRNazanin" w:hAnsi="IRNazanin" w:cs="IRNazanin"/>
          <w:sz w:val="28"/>
          <w:szCs w:val="28"/>
          <w:rtl/>
          <w:lang w:bidi="fa-IR"/>
        </w:rPr>
        <w:t xml:space="preserve"> زیرمجموعه پشتون‌های درانی </w:t>
      </w:r>
      <w:r w:rsidR="00BE41F8" w:rsidRPr="00457BB8">
        <w:rPr>
          <w:rFonts w:ascii="IRNazanin" w:hAnsi="IRNazanin" w:cs="IRNazanin" w:hint="cs"/>
          <w:sz w:val="28"/>
          <w:szCs w:val="28"/>
          <w:rtl/>
          <w:lang w:bidi="fa-IR"/>
        </w:rPr>
        <w:t>شمرده</w:t>
      </w:r>
      <w:r w:rsidR="00BE41F8" w:rsidRPr="00457BB8">
        <w:rPr>
          <w:rFonts w:ascii="IRNazanin" w:hAnsi="IRNazanin" w:cs="IRNazanin"/>
          <w:sz w:val="28"/>
          <w:szCs w:val="28"/>
          <w:rtl/>
          <w:lang w:bidi="fa-IR"/>
        </w:rPr>
        <w:t xml:space="preserve"> </w:t>
      </w:r>
      <w:r w:rsidR="00BE41F8" w:rsidRPr="00457BB8">
        <w:rPr>
          <w:rFonts w:ascii="IRNazanin" w:hAnsi="IRNazanin" w:cs="IRNazanin" w:hint="cs"/>
          <w:sz w:val="28"/>
          <w:szCs w:val="28"/>
          <w:rtl/>
          <w:lang w:bidi="fa-IR"/>
        </w:rPr>
        <w:t>می‌شدند</w:t>
      </w:r>
      <w:r w:rsidR="00BE41F8" w:rsidRPr="00457BB8">
        <w:rPr>
          <w:rFonts w:ascii="IRNazanin" w:hAnsi="IRNazanin" w:cs="IRNazanin"/>
          <w:sz w:val="28"/>
          <w:szCs w:val="28"/>
          <w:rtl/>
          <w:lang w:bidi="fa-IR"/>
        </w:rPr>
        <w:t>.</w:t>
      </w:r>
      <w:r w:rsidR="006E5CDD" w:rsidRPr="00457BB8">
        <w:rPr>
          <w:rFonts w:ascii="IRNazanin" w:hAnsi="IRNazanin" w:cs="IRNazanin"/>
          <w:sz w:val="28"/>
          <w:szCs w:val="28"/>
          <w:rtl/>
          <w:lang w:bidi="fa-IR"/>
        </w:rPr>
        <w:t xml:space="preserve"> </w:t>
      </w:r>
      <w:r w:rsidR="00BC71C0" w:rsidRPr="00457BB8">
        <w:rPr>
          <w:rFonts w:ascii="IRNazanin" w:hAnsi="IRNazanin" w:cs="IRNazanin"/>
          <w:sz w:val="28"/>
          <w:szCs w:val="28"/>
          <w:rtl/>
          <w:lang w:bidi="fa-IR"/>
        </w:rPr>
        <w:t xml:space="preserve"> </w:t>
      </w:r>
    </w:p>
    <w:p w14:paraId="3E83A2F5" w14:textId="242AA048" w:rsidR="00F2242F" w:rsidRPr="00457BB8" w:rsidRDefault="001F59CB"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 xml:space="preserve">قوم پیروزی که از ۲۰۰ خانواده تشکیل شده بود، </w:t>
      </w:r>
      <w:del w:id="191" w:author="Saeedi, Faiza" w:date="2025-06-29T22:16:00Z">
        <w:r w:rsidR="00945139" w:rsidRPr="00457BB8" w:rsidDel="009018F4">
          <w:rPr>
            <w:rFonts w:ascii="IRNazanin" w:hAnsi="IRNazanin" w:cs="IRNazanin"/>
            <w:sz w:val="28"/>
            <w:szCs w:val="28"/>
            <w:rtl/>
            <w:lang w:bidi="fa-IR"/>
          </w:rPr>
          <w:delText xml:space="preserve">در </w:delText>
        </w:r>
      </w:del>
      <w:ins w:id="192" w:author="Saeedi, Faiza" w:date="2025-06-29T22:16:00Z">
        <w:r w:rsidR="009018F4" w:rsidRPr="00457BB8">
          <w:rPr>
            <w:rFonts w:ascii="IRNazanin" w:hAnsi="IRNazanin" w:cs="IRNazanin" w:hint="cs"/>
            <w:sz w:val="28"/>
            <w:szCs w:val="28"/>
            <w:rtl/>
            <w:lang w:bidi="fa-IR"/>
          </w:rPr>
          <w:t>زمستان</w:t>
        </w:r>
        <w:r w:rsidR="009018F4" w:rsidRPr="00457BB8">
          <w:rPr>
            <w:rFonts w:ascii="IRNazanin" w:hAnsi="IRNazanin" w:cs="IRNazanin"/>
            <w:sz w:val="28"/>
            <w:szCs w:val="28"/>
            <w:rtl/>
            <w:lang w:bidi="fa-IR"/>
          </w:rPr>
          <w:t xml:space="preserve"> </w:t>
        </w:r>
        <w:r w:rsidR="009018F4" w:rsidRPr="00457BB8">
          <w:rPr>
            <w:rFonts w:ascii="IRNazanin" w:hAnsi="IRNazanin" w:cs="IRNazanin" w:hint="cs"/>
            <w:sz w:val="28"/>
            <w:szCs w:val="28"/>
            <w:rtl/>
            <w:lang w:bidi="fa-IR"/>
          </w:rPr>
          <w:t>را</w:t>
        </w:r>
      </w:ins>
      <w:ins w:id="193" w:author="Mohammad Mohammadi" w:date="2025-07-07T15:05:00Z">
        <w:r w:rsidR="00F54A99" w:rsidRPr="00457BB8">
          <w:rPr>
            <w:rFonts w:ascii="IRNazanin" w:hAnsi="IRNazanin" w:cs="IRNazanin" w:hint="cs"/>
            <w:sz w:val="28"/>
            <w:szCs w:val="28"/>
            <w:rtl/>
            <w:lang w:bidi="fa-IR"/>
          </w:rPr>
          <w:t xml:space="preserve"> در</w:t>
        </w:r>
      </w:ins>
      <w:ins w:id="194" w:author="Saeedi, Faiza" w:date="2025-06-29T22:16:00Z">
        <w:r w:rsidR="009018F4" w:rsidRPr="00457BB8">
          <w:rPr>
            <w:rFonts w:ascii="IRNazanin" w:hAnsi="IRNazanin" w:cs="IRNazanin"/>
            <w:sz w:val="28"/>
            <w:szCs w:val="28"/>
            <w:rtl/>
            <w:lang w:bidi="fa-IR"/>
          </w:rPr>
          <w:t xml:space="preserve"> </w:t>
        </w:r>
      </w:ins>
      <w:r w:rsidR="00945139" w:rsidRPr="00457BB8">
        <w:rPr>
          <w:rFonts w:ascii="IRNazanin" w:hAnsi="IRNazanin" w:cs="IRNazanin"/>
          <w:sz w:val="28"/>
          <w:szCs w:val="28"/>
          <w:rtl/>
          <w:lang w:bidi="fa-IR"/>
        </w:rPr>
        <w:t>دو قریه‌ی ک</w:t>
      </w:r>
      <w:r w:rsidR="00F5627E" w:rsidRPr="00457BB8">
        <w:rPr>
          <w:rFonts w:ascii="IRNazanin" w:hAnsi="IRNazanin" w:cs="IRNazanin" w:hint="cs"/>
          <w:sz w:val="28"/>
          <w:szCs w:val="28"/>
          <w:rtl/>
          <w:lang w:bidi="fa-IR"/>
        </w:rPr>
        <w:t>ُ</w:t>
      </w:r>
      <w:r w:rsidR="00945139" w:rsidRPr="00457BB8">
        <w:rPr>
          <w:rFonts w:ascii="IRNazanin" w:hAnsi="IRNazanin" w:cs="IRNazanin"/>
          <w:sz w:val="28"/>
          <w:szCs w:val="28"/>
          <w:rtl/>
          <w:lang w:bidi="fa-IR"/>
        </w:rPr>
        <w:t>نج</w:t>
      </w:r>
      <w:r w:rsidR="00F5627E" w:rsidRPr="00457BB8">
        <w:rPr>
          <w:rFonts w:ascii="IRNazanin" w:hAnsi="IRNazanin" w:cs="IRNazanin" w:hint="cs"/>
          <w:sz w:val="28"/>
          <w:szCs w:val="28"/>
          <w:rtl/>
          <w:lang w:bidi="fa-IR"/>
        </w:rPr>
        <w:t>َ</w:t>
      </w:r>
      <w:r w:rsidR="00945139" w:rsidRPr="00457BB8">
        <w:rPr>
          <w:rFonts w:ascii="IRNazanin" w:hAnsi="IRNazanin" w:cs="IRNazanin"/>
          <w:sz w:val="28"/>
          <w:szCs w:val="28"/>
          <w:rtl/>
          <w:lang w:bidi="fa-IR"/>
        </w:rPr>
        <w:t>ک و خارک</w:t>
      </w:r>
      <w:r w:rsidR="002D454C" w:rsidRPr="00457BB8">
        <w:rPr>
          <w:rFonts w:ascii="IRNazanin" w:hAnsi="IRNazanin" w:cs="IRNazanin" w:hint="cs"/>
          <w:sz w:val="28"/>
          <w:szCs w:val="28"/>
          <w:rtl/>
          <w:lang w:bidi="fa-IR"/>
        </w:rPr>
        <w:t>َ</w:t>
      </w:r>
      <w:r w:rsidR="00945139" w:rsidRPr="00457BB8">
        <w:rPr>
          <w:rFonts w:ascii="IRNazanin" w:hAnsi="IRNazanin" w:cs="IRNazanin"/>
          <w:sz w:val="28"/>
          <w:szCs w:val="28"/>
          <w:rtl/>
          <w:lang w:bidi="fa-IR"/>
        </w:rPr>
        <w:t>ش در ۱۶ کیلومتری شمال شهر سرپل</w:t>
      </w:r>
      <w:del w:id="195" w:author="Saeedi, Faiza" w:date="2025-06-05T23:01:00Z">
        <w:r w:rsidR="00945139" w:rsidRPr="00457BB8" w:rsidDel="00470FFF">
          <w:rPr>
            <w:rFonts w:ascii="IRNazanin" w:hAnsi="IRNazanin" w:cs="IRNazanin"/>
            <w:sz w:val="28"/>
            <w:szCs w:val="28"/>
            <w:rtl/>
            <w:lang w:bidi="fa-IR"/>
          </w:rPr>
          <w:delText>،</w:delText>
        </w:r>
      </w:del>
      <w:r w:rsidR="00945139" w:rsidRPr="00457BB8">
        <w:rPr>
          <w:rFonts w:ascii="IRNazanin" w:hAnsi="IRNazanin" w:cs="IRNazanin"/>
          <w:sz w:val="28"/>
          <w:szCs w:val="28"/>
          <w:rtl/>
          <w:lang w:bidi="fa-IR"/>
        </w:rPr>
        <w:t xml:space="preserve"> </w:t>
      </w:r>
      <w:del w:id="196" w:author="Saeedi, Faiza" w:date="2025-06-29T22:17:00Z">
        <w:r w:rsidR="00945139" w:rsidRPr="00457BB8" w:rsidDel="009018F4">
          <w:rPr>
            <w:rFonts w:ascii="IRNazanin" w:hAnsi="IRNazanin" w:cs="IRNazanin"/>
            <w:sz w:val="28"/>
            <w:szCs w:val="28"/>
            <w:rtl/>
            <w:lang w:bidi="fa-IR"/>
          </w:rPr>
          <w:delText xml:space="preserve">زندگی </w:delText>
        </w:r>
      </w:del>
      <w:ins w:id="197" w:author="Saeedi, Faiza" w:date="2025-06-29T22:17:00Z">
        <w:r w:rsidR="009018F4" w:rsidRPr="00457BB8">
          <w:rPr>
            <w:rFonts w:ascii="IRNazanin" w:hAnsi="IRNazanin" w:cs="IRNazanin" w:hint="cs"/>
            <w:sz w:val="28"/>
            <w:szCs w:val="28"/>
            <w:rtl/>
            <w:lang w:bidi="fa-IR"/>
          </w:rPr>
          <w:t>سپری</w:t>
        </w:r>
        <w:r w:rsidR="009018F4" w:rsidRPr="00457BB8">
          <w:rPr>
            <w:rFonts w:ascii="IRNazanin" w:hAnsi="IRNazanin" w:cs="IRNazanin"/>
            <w:sz w:val="28"/>
            <w:szCs w:val="28"/>
            <w:rtl/>
            <w:lang w:bidi="fa-IR"/>
          </w:rPr>
          <w:t xml:space="preserve"> </w:t>
        </w:r>
      </w:ins>
      <w:del w:id="198" w:author="Saeedi, Faiza" w:date="2025-06-05T23:01:00Z">
        <w:r w:rsidR="00945139" w:rsidRPr="00457BB8" w:rsidDel="00470FFF">
          <w:rPr>
            <w:rFonts w:ascii="IRNazanin" w:hAnsi="IRNazanin" w:cs="IRNazanin"/>
            <w:sz w:val="28"/>
            <w:szCs w:val="28"/>
            <w:rtl/>
            <w:lang w:bidi="fa-IR"/>
          </w:rPr>
          <w:delText xml:space="preserve">می‌کنند </w:delText>
        </w:r>
      </w:del>
      <w:ins w:id="199" w:author="Saeedi, Faiza" w:date="2025-06-05T23:01:00Z">
        <w:r w:rsidR="00470FFF" w:rsidRPr="00457BB8">
          <w:rPr>
            <w:rFonts w:ascii="IRNazanin" w:hAnsi="IRNazanin" w:cs="IRNazanin" w:hint="cs"/>
            <w:sz w:val="28"/>
            <w:szCs w:val="28"/>
            <w:rtl/>
            <w:lang w:bidi="fa-IR"/>
          </w:rPr>
          <w:t>می‌کردند</w:t>
        </w:r>
        <w:r w:rsidR="00470FFF" w:rsidRPr="00457BB8">
          <w:rPr>
            <w:rFonts w:ascii="IRNazanin" w:hAnsi="IRNazanin" w:cs="IRNazanin"/>
            <w:sz w:val="28"/>
            <w:szCs w:val="28"/>
            <w:rtl/>
            <w:lang w:bidi="fa-IR"/>
          </w:rPr>
          <w:t xml:space="preserve"> </w:t>
        </w:r>
      </w:ins>
      <w:r w:rsidR="00945139" w:rsidRPr="00457BB8">
        <w:rPr>
          <w:rFonts w:ascii="IRNazanin" w:hAnsi="IRNazanin" w:cs="IRNazanin"/>
          <w:sz w:val="28"/>
          <w:szCs w:val="28"/>
          <w:rtl/>
          <w:lang w:bidi="fa-IR"/>
        </w:rPr>
        <w:t>و</w:t>
      </w:r>
      <w:r w:rsidR="00F2242F" w:rsidRPr="00457BB8">
        <w:rPr>
          <w:rFonts w:ascii="IRNazanin" w:hAnsi="IRNazanin" w:cs="IRNazanin"/>
          <w:sz w:val="28"/>
          <w:szCs w:val="28"/>
          <w:rtl/>
          <w:lang w:bidi="fa-IR"/>
        </w:rPr>
        <w:t xml:space="preserve"> </w:t>
      </w:r>
      <w:del w:id="200" w:author="Saeedi, Faiza" w:date="2025-06-29T22:17:00Z">
        <w:r w:rsidR="00F2242F" w:rsidRPr="00457BB8" w:rsidDel="009018F4">
          <w:rPr>
            <w:rFonts w:ascii="IRNazanin" w:hAnsi="IRNazanin" w:cs="IRNazanin"/>
            <w:sz w:val="28"/>
            <w:szCs w:val="28"/>
            <w:rtl/>
            <w:lang w:bidi="fa-IR"/>
          </w:rPr>
          <w:delText xml:space="preserve">مشغول </w:delText>
        </w:r>
      </w:del>
      <w:r w:rsidR="00F2242F" w:rsidRPr="00457BB8">
        <w:rPr>
          <w:rFonts w:ascii="IRNazanin" w:hAnsi="IRNazanin" w:cs="IRNazanin"/>
          <w:sz w:val="28"/>
          <w:szCs w:val="28"/>
          <w:rtl/>
          <w:lang w:bidi="fa-IR"/>
        </w:rPr>
        <w:t xml:space="preserve">زراعت </w:t>
      </w:r>
      <w:del w:id="201" w:author="Saeedi, Faiza" w:date="2025-06-05T23:01:00Z">
        <w:r w:rsidR="00F2242F" w:rsidRPr="00457BB8" w:rsidDel="00470FFF">
          <w:rPr>
            <w:rFonts w:ascii="IRNazanin" w:hAnsi="IRNazanin" w:cs="IRNazanin"/>
            <w:sz w:val="28"/>
            <w:szCs w:val="28"/>
            <w:rtl/>
            <w:lang w:bidi="fa-IR"/>
          </w:rPr>
          <w:delText>هستند</w:delText>
        </w:r>
      </w:del>
      <w:ins w:id="202" w:author="Saeedi, Faiza" w:date="2025-06-29T22:17:00Z">
        <w:r w:rsidR="009018F4" w:rsidRPr="00457BB8">
          <w:rPr>
            <w:rFonts w:ascii="IRNazanin" w:hAnsi="IRNazanin" w:cs="IRNazanin" w:hint="cs"/>
            <w:sz w:val="28"/>
            <w:szCs w:val="28"/>
            <w:rtl/>
            <w:lang w:bidi="fa-IR"/>
          </w:rPr>
          <w:t>می‌کردند</w:t>
        </w:r>
      </w:ins>
      <w:r w:rsidR="00F2242F" w:rsidRPr="00457BB8">
        <w:rPr>
          <w:rFonts w:ascii="IRNazanin" w:hAnsi="IRNazanin" w:cs="IRNazanin"/>
          <w:sz w:val="28"/>
          <w:szCs w:val="28"/>
          <w:rtl/>
          <w:lang w:bidi="fa-IR"/>
        </w:rPr>
        <w:t>. بسیاری از آن‌ها گله‌های بزرگی از گوسفند داشتند. در طول زمستان و اوایل بهار گله‌های خود را در چراگاه‌های نزدیک می‌بردند</w:t>
      </w:r>
      <w:ins w:id="203" w:author="Saeedi, Faiza" w:date="2025-06-05T23:01:00Z">
        <w:r w:rsidR="00470FFF" w:rsidRPr="00457BB8">
          <w:rPr>
            <w:rFonts w:ascii="IRNazanin" w:hAnsi="IRNazanin" w:cs="IRNazanin" w:hint="cs"/>
            <w:sz w:val="28"/>
            <w:szCs w:val="28"/>
            <w:rtl/>
            <w:lang w:bidi="fa-IR"/>
          </w:rPr>
          <w:t>؛</w:t>
        </w:r>
      </w:ins>
      <w:del w:id="204" w:author="Saeedi, Faiza" w:date="2025-06-05T23:01:00Z">
        <w:r w:rsidR="00F2242F" w:rsidRPr="00457BB8" w:rsidDel="00470FFF">
          <w:rPr>
            <w:rFonts w:ascii="IRNazanin" w:hAnsi="IRNazanin" w:cs="IRNazanin"/>
            <w:sz w:val="28"/>
            <w:szCs w:val="28"/>
            <w:rtl/>
            <w:lang w:bidi="fa-IR"/>
          </w:rPr>
          <w:delText>.</w:delText>
        </w:r>
      </w:del>
      <w:r w:rsidR="00D97C18" w:rsidRPr="00457BB8">
        <w:rPr>
          <w:rFonts w:ascii="IRNazanin" w:hAnsi="IRNazanin" w:cs="IRNazanin"/>
          <w:sz w:val="28"/>
          <w:szCs w:val="28"/>
          <w:rtl/>
          <w:lang w:bidi="fa-IR"/>
        </w:rPr>
        <w:t xml:space="preserve"> با تمام شدن بهار، با گله‌های خویش</w:t>
      </w:r>
      <w:r w:rsidR="0075616F" w:rsidRPr="00457BB8">
        <w:rPr>
          <w:rFonts w:ascii="IRNazanin" w:hAnsi="IRNazanin" w:cs="IRNazanin"/>
          <w:sz w:val="28"/>
          <w:szCs w:val="28"/>
          <w:rtl/>
          <w:lang w:bidi="fa-IR"/>
        </w:rPr>
        <w:t xml:space="preserve"> </w:t>
      </w:r>
      <w:r w:rsidR="00D97C18" w:rsidRPr="00457BB8">
        <w:rPr>
          <w:rFonts w:ascii="IRNazanin" w:hAnsi="IRNazanin" w:cs="IRNazanin"/>
          <w:sz w:val="28"/>
          <w:szCs w:val="28"/>
          <w:rtl/>
          <w:lang w:bidi="fa-IR"/>
        </w:rPr>
        <w:t>به سمت چراگاه‌های کوهستانی لعل و سرجنگل</w:t>
      </w:r>
      <w:r w:rsidR="00D9758E" w:rsidRPr="00457BB8">
        <w:rPr>
          <w:rFonts w:ascii="IRNazanin" w:hAnsi="IRNazanin" w:cs="IRNazanin"/>
          <w:sz w:val="28"/>
          <w:szCs w:val="28"/>
          <w:rtl/>
          <w:lang w:bidi="fa-IR"/>
        </w:rPr>
        <w:t xml:space="preserve"> </w:t>
      </w:r>
      <w:del w:id="205" w:author="Saeedi, Faiza" w:date="2025-06-05T23:02:00Z">
        <w:r w:rsidR="00D9758E" w:rsidRPr="00457BB8" w:rsidDel="00470FFF">
          <w:rPr>
            <w:rFonts w:ascii="IRNazanin" w:hAnsi="IRNazanin" w:cs="IRNazanin" w:hint="cs"/>
            <w:sz w:val="28"/>
            <w:szCs w:val="28"/>
            <w:rtl/>
            <w:lang w:bidi="fa-IR"/>
          </w:rPr>
          <w:delText>روان</w:delText>
        </w:r>
        <w:r w:rsidR="00D9758E" w:rsidRPr="00457BB8" w:rsidDel="00470FFF">
          <w:rPr>
            <w:rFonts w:ascii="IRNazanin" w:hAnsi="IRNazanin" w:cs="IRNazanin"/>
            <w:sz w:val="28"/>
            <w:szCs w:val="28"/>
            <w:rtl/>
            <w:lang w:bidi="fa-IR"/>
          </w:rPr>
          <w:delText xml:space="preserve"> </w:delText>
        </w:r>
        <w:r w:rsidR="00D9758E" w:rsidRPr="00457BB8" w:rsidDel="00470FFF">
          <w:rPr>
            <w:rFonts w:ascii="IRNazanin" w:hAnsi="IRNazanin" w:cs="IRNazanin" w:hint="cs"/>
            <w:sz w:val="28"/>
            <w:szCs w:val="28"/>
            <w:rtl/>
            <w:lang w:bidi="fa-IR"/>
          </w:rPr>
          <w:delText>می‌شدند</w:delText>
        </w:r>
        <w:r w:rsidR="00D9758E" w:rsidRPr="00457BB8" w:rsidDel="00470FFF">
          <w:rPr>
            <w:rFonts w:ascii="IRNazanin" w:hAnsi="IRNazanin" w:cs="IRNazanin"/>
            <w:sz w:val="28"/>
            <w:szCs w:val="28"/>
            <w:rtl/>
            <w:lang w:bidi="fa-IR"/>
          </w:rPr>
          <w:delText xml:space="preserve"> </w:delText>
        </w:r>
        <w:r w:rsidR="00D9758E" w:rsidRPr="00457BB8" w:rsidDel="00470FFF">
          <w:rPr>
            <w:rFonts w:ascii="IRNazanin" w:hAnsi="IRNazanin" w:cs="IRNazanin" w:hint="cs"/>
            <w:sz w:val="28"/>
            <w:szCs w:val="28"/>
            <w:rtl/>
            <w:lang w:bidi="fa-IR"/>
          </w:rPr>
          <w:delText>که</w:delText>
        </w:r>
        <w:r w:rsidR="00D97C18" w:rsidRPr="00457BB8" w:rsidDel="00470FFF">
          <w:rPr>
            <w:rFonts w:ascii="IRNazanin" w:hAnsi="IRNazanin" w:cs="IRNazanin"/>
            <w:sz w:val="28"/>
            <w:szCs w:val="28"/>
            <w:rtl/>
            <w:lang w:bidi="fa-IR"/>
          </w:rPr>
          <w:delText xml:space="preserve"> </w:delText>
        </w:r>
      </w:del>
      <w:ins w:id="206" w:author="Saeedi, Faiza" w:date="2025-06-05T23:02:00Z">
        <w:del w:id="207" w:author="Mohammad Mohammadi" w:date="2025-07-07T15:05:00Z">
          <w:r w:rsidR="00470FFF" w:rsidRPr="00457BB8" w:rsidDel="00F54A99">
            <w:rPr>
              <w:rFonts w:ascii="IRNazanin" w:hAnsi="IRNazanin" w:cs="IRNazanin"/>
              <w:sz w:val="28"/>
              <w:szCs w:val="28"/>
              <w:rtl/>
              <w:lang w:bidi="fa-IR"/>
            </w:rPr>
            <w:delText>-</w:delText>
          </w:r>
        </w:del>
      </w:ins>
      <w:ins w:id="208" w:author="Mohammad Mohammadi" w:date="2025-07-07T15:05:00Z">
        <w:r w:rsidR="00F54A99" w:rsidRPr="00457BB8">
          <w:rPr>
            <w:rFonts w:ascii="IRNazanin" w:hAnsi="IRNazanin" w:cs="IRNazanin" w:hint="cs"/>
            <w:sz w:val="28"/>
            <w:szCs w:val="28"/>
            <w:rtl/>
            <w:lang w:bidi="fa-IR"/>
          </w:rPr>
          <w:t xml:space="preserve">ـ </w:t>
        </w:r>
      </w:ins>
      <w:r w:rsidR="00D97C18" w:rsidRPr="00457BB8">
        <w:rPr>
          <w:rFonts w:ascii="IRNazanin" w:hAnsi="IRNazanin" w:cs="IRNazanin"/>
          <w:sz w:val="28"/>
          <w:szCs w:val="28"/>
          <w:rtl/>
          <w:lang w:bidi="fa-IR"/>
        </w:rPr>
        <w:t>منطقه‌ی هزاره‌نشین ولایت غور</w:t>
      </w:r>
      <w:ins w:id="209" w:author="Saeedi, Faiza" w:date="2025-06-05T23:02:00Z">
        <w:del w:id="210" w:author="Mohammad Mohammadi" w:date="2025-07-07T15:06:00Z">
          <w:r w:rsidR="00470FFF" w:rsidRPr="00457BB8" w:rsidDel="00F54A99">
            <w:rPr>
              <w:rFonts w:ascii="IRNazanin" w:hAnsi="IRNazanin" w:cs="IRNazanin"/>
              <w:sz w:val="28"/>
              <w:szCs w:val="28"/>
              <w:rtl/>
              <w:lang w:bidi="fa-IR"/>
            </w:rPr>
            <w:delText>-</w:delText>
          </w:r>
        </w:del>
      </w:ins>
      <w:ins w:id="211" w:author="Mohammad Mohammadi" w:date="2025-07-07T15:06:00Z">
        <w:r w:rsidR="00F54A99" w:rsidRPr="00457BB8">
          <w:rPr>
            <w:rFonts w:ascii="IRNazanin" w:hAnsi="IRNazanin" w:cs="IRNazanin" w:hint="cs"/>
            <w:sz w:val="28"/>
            <w:szCs w:val="28"/>
            <w:rtl/>
            <w:lang w:bidi="fa-IR"/>
          </w:rPr>
          <w:t xml:space="preserve"> ـ</w:t>
        </w:r>
      </w:ins>
      <w:ins w:id="212" w:author="Saeedi, Faiza" w:date="2025-06-05T23:02:00Z">
        <w:r w:rsidR="00470FFF" w:rsidRPr="00457BB8">
          <w:rPr>
            <w:rFonts w:ascii="IRNazanin" w:hAnsi="IRNazanin" w:cs="IRNazanin"/>
            <w:sz w:val="28"/>
            <w:szCs w:val="28"/>
            <w:rtl/>
            <w:lang w:bidi="fa-IR"/>
          </w:rPr>
          <w:t xml:space="preserve"> </w:t>
        </w:r>
      </w:ins>
      <w:ins w:id="213" w:author="Saeedi, Faiza" w:date="2025-06-29T22:17:00Z">
        <w:r w:rsidR="009018F4" w:rsidRPr="00457BB8">
          <w:rPr>
            <w:rFonts w:ascii="IRNazanin" w:hAnsi="IRNazanin" w:cs="IRNazanin" w:hint="cs"/>
            <w:sz w:val="28"/>
            <w:szCs w:val="28"/>
            <w:rtl/>
            <w:lang w:bidi="fa-IR"/>
          </w:rPr>
          <w:t>حرکت</w:t>
        </w:r>
        <w:r w:rsidR="009018F4" w:rsidRPr="00457BB8">
          <w:rPr>
            <w:rFonts w:ascii="IRNazanin" w:hAnsi="IRNazanin" w:cs="IRNazanin"/>
            <w:sz w:val="28"/>
            <w:szCs w:val="28"/>
            <w:rtl/>
            <w:lang w:bidi="fa-IR"/>
          </w:rPr>
          <w:t xml:space="preserve"> </w:t>
        </w:r>
        <w:r w:rsidR="009018F4" w:rsidRPr="00457BB8">
          <w:rPr>
            <w:rFonts w:ascii="IRNazanin" w:hAnsi="IRNazanin" w:cs="IRNazanin" w:hint="cs"/>
            <w:sz w:val="28"/>
            <w:szCs w:val="28"/>
            <w:rtl/>
            <w:lang w:bidi="fa-IR"/>
          </w:rPr>
          <w:t>می‌کردند</w:t>
        </w:r>
      </w:ins>
      <w:ins w:id="214" w:author="Saeedi, Faiza" w:date="2025-06-05T23:02:00Z">
        <w:r w:rsidR="00470FFF" w:rsidRPr="00457BB8">
          <w:rPr>
            <w:rFonts w:ascii="IRNazanin" w:hAnsi="IRNazanin" w:cs="IRNazanin"/>
            <w:sz w:val="28"/>
            <w:szCs w:val="28"/>
            <w:rtl/>
            <w:lang w:bidi="fa-IR"/>
          </w:rPr>
          <w:t xml:space="preserve"> </w:t>
        </w:r>
      </w:ins>
      <w:del w:id="215" w:author="Saeedi, Faiza" w:date="2025-06-05T23:02:00Z">
        <w:r w:rsidR="00D97C18" w:rsidRPr="00457BB8" w:rsidDel="00470FFF">
          <w:rPr>
            <w:rFonts w:ascii="IRNazanin" w:hAnsi="IRNazanin" w:cs="IRNazanin"/>
            <w:sz w:val="28"/>
            <w:szCs w:val="28"/>
            <w:rtl/>
            <w:lang w:bidi="fa-IR"/>
          </w:rPr>
          <w:delText xml:space="preserve"> </w:delText>
        </w:r>
        <w:r w:rsidR="0075616F" w:rsidRPr="00457BB8" w:rsidDel="00470FFF">
          <w:rPr>
            <w:rFonts w:ascii="IRNazanin" w:hAnsi="IRNazanin" w:cs="IRNazanin" w:hint="cs"/>
            <w:sz w:val="28"/>
            <w:szCs w:val="28"/>
            <w:rtl/>
            <w:lang w:bidi="fa-IR"/>
          </w:rPr>
          <w:delText>واقع</w:delText>
        </w:r>
        <w:r w:rsidR="0075616F" w:rsidRPr="00457BB8" w:rsidDel="00470FFF">
          <w:rPr>
            <w:rFonts w:ascii="IRNazanin" w:hAnsi="IRNazanin" w:cs="IRNazanin"/>
            <w:sz w:val="28"/>
            <w:szCs w:val="28"/>
            <w:rtl/>
            <w:lang w:bidi="fa-IR"/>
          </w:rPr>
          <w:delText xml:space="preserve"> </w:delText>
        </w:r>
        <w:r w:rsidR="00D97C18" w:rsidRPr="00457BB8" w:rsidDel="00470FFF">
          <w:rPr>
            <w:rFonts w:ascii="IRNazanin" w:hAnsi="IRNazanin" w:cs="IRNazanin"/>
            <w:sz w:val="28"/>
            <w:szCs w:val="28"/>
            <w:rtl/>
            <w:lang w:bidi="fa-IR"/>
          </w:rPr>
          <w:delText>بود</w:delText>
        </w:r>
        <w:r w:rsidR="00B0086C" w:rsidRPr="00457BB8" w:rsidDel="00470FFF">
          <w:rPr>
            <w:rFonts w:ascii="IRNazanin" w:hAnsi="IRNazanin" w:cs="IRNazanin"/>
            <w:sz w:val="28"/>
            <w:szCs w:val="28"/>
            <w:rtl/>
            <w:lang w:bidi="fa-IR"/>
          </w:rPr>
          <w:delText xml:space="preserve"> </w:delText>
        </w:r>
      </w:del>
      <w:r w:rsidR="00B0086C" w:rsidRPr="00457BB8">
        <w:rPr>
          <w:rFonts w:ascii="IRNazanin" w:hAnsi="IRNazanin" w:cs="IRNazanin"/>
          <w:sz w:val="28"/>
          <w:szCs w:val="28"/>
          <w:rtl/>
          <w:lang w:bidi="fa-IR"/>
        </w:rPr>
        <w:t>و تا ماه اسد تابستان در آن‌جا می‌ماندند.</w:t>
      </w:r>
    </w:p>
    <w:p w14:paraId="0BF24986" w14:textId="745E78AD" w:rsidR="00865F9A" w:rsidRPr="00457BB8" w:rsidRDefault="00865F9A"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در آن زمان، سرپل مرکز ولسوالی و یک از شهرهای بزرگ جنوبی ولایت جوزجان بود. ساکنین سرپل از لحاظ قومی</w:t>
      </w:r>
      <w:r w:rsidR="007A0166" w:rsidRPr="00457BB8">
        <w:rPr>
          <w:rFonts w:ascii="IRNazanin" w:hAnsi="IRNazanin" w:cs="IRNazanin"/>
          <w:sz w:val="28"/>
          <w:szCs w:val="28"/>
          <w:rtl/>
          <w:lang w:bidi="fa-IR"/>
        </w:rPr>
        <w:t xml:space="preserve"> به شدت متنوع بودند، چیزی که باعث می‌شد تا گروه‌های زبانی مختلف برای منابع کمیاب با هم به رقابت بپردازند</w:t>
      </w:r>
      <w:ins w:id="216" w:author="Saeedi, Faiza" w:date="2025-06-29T22:17:00Z">
        <w:r w:rsidR="009018F4" w:rsidRPr="00457BB8">
          <w:rPr>
            <w:rFonts w:ascii="IRNazanin" w:hAnsi="IRNazanin" w:cs="IRNazanin"/>
            <w:sz w:val="28"/>
            <w:szCs w:val="28"/>
            <w:rtl/>
            <w:lang w:bidi="fa-IR"/>
          </w:rPr>
          <w:t>.</w:t>
        </w:r>
      </w:ins>
      <w:del w:id="217" w:author="Saeedi, Faiza" w:date="2025-06-29T22:17:00Z">
        <w:r w:rsidR="007A0166" w:rsidRPr="00457BB8" w:rsidDel="009018F4">
          <w:rPr>
            <w:rFonts w:ascii="IRNazanin" w:hAnsi="IRNazanin" w:cs="IRNazanin"/>
            <w:sz w:val="28"/>
            <w:szCs w:val="28"/>
            <w:rtl/>
            <w:lang w:bidi="fa-IR"/>
          </w:rPr>
          <w:delText>،</w:delText>
        </w:r>
      </w:del>
      <w:r w:rsidR="007A0166" w:rsidRPr="00457BB8">
        <w:rPr>
          <w:rFonts w:ascii="IRNazanin" w:hAnsi="IRNazanin" w:cs="IRNazanin"/>
          <w:sz w:val="28"/>
          <w:szCs w:val="28"/>
          <w:rtl/>
          <w:lang w:bidi="fa-IR"/>
        </w:rPr>
        <w:t xml:space="preserve"> مخصوصا در طی قحطی</w:t>
      </w:r>
      <w:ins w:id="218" w:author="Mohammad Mohammadi" w:date="2025-07-07T15:07:00Z">
        <w:r w:rsidR="000F4361" w:rsidRPr="00457BB8">
          <w:rPr>
            <w:rFonts w:ascii="IRNazanin" w:hAnsi="IRNazanin" w:cs="IRNazanin" w:hint="cs"/>
            <w:sz w:val="28"/>
            <w:szCs w:val="28"/>
            <w:rtl/>
            <w:lang w:bidi="fa-IR"/>
          </w:rPr>
          <w:t>ِ</w:t>
        </w:r>
      </w:ins>
      <w:r w:rsidR="00597200" w:rsidRPr="00457BB8">
        <w:rPr>
          <w:rFonts w:ascii="IRNazanin" w:hAnsi="IRNazanin" w:cs="IRNazanin"/>
          <w:sz w:val="28"/>
          <w:szCs w:val="28"/>
          <w:rtl/>
          <w:lang w:bidi="fa-IR"/>
        </w:rPr>
        <w:t xml:space="preserve"> سخت</w:t>
      </w:r>
      <w:r w:rsidR="007A0166" w:rsidRPr="00457BB8">
        <w:rPr>
          <w:rFonts w:ascii="IRNazanin" w:hAnsi="IRNazanin" w:cs="IRNazanin"/>
          <w:sz w:val="28"/>
          <w:szCs w:val="28"/>
          <w:rtl/>
          <w:lang w:bidi="fa-IR"/>
        </w:rPr>
        <w:t xml:space="preserve"> سال‌های ۱۹۷۰ و ۱۹۷۱</w:t>
      </w:r>
      <w:r w:rsidR="00E12604" w:rsidRPr="00457BB8">
        <w:rPr>
          <w:rFonts w:ascii="IRNazanin" w:hAnsi="IRNazanin" w:cs="IRNazanin" w:hint="cs"/>
          <w:sz w:val="28"/>
          <w:szCs w:val="28"/>
          <w:rtl/>
          <w:lang w:bidi="fa-IR"/>
        </w:rPr>
        <w:t>م</w:t>
      </w:r>
      <w:r w:rsidR="00E12604" w:rsidRPr="00457BB8">
        <w:rPr>
          <w:rFonts w:ascii="IRNazanin" w:hAnsi="IRNazanin" w:cs="IRNazanin"/>
          <w:sz w:val="28"/>
          <w:szCs w:val="28"/>
          <w:rtl/>
          <w:lang w:bidi="fa-IR"/>
        </w:rPr>
        <w:t>.</w:t>
      </w:r>
      <w:r w:rsidR="007A0166" w:rsidRPr="00457BB8">
        <w:rPr>
          <w:rFonts w:ascii="IRNazanin" w:hAnsi="IRNazanin" w:cs="IRNazanin"/>
          <w:sz w:val="28"/>
          <w:szCs w:val="28"/>
          <w:rtl/>
          <w:lang w:bidi="fa-IR"/>
        </w:rPr>
        <w:t xml:space="preserve"> قبایل زیادی وارد این رقابت شدند. </w:t>
      </w:r>
      <w:r w:rsidR="00F81D6F" w:rsidRPr="00457BB8">
        <w:rPr>
          <w:rFonts w:ascii="IRNazanin" w:hAnsi="IRNazanin" w:cs="IRNazanin"/>
          <w:sz w:val="28"/>
          <w:szCs w:val="28"/>
          <w:rtl/>
          <w:lang w:bidi="fa-IR"/>
        </w:rPr>
        <w:t>در دهه‌ی ۱۹۶۰ و ۱۹۷۰م. حرف اول و آخر در شکل‌گیری روابط اجتماعی و سیاسی</w:t>
      </w:r>
      <w:r w:rsidR="00E12604" w:rsidRPr="00457BB8">
        <w:rPr>
          <w:rFonts w:ascii="IRNazanin" w:hAnsi="IRNazanin" w:cs="IRNazanin"/>
          <w:sz w:val="28"/>
          <w:szCs w:val="28"/>
          <w:rtl/>
          <w:lang w:bidi="fa-IR"/>
        </w:rPr>
        <w:t xml:space="preserve"> را</w:t>
      </w:r>
      <w:r w:rsidR="00F81D6F" w:rsidRPr="00457BB8">
        <w:rPr>
          <w:rFonts w:ascii="IRNazanin" w:hAnsi="IRNazanin" w:cs="IRNazanin"/>
          <w:sz w:val="28"/>
          <w:szCs w:val="28"/>
          <w:rtl/>
          <w:lang w:bidi="fa-IR"/>
        </w:rPr>
        <w:t xml:space="preserve"> </w:t>
      </w:r>
      <w:r w:rsidR="00E12604" w:rsidRPr="00457BB8">
        <w:rPr>
          <w:rFonts w:ascii="IRNazanin" w:hAnsi="IRNazanin" w:cs="IRNazanin"/>
          <w:sz w:val="28"/>
          <w:szCs w:val="28"/>
          <w:rtl/>
          <w:lang w:bidi="fa-IR"/>
        </w:rPr>
        <w:t xml:space="preserve">هویت‌ قومی و قبیله‌ای </w:t>
      </w:r>
      <w:r w:rsidR="00F81D6F" w:rsidRPr="00457BB8">
        <w:rPr>
          <w:rFonts w:ascii="IRNazanin" w:hAnsi="IRNazanin" w:cs="IRNazanin"/>
          <w:sz w:val="28"/>
          <w:szCs w:val="28"/>
          <w:rtl/>
          <w:lang w:bidi="fa-IR"/>
        </w:rPr>
        <w:t xml:space="preserve">می‌زد. </w:t>
      </w:r>
      <w:r w:rsidR="00E12604" w:rsidRPr="00457BB8">
        <w:rPr>
          <w:rFonts w:ascii="IRNazanin" w:hAnsi="IRNazanin" w:cs="IRNazanin" w:hint="cs"/>
          <w:sz w:val="28"/>
          <w:szCs w:val="28"/>
          <w:rtl/>
          <w:lang w:bidi="fa-IR"/>
        </w:rPr>
        <w:t>طی</w:t>
      </w:r>
      <w:r w:rsidR="00E12604" w:rsidRPr="00457BB8">
        <w:rPr>
          <w:rFonts w:ascii="IRNazanin" w:hAnsi="IRNazanin" w:cs="IRNazanin"/>
          <w:sz w:val="28"/>
          <w:szCs w:val="28"/>
          <w:rtl/>
          <w:lang w:bidi="fa-IR"/>
        </w:rPr>
        <w:t xml:space="preserve"> </w:t>
      </w:r>
      <w:r w:rsidR="00E12604" w:rsidRPr="00457BB8">
        <w:rPr>
          <w:rFonts w:ascii="IRNazanin" w:hAnsi="IRNazanin" w:cs="IRNazanin" w:hint="cs"/>
          <w:sz w:val="28"/>
          <w:szCs w:val="28"/>
          <w:rtl/>
          <w:lang w:bidi="fa-IR"/>
        </w:rPr>
        <w:t>همین</w:t>
      </w:r>
      <w:r w:rsidR="00E12604" w:rsidRPr="00457BB8">
        <w:rPr>
          <w:rFonts w:ascii="IRNazanin" w:hAnsi="IRNazanin" w:cs="IRNazanin"/>
          <w:sz w:val="28"/>
          <w:szCs w:val="28"/>
          <w:rtl/>
          <w:lang w:bidi="fa-IR"/>
        </w:rPr>
        <w:t xml:space="preserve"> </w:t>
      </w:r>
      <w:r w:rsidR="00E12604" w:rsidRPr="00457BB8">
        <w:rPr>
          <w:rFonts w:ascii="IRNazanin" w:hAnsi="IRNazanin" w:cs="IRNazanin" w:hint="cs"/>
          <w:sz w:val="28"/>
          <w:szCs w:val="28"/>
          <w:rtl/>
          <w:lang w:bidi="fa-IR"/>
        </w:rPr>
        <w:t>سال‌ها</w:t>
      </w:r>
      <w:r w:rsidR="00DD68F8" w:rsidRPr="00457BB8">
        <w:rPr>
          <w:rFonts w:ascii="IRNazanin" w:hAnsi="IRNazanin" w:cs="IRNazanin"/>
          <w:sz w:val="28"/>
          <w:szCs w:val="28"/>
          <w:rtl/>
          <w:lang w:bidi="fa-IR"/>
        </w:rPr>
        <w:t xml:space="preserve"> شکاف‌های بزرگ و فزاینده‌ی مالی در کنار </w:t>
      </w:r>
      <w:r w:rsidR="003C79D0" w:rsidRPr="00457BB8">
        <w:rPr>
          <w:rFonts w:ascii="IRNazanin" w:hAnsi="IRNazanin" w:cs="IRNazanin"/>
          <w:sz w:val="28"/>
          <w:szCs w:val="28"/>
          <w:rtl/>
          <w:lang w:bidi="fa-IR"/>
        </w:rPr>
        <w:t>وابستگی‌های طبقاتی به وجود آمد</w:t>
      </w:r>
      <w:del w:id="219" w:author="Saeedi, Faiza" w:date="2025-06-05T23:03:00Z">
        <w:r w:rsidR="003C79D0" w:rsidRPr="00457BB8" w:rsidDel="00470FFF">
          <w:rPr>
            <w:rFonts w:ascii="IRNazanin" w:hAnsi="IRNazanin" w:cs="IRNazanin"/>
            <w:sz w:val="28"/>
            <w:szCs w:val="28"/>
            <w:rtl/>
            <w:lang w:bidi="fa-IR"/>
          </w:rPr>
          <w:delText>ند</w:delText>
        </w:r>
      </w:del>
      <w:r w:rsidR="003C79D0" w:rsidRPr="00457BB8">
        <w:rPr>
          <w:rFonts w:ascii="IRNazanin" w:hAnsi="IRNazanin" w:cs="IRNazanin"/>
          <w:sz w:val="28"/>
          <w:szCs w:val="28"/>
          <w:rtl/>
          <w:lang w:bidi="fa-IR"/>
        </w:rPr>
        <w:t xml:space="preserve"> و </w:t>
      </w:r>
      <w:r w:rsidR="00895093" w:rsidRPr="00457BB8">
        <w:rPr>
          <w:rFonts w:ascii="IRNazanin" w:hAnsi="IRNazanin" w:cs="IRNazanin"/>
          <w:sz w:val="28"/>
          <w:szCs w:val="28"/>
          <w:rtl/>
          <w:lang w:bidi="fa-IR"/>
        </w:rPr>
        <w:t xml:space="preserve">همه را </w:t>
      </w:r>
      <w:r w:rsidR="003C79D0" w:rsidRPr="00457BB8">
        <w:rPr>
          <w:rFonts w:ascii="IRNazanin" w:hAnsi="IRNazanin" w:cs="IRNazanin"/>
          <w:sz w:val="28"/>
          <w:szCs w:val="28"/>
          <w:rtl/>
          <w:lang w:bidi="fa-IR"/>
        </w:rPr>
        <w:t>در هر قوم و قبیله‌ای</w:t>
      </w:r>
      <w:r w:rsidR="00501EF5" w:rsidRPr="00457BB8">
        <w:rPr>
          <w:rFonts w:ascii="IRNazanin" w:hAnsi="IRNazanin" w:cs="IRNazanin"/>
          <w:sz w:val="28"/>
          <w:szCs w:val="28"/>
          <w:rtl/>
          <w:lang w:bidi="fa-IR"/>
        </w:rPr>
        <w:t xml:space="preserve"> </w:t>
      </w:r>
      <w:r w:rsidR="003C79D0" w:rsidRPr="00457BB8">
        <w:rPr>
          <w:rFonts w:ascii="IRNazanin" w:hAnsi="IRNazanin" w:cs="IRNazanin"/>
          <w:sz w:val="28"/>
          <w:szCs w:val="28"/>
          <w:rtl/>
          <w:lang w:bidi="fa-IR"/>
        </w:rPr>
        <w:t>متاثر ‌ساخت.</w:t>
      </w:r>
      <w:r w:rsidR="00C20C5F" w:rsidRPr="00457BB8">
        <w:rPr>
          <w:rFonts w:ascii="IRNazanin" w:hAnsi="IRNazanin" w:cs="IRNazanin"/>
          <w:sz w:val="28"/>
          <w:szCs w:val="28"/>
          <w:rtl/>
          <w:lang w:bidi="fa-IR"/>
        </w:rPr>
        <w:t xml:space="preserve"> </w:t>
      </w:r>
    </w:p>
    <w:p w14:paraId="0DE63380" w14:textId="7891DEF7" w:rsidR="009237A1" w:rsidRPr="00457BB8" w:rsidRDefault="007D42EB"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 xml:space="preserve">از سال ۱۸۸۰م. </w:t>
      </w:r>
      <w:r w:rsidR="00B04AA4" w:rsidRPr="00457BB8">
        <w:rPr>
          <w:rFonts w:ascii="IRNazanin" w:hAnsi="IRNazanin" w:cs="IRNazanin"/>
          <w:sz w:val="28"/>
          <w:szCs w:val="28"/>
          <w:rtl/>
          <w:lang w:bidi="fa-IR"/>
        </w:rPr>
        <w:t>امیر عبدالرحمن خان به دنبال ت</w:t>
      </w:r>
      <w:ins w:id="220" w:author="Saeedi, Faiza" w:date="2025-06-05T23:03:00Z">
        <w:r w:rsidR="00470FFF" w:rsidRPr="00457BB8">
          <w:rPr>
            <w:rFonts w:ascii="IRNazanin" w:hAnsi="IRNazanin" w:cs="IRNazanin" w:hint="cs"/>
            <w:sz w:val="28"/>
            <w:szCs w:val="28"/>
            <w:rtl/>
            <w:lang w:bidi="fa-IR"/>
          </w:rPr>
          <w:t>أ</w:t>
        </w:r>
      </w:ins>
      <w:del w:id="221" w:author="Saeedi, Faiza" w:date="2025-06-05T23:03:00Z">
        <w:r w:rsidR="00B04AA4" w:rsidRPr="00457BB8" w:rsidDel="00470FFF">
          <w:rPr>
            <w:rFonts w:ascii="IRNazanin" w:hAnsi="IRNazanin" w:cs="IRNazanin"/>
            <w:sz w:val="28"/>
            <w:szCs w:val="28"/>
            <w:rtl/>
            <w:lang w:bidi="fa-IR"/>
          </w:rPr>
          <w:delText>ا</w:delText>
        </w:r>
      </w:del>
      <w:r w:rsidR="00B04AA4" w:rsidRPr="00457BB8">
        <w:rPr>
          <w:rFonts w:ascii="IRNazanin" w:hAnsi="IRNazanin" w:cs="IRNazanin"/>
          <w:sz w:val="28"/>
          <w:szCs w:val="28"/>
          <w:rtl/>
          <w:lang w:bidi="fa-IR"/>
        </w:rPr>
        <w:t>سیس یک دولت منسجم در افغانستان بود. بدین‌منظور او قبایل پشتون خود را را به عنوان مرزبان و نگهبان در شمال کشور</w:t>
      </w:r>
      <w:r w:rsidR="00425A8C" w:rsidRPr="00457BB8">
        <w:rPr>
          <w:rFonts w:ascii="IRNazanin" w:hAnsi="IRNazanin" w:cs="IRNazanin" w:hint="cs"/>
          <w:sz w:val="28"/>
          <w:szCs w:val="28"/>
          <w:rtl/>
          <w:lang w:bidi="fa-IR"/>
        </w:rPr>
        <w:t>،</w:t>
      </w:r>
      <w:r w:rsidR="00B04AA4" w:rsidRPr="00457BB8">
        <w:rPr>
          <w:rFonts w:ascii="IRNazanin" w:hAnsi="IRNazanin" w:cs="IRNazanin"/>
          <w:sz w:val="28"/>
          <w:szCs w:val="28"/>
          <w:rtl/>
          <w:lang w:bidi="fa-IR"/>
        </w:rPr>
        <w:t xml:space="preserve"> </w:t>
      </w:r>
      <w:r w:rsidR="00425A8C" w:rsidRPr="00457BB8">
        <w:rPr>
          <w:rFonts w:ascii="IRNazanin" w:hAnsi="IRNazanin" w:cs="IRNazanin"/>
          <w:sz w:val="28"/>
          <w:szCs w:val="28"/>
          <w:rtl/>
          <w:lang w:bidi="fa-IR"/>
        </w:rPr>
        <w:t>جایی که تازه فتح کرده بود</w:t>
      </w:r>
      <w:r w:rsidR="00425A8C" w:rsidRPr="00457BB8">
        <w:rPr>
          <w:rFonts w:ascii="IRNazanin" w:hAnsi="IRNazanin" w:cs="IRNazanin" w:hint="cs"/>
          <w:sz w:val="28"/>
          <w:szCs w:val="28"/>
          <w:rtl/>
          <w:lang w:bidi="fa-IR"/>
        </w:rPr>
        <w:t>،</w:t>
      </w:r>
      <w:r w:rsidR="00425A8C" w:rsidRPr="00457BB8">
        <w:rPr>
          <w:rFonts w:ascii="IRNazanin" w:hAnsi="IRNazanin" w:cs="IRNazanin"/>
          <w:sz w:val="28"/>
          <w:szCs w:val="28"/>
          <w:rtl/>
          <w:lang w:bidi="fa-IR"/>
        </w:rPr>
        <w:t xml:space="preserve"> </w:t>
      </w:r>
      <w:r w:rsidR="00B04AA4" w:rsidRPr="00457BB8">
        <w:rPr>
          <w:rFonts w:ascii="IRNazanin" w:hAnsi="IRNazanin" w:cs="IRNazanin"/>
          <w:sz w:val="28"/>
          <w:szCs w:val="28"/>
          <w:rtl/>
          <w:lang w:bidi="fa-IR"/>
        </w:rPr>
        <w:t xml:space="preserve">گماشت. </w:t>
      </w:r>
      <w:r w:rsidR="00424D35" w:rsidRPr="00457BB8">
        <w:rPr>
          <w:rFonts w:ascii="IRNazanin" w:hAnsi="IRNazanin" w:cs="IRNazanin"/>
          <w:sz w:val="28"/>
          <w:szCs w:val="28"/>
          <w:rtl/>
          <w:lang w:bidi="fa-IR"/>
        </w:rPr>
        <w:t xml:space="preserve">در عین زمان،  فتح هزاره‌جات </w:t>
      </w:r>
      <w:r w:rsidR="00487BE6" w:rsidRPr="00457BB8">
        <w:rPr>
          <w:rFonts w:ascii="IRNazanin" w:hAnsi="IRNazanin" w:cs="IRNazanin" w:hint="cs"/>
          <w:sz w:val="28"/>
          <w:szCs w:val="28"/>
          <w:rtl/>
          <w:lang w:bidi="fa-IR"/>
        </w:rPr>
        <w:t>کلید</w:t>
      </w:r>
      <w:r w:rsidR="00424D35" w:rsidRPr="00457BB8">
        <w:rPr>
          <w:rFonts w:ascii="IRNazanin" w:hAnsi="IRNazanin" w:cs="IRNazanin"/>
          <w:sz w:val="28"/>
          <w:szCs w:val="28"/>
          <w:rtl/>
          <w:lang w:bidi="fa-IR"/>
        </w:rPr>
        <w:t xml:space="preserve"> چراگاه‌های کوهستانی مرکزی را به </w:t>
      </w:r>
      <w:r w:rsidR="00487BE6" w:rsidRPr="00457BB8">
        <w:rPr>
          <w:rFonts w:ascii="IRNazanin" w:hAnsi="IRNazanin" w:cs="IRNazanin" w:hint="cs"/>
          <w:sz w:val="28"/>
          <w:szCs w:val="28"/>
          <w:rtl/>
          <w:lang w:bidi="fa-IR"/>
        </w:rPr>
        <w:t>دست</w:t>
      </w:r>
      <w:r w:rsidR="00487BE6" w:rsidRPr="00457BB8">
        <w:rPr>
          <w:rFonts w:ascii="IRNazanin" w:hAnsi="IRNazanin" w:cs="IRNazanin"/>
          <w:sz w:val="28"/>
          <w:szCs w:val="28"/>
          <w:rtl/>
          <w:lang w:bidi="fa-IR"/>
        </w:rPr>
        <w:t xml:space="preserve"> پشتون‌ها م</w:t>
      </w:r>
      <w:r w:rsidR="00487BE6" w:rsidRPr="00457BB8">
        <w:rPr>
          <w:rFonts w:ascii="IRNazanin" w:hAnsi="IRNazanin" w:cs="IRNazanin" w:hint="cs"/>
          <w:sz w:val="28"/>
          <w:szCs w:val="28"/>
          <w:rtl/>
          <w:lang w:bidi="fa-IR"/>
        </w:rPr>
        <w:t>ی‌داد</w:t>
      </w:r>
      <w:r w:rsidR="00424D35" w:rsidRPr="00457BB8">
        <w:rPr>
          <w:rFonts w:ascii="IRNazanin" w:hAnsi="IRNazanin" w:cs="IRNazanin"/>
          <w:sz w:val="28"/>
          <w:szCs w:val="28"/>
          <w:rtl/>
          <w:lang w:bidi="fa-IR"/>
        </w:rPr>
        <w:t xml:space="preserve">. </w:t>
      </w:r>
      <w:r w:rsidR="00252CF4" w:rsidRPr="00457BB8">
        <w:rPr>
          <w:rFonts w:ascii="IRNazanin" w:hAnsi="IRNazanin" w:cs="IRNazanin"/>
          <w:sz w:val="28"/>
          <w:szCs w:val="28"/>
          <w:rtl/>
          <w:lang w:bidi="fa-IR"/>
        </w:rPr>
        <w:t xml:space="preserve">موج بزرگی از مهاجرت پشتون‌ها به راه افتاد. </w:t>
      </w:r>
      <w:r w:rsidR="009237A1" w:rsidRPr="00457BB8">
        <w:rPr>
          <w:rFonts w:ascii="IRNazanin" w:hAnsi="IRNazanin" w:cs="IRNazanin"/>
          <w:sz w:val="28"/>
          <w:szCs w:val="28"/>
          <w:rtl/>
        </w:rPr>
        <w:t>در هر دو منطقه (مناطق فتح‌شده و نواحی دیگر) و در سراسر کشور، نظام حقوق</w:t>
      </w:r>
      <w:r w:rsidR="003B44B3" w:rsidRPr="00457BB8">
        <w:rPr>
          <w:rFonts w:ascii="IRNazanin" w:hAnsi="IRNazanin" w:cs="IRNazanin"/>
          <w:sz w:val="28"/>
          <w:szCs w:val="28"/>
          <w:rtl/>
        </w:rPr>
        <w:t>ی</w:t>
      </w:r>
      <w:r w:rsidR="009237A1" w:rsidRPr="00457BB8">
        <w:rPr>
          <w:rFonts w:ascii="IRNazanin" w:hAnsi="IRNazanin" w:cs="IRNazanin"/>
          <w:sz w:val="28"/>
          <w:szCs w:val="28"/>
          <w:rtl/>
        </w:rPr>
        <w:t xml:space="preserve"> زمین و چراگاه که با خشونت دولتی پشتیبانی می‌شد، بر سلسله‌مراتب سیاسی گروه‌های قومی رقیب </w:t>
      </w:r>
      <w:r w:rsidR="00436AC9" w:rsidRPr="00457BB8">
        <w:rPr>
          <w:rFonts w:ascii="IRNazanin" w:hAnsi="IRNazanin" w:cs="IRNazanin" w:hint="cs"/>
          <w:sz w:val="28"/>
          <w:szCs w:val="28"/>
          <w:rtl/>
        </w:rPr>
        <w:t>چیره</w:t>
      </w:r>
      <w:r w:rsidR="009237A1" w:rsidRPr="00457BB8">
        <w:rPr>
          <w:rFonts w:ascii="IRNazanin" w:hAnsi="IRNazanin" w:cs="IRNazanin"/>
          <w:sz w:val="28"/>
          <w:szCs w:val="28"/>
          <w:rtl/>
        </w:rPr>
        <w:t xml:space="preserve"> بود</w:t>
      </w:r>
      <w:r w:rsidR="009237A1" w:rsidRPr="00457BB8">
        <w:rPr>
          <w:rFonts w:ascii="IRNazanin" w:hAnsi="IRNazanin" w:cs="IRNazanin"/>
          <w:sz w:val="28"/>
          <w:szCs w:val="28"/>
          <w:lang w:bidi="fa-IR"/>
        </w:rPr>
        <w:t>.</w:t>
      </w:r>
    </w:p>
    <w:p w14:paraId="1EFC9206" w14:textId="0B4714B2" w:rsidR="004D331E" w:rsidRPr="00457BB8" w:rsidRDefault="008573EB" w:rsidP="00E73133">
      <w:pPr>
        <w:bidi/>
        <w:jc w:val="both"/>
        <w:rPr>
          <w:rFonts w:ascii="IRNazanin" w:hAnsi="IRNazanin" w:cs="IRNazanin"/>
          <w:sz w:val="28"/>
          <w:szCs w:val="28"/>
          <w:rtl/>
          <w:lang w:bidi="fa-IR"/>
        </w:rPr>
      </w:pPr>
      <w:r w:rsidRPr="00457BB8">
        <w:rPr>
          <w:rFonts w:ascii="IRNazanin" w:hAnsi="IRNazanin" w:cs="IRNazanin"/>
          <w:sz w:val="28"/>
          <w:szCs w:val="28"/>
          <w:rtl/>
          <w:lang w:bidi="fa-IR"/>
        </w:rPr>
        <w:t>حوالی سال ۱۹۰۰م. بود که قبیله‌ی اسحاق‌زی که</w:t>
      </w:r>
      <w:r w:rsidR="00436AC9" w:rsidRPr="00457BB8">
        <w:rPr>
          <w:rFonts w:ascii="IRNazanin" w:hAnsi="IRNazanin" w:cs="IRNazanin"/>
          <w:sz w:val="28"/>
          <w:szCs w:val="28"/>
          <w:rtl/>
          <w:lang w:bidi="fa-IR"/>
        </w:rPr>
        <w:t xml:space="preserve"> از</w:t>
      </w:r>
      <w:r w:rsidRPr="00457BB8">
        <w:rPr>
          <w:rFonts w:ascii="IRNazanin" w:hAnsi="IRNazanin" w:cs="IRNazanin"/>
          <w:sz w:val="28"/>
          <w:szCs w:val="28"/>
          <w:rtl/>
          <w:lang w:bidi="fa-IR"/>
        </w:rPr>
        <w:t xml:space="preserve"> پشتون‌های درانی بودند، به ولایت سرپل رسیدند. </w:t>
      </w:r>
      <w:r w:rsidR="004D331E" w:rsidRPr="00457BB8">
        <w:rPr>
          <w:rFonts w:ascii="IRNazanin" w:hAnsi="IRNazanin" w:cs="IRNazanin"/>
          <w:sz w:val="28"/>
          <w:szCs w:val="28"/>
          <w:rtl/>
          <w:lang w:bidi="fa-IR"/>
        </w:rPr>
        <w:t xml:space="preserve">رهبر </w:t>
      </w:r>
      <w:del w:id="222" w:author="Saeedi, Faiza" w:date="2025-06-05T23:04:00Z">
        <w:r w:rsidR="004D331E" w:rsidRPr="00457BB8" w:rsidDel="00470FFF">
          <w:rPr>
            <w:rFonts w:ascii="IRNazanin" w:hAnsi="IRNazanin" w:cs="IRNazanin"/>
            <w:sz w:val="28"/>
            <w:szCs w:val="28"/>
            <w:rtl/>
            <w:lang w:bidi="fa-IR"/>
          </w:rPr>
          <w:delText xml:space="preserve">آن‌ها </w:delText>
        </w:r>
      </w:del>
      <w:ins w:id="223" w:author="Saeedi, Faiza" w:date="2025-06-05T23:04:00Z">
        <w:r w:rsidR="00470FFF" w:rsidRPr="00457BB8">
          <w:rPr>
            <w:rFonts w:ascii="IRNazanin" w:hAnsi="IRNazanin" w:cs="IRNazanin" w:hint="cs"/>
            <w:sz w:val="28"/>
            <w:szCs w:val="28"/>
            <w:rtl/>
            <w:lang w:bidi="fa-IR"/>
          </w:rPr>
          <w:t>این</w:t>
        </w:r>
        <w:r w:rsidR="00470FFF" w:rsidRPr="00457BB8">
          <w:rPr>
            <w:rFonts w:ascii="IRNazanin" w:hAnsi="IRNazanin" w:cs="IRNazanin"/>
            <w:sz w:val="28"/>
            <w:szCs w:val="28"/>
            <w:rtl/>
            <w:lang w:bidi="fa-IR"/>
          </w:rPr>
          <w:t xml:space="preserve"> اسحاق‌زی</w:t>
        </w:r>
        <w:del w:id="224" w:author="Mohammad Mohammadi" w:date="2025-07-07T15:09:00Z">
          <w:r w:rsidR="00470FFF" w:rsidRPr="00457BB8" w:rsidDel="00FD31FD">
            <w:rPr>
              <w:rFonts w:ascii="IRNazanin" w:hAnsi="IRNazanin" w:cs="IRNazanin"/>
              <w:sz w:val="28"/>
              <w:szCs w:val="28"/>
              <w:rtl/>
              <w:lang w:bidi="fa-IR"/>
            </w:rPr>
            <w:delText xml:space="preserve"> </w:delText>
          </w:r>
        </w:del>
      </w:ins>
      <w:ins w:id="225" w:author="Mohammad Mohammadi" w:date="2025-07-07T15:09:00Z">
        <w:r w:rsidR="00FD31FD" w:rsidRPr="00457BB8">
          <w:rPr>
            <w:rFonts w:ascii="IRNazanin" w:hAnsi="IRNazanin" w:cs="IRNazanin" w:hint="cs"/>
            <w:sz w:val="28"/>
            <w:szCs w:val="28"/>
            <w:rtl/>
            <w:lang w:bidi="fa-IR"/>
          </w:rPr>
          <w:t>‌</w:t>
        </w:r>
      </w:ins>
      <w:ins w:id="226" w:author="Saeedi, Faiza" w:date="2025-06-05T23:04:00Z">
        <w:r w:rsidR="00470FFF" w:rsidRPr="00457BB8">
          <w:rPr>
            <w:rFonts w:ascii="IRNazanin" w:hAnsi="IRNazanin" w:cs="IRNazanin" w:hint="cs"/>
            <w:sz w:val="28"/>
            <w:szCs w:val="28"/>
            <w:rtl/>
            <w:lang w:bidi="fa-IR"/>
          </w:rPr>
          <w:t>‌ها،</w:t>
        </w:r>
        <w:r w:rsidR="00470FFF" w:rsidRPr="00457BB8">
          <w:rPr>
            <w:rFonts w:ascii="IRNazanin" w:hAnsi="IRNazanin" w:cs="IRNazanin"/>
            <w:sz w:val="28"/>
            <w:szCs w:val="28"/>
            <w:rtl/>
            <w:lang w:bidi="fa-IR"/>
          </w:rPr>
          <w:t xml:space="preserve"> </w:t>
        </w:r>
      </w:ins>
      <w:r w:rsidR="004D331E" w:rsidRPr="00457BB8">
        <w:rPr>
          <w:rFonts w:ascii="IRNazanin" w:hAnsi="IRNazanin" w:cs="IRNazanin"/>
          <w:sz w:val="28"/>
          <w:szCs w:val="28"/>
          <w:rtl/>
          <w:lang w:bidi="fa-IR"/>
        </w:rPr>
        <w:t>گروه کوچکی از قبیله‌ی فرعی نظرزی بود</w:t>
      </w:r>
      <w:r w:rsidR="00BB4645" w:rsidRPr="00457BB8">
        <w:rPr>
          <w:rFonts w:ascii="IRNazanin" w:hAnsi="IRNazanin" w:cs="IRNazanin"/>
          <w:sz w:val="28"/>
          <w:szCs w:val="28"/>
          <w:rtl/>
          <w:lang w:bidi="fa-IR"/>
        </w:rPr>
        <w:t>، کسانی که تمام زمین‌های حاصل</w:t>
      </w:r>
      <w:ins w:id="227" w:author="Saeedi, Faiza" w:date="2025-06-05T23:03:00Z">
        <w:r w:rsidR="00470FFF" w:rsidRPr="00457BB8">
          <w:rPr>
            <w:rFonts w:ascii="IRNazanin" w:hAnsi="IRNazanin" w:cs="IRNazanin" w:hint="cs"/>
            <w:sz w:val="28"/>
            <w:szCs w:val="28"/>
            <w:lang w:bidi="fa-IR"/>
          </w:rPr>
          <w:t>‌</w:t>
        </w:r>
      </w:ins>
      <w:r w:rsidR="00BB4645" w:rsidRPr="00457BB8">
        <w:rPr>
          <w:rFonts w:ascii="IRNazanin" w:hAnsi="IRNazanin" w:cs="IRNazanin"/>
          <w:sz w:val="28"/>
          <w:szCs w:val="28"/>
          <w:rtl/>
          <w:lang w:bidi="fa-IR"/>
        </w:rPr>
        <w:t>خیز منطقه را در اختیار گرفتند</w:t>
      </w:r>
      <w:r w:rsidR="00D6780C" w:rsidRPr="00457BB8">
        <w:rPr>
          <w:rFonts w:ascii="IRNazanin" w:hAnsi="IRNazanin" w:cs="IRNazanin"/>
          <w:sz w:val="28"/>
          <w:szCs w:val="28"/>
          <w:rtl/>
          <w:lang w:bidi="fa-IR"/>
        </w:rPr>
        <w:t>.</w:t>
      </w:r>
      <w:r w:rsidR="0043124E" w:rsidRPr="00457BB8">
        <w:rPr>
          <w:rFonts w:ascii="IRNazanin" w:hAnsi="IRNazanin" w:cs="IRNazanin"/>
          <w:sz w:val="28"/>
          <w:szCs w:val="28"/>
          <w:rtl/>
          <w:lang w:bidi="fa-IR"/>
        </w:rPr>
        <w:t xml:space="preserve"> نظرزی‌ها تا سال ۱۹۱۰م. </w:t>
      </w:r>
      <w:r w:rsidR="006522C1" w:rsidRPr="00457BB8">
        <w:rPr>
          <w:rFonts w:ascii="IRNazanin" w:hAnsi="IRNazanin" w:cs="IRNazanin"/>
          <w:sz w:val="28"/>
          <w:szCs w:val="28"/>
          <w:rtl/>
          <w:lang w:bidi="fa-IR"/>
        </w:rPr>
        <w:t>مناصب جمع‌آوری مالیات و دیگر پست‌های سودآور دولتی را تصاحب کردند.</w:t>
      </w:r>
      <w:r w:rsidR="00461198" w:rsidRPr="00457BB8">
        <w:rPr>
          <w:rFonts w:ascii="IRNazanin" w:hAnsi="IRNazanin" w:cs="IRNazanin"/>
          <w:sz w:val="28"/>
          <w:szCs w:val="28"/>
          <w:rtl/>
          <w:lang w:bidi="fa-IR"/>
        </w:rPr>
        <w:t xml:space="preserve"> با برتری آن‌ها</w:t>
      </w:r>
      <w:r w:rsidR="00436AC9" w:rsidRPr="00457BB8">
        <w:rPr>
          <w:rFonts w:ascii="IRNazanin" w:hAnsi="IRNazanin" w:cs="IRNazanin" w:hint="cs"/>
          <w:sz w:val="28"/>
          <w:szCs w:val="28"/>
          <w:rtl/>
          <w:lang w:bidi="fa-IR"/>
        </w:rPr>
        <w:t>،</w:t>
      </w:r>
      <w:r w:rsidR="001229FD" w:rsidRPr="00457BB8">
        <w:rPr>
          <w:rFonts w:ascii="IRNazanin" w:hAnsi="IRNazanin" w:cs="IRNazanin"/>
          <w:sz w:val="28"/>
          <w:szCs w:val="28"/>
          <w:rtl/>
          <w:lang w:bidi="fa-IR"/>
        </w:rPr>
        <w:t xml:space="preserve"> دو دستگی عمیقی بین پشتون‌ها </w:t>
      </w:r>
      <w:ins w:id="228" w:author="Saeedi, Faiza" w:date="2025-06-05T23:05:00Z">
        <w:del w:id="229" w:author="Mohammad Mohammadi" w:date="2025-07-07T15:09:00Z">
          <w:r w:rsidR="00470FFF" w:rsidRPr="00457BB8" w:rsidDel="009E6F48">
            <w:rPr>
              <w:rFonts w:ascii="IRNazanin" w:hAnsi="IRNazanin" w:cs="IRNazanin"/>
              <w:sz w:val="28"/>
              <w:szCs w:val="28"/>
              <w:rtl/>
              <w:lang w:bidi="fa-IR"/>
            </w:rPr>
            <w:delText>-</w:delText>
          </w:r>
        </w:del>
      </w:ins>
      <w:ins w:id="230" w:author="Mohammad Mohammadi" w:date="2025-07-07T15:09:00Z">
        <w:r w:rsidR="009E6F48" w:rsidRPr="00457BB8">
          <w:rPr>
            <w:rFonts w:ascii="IRNazanin" w:hAnsi="IRNazanin" w:cs="IRNazanin" w:hint="cs"/>
            <w:sz w:val="28"/>
            <w:szCs w:val="28"/>
            <w:rtl/>
            <w:lang w:bidi="fa-IR"/>
          </w:rPr>
          <w:t xml:space="preserve">ـ </w:t>
        </w:r>
      </w:ins>
      <w:ins w:id="231" w:author="Saeedi, Faiza" w:date="2025-06-05T23:05:00Z">
        <w:r w:rsidR="00470FFF" w:rsidRPr="00457BB8">
          <w:rPr>
            <w:rFonts w:ascii="IRNazanin" w:hAnsi="IRNazanin" w:cs="IRNazanin" w:hint="cs"/>
            <w:sz w:val="28"/>
            <w:szCs w:val="28"/>
            <w:rtl/>
            <w:lang w:bidi="fa-IR"/>
          </w:rPr>
          <w:t>که</w:t>
        </w:r>
        <w:r w:rsidR="00470FFF" w:rsidRPr="00457BB8">
          <w:rPr>
            <w:rFonts w:ascii="IRNazanin" w:hAnsi="IRNazanin" w:cs="IRNazanin"/>
            <w:sz w:val="28"/>
            <w:szCs w:val="28"/>
            <w:rtl/>
            <w:lang w:bidi="fa-IR"/>
          </w:rPr>
          <w:t xml:space="preserve"> </w:t>
        </w:r>
      </w:ins>
      <w:del w:id="232" w:author="Saeedi, Faiza" w:date="2025-06-05T23:05:00Z">
        <w:r w:rsidR="001229FD" w:rsidRPr="00457BB8" w:rsidDel="00470FFF">
          <w:rPr>
            <w:rFonts w:ascii="IRNazanin" w:hAnsi="IRNazanin" w:cs="IRNazanin"/>
            <w:sz w:val="28"/>
            <w:szCs w:val="28"/>
            <w:rtl/>
            <w:lang w:bidi="fa-IR"/>
          </w:rPr>
          <w:delText>(</w:delText>
        </w:r>
      </w:del>
      <w:r w:rsidR="001229FD" w:rsidRPr="00457BB8">
        <w:rPr>
          <w:rFonts w:ascii="IRNazanin" w:hAnsi="IRNazanin" w:cs="IRNazanin"/>
          <w:sz w:val="28"/>
          <w:szCs w:val="28"/>
          <w:rtl/>
          <w:lang w:bidi="fa-IR"/>
        </w:rPr>
        <w:t>مردم محل به آن‌ها افغان می‌گفتند</w:t>
      </w:r>
      <w:ins w:id="233" w:author="Mohammad Mohammadi" w:date="2025-07-07T15:09:00Z">
        <w:r w:rsidR="009E6F48" w:rsidRPr="00457BB8">
          <w:rPr>
            <w:rFonts w:ascii="IRNazanin" w:hAnsi="IRNazanin" w:cs="IRNazanin" w:hint="cs"/>
            <w:sz w:val="28"/>
            <w:szCs w:val="28"/>
            <w:rtl/>
            <w:lang w:bidi="fa-IR"/>
          </w:rPr>
          <w:t xml:space="preserve"> </w:t>
        </w:r>
      </w:ins>
      <w:ins w:id="234" w:author="Saeedi, Faiza" w:date="2025-06-05T23:05:00Z">
        <w:del w:id="235" w:author="Mohammad Mohammadi" w:date="2025-07-07T15:09:00Z">
          <w:r w:rsidR="00470FFF" w:rsidRPr="00457BB8" w:rsidDel="009E6F48">
            <w:rPr>
              <w:rFonts w:ascii="IRNazanin" w:hAnsi="IRNazanin" w:cs="IRNazanin"/>
              <w:sz w:val="28"/>
              <w:szCs w:val="28"/>
              <w:rtl/>
              <w:lang w:bidi="fa-IR"/>
            </w:rPr>
            <w:delText>-</w:delText>
          </w:r>
        </w:del>
      </w:ins>
      <w:ins w:id="236" w:author="Mohammad Mohammadi" w:date="2025-07-07T15:09:00Z">
        <w:r w:rsidR="009E6F48" w:rsidRPr="00457BB8">
          <w:rPr>
            <w:rFonts w:ascii="IRNazanin" w:hAnsi="IRNazanin" w:cs="IRNazanin" w:hint="cs"/>
            <w:sz w:val="28"/>
            <w:szCs w:val="28"/>
            <w:rtl/>
            <w:lang w:bidi="fa-IR"/>
          </w:rPr>
          <w:t>ـ</w:t>
        </w:r>
      </w:ins>
      <w:del w:id="237" w:author="Saeedi, Faiza" w:date="2025-06-05T23:05:00Z">
        <w:r w:rsidR="001229FD" w:rsidRPr="00457BB8" w:rsidDel="00470FFF">
          <w:rPr>
            <w:rFonts w:ascii="IRNazanin" w:hAnsi="IRNazanin" w:cs="IRNazanin"/>
            <w:sz w:val="28"/>
            <w:szCs w:val="28"/>
            <w:rtl/>
            <w:lang w:bidi="fa-IR"/>
          </w:rPr>
          <w:delText>)</w:delText>
        </w:r>
      </w:del>
      <w:r w:rsidR="00BB7275" w:rsidRPr="00457BB8">
        <w:rPr>
          <w:rFonts w:ascii="IRNazanin" w:hAnsi="IRNazanin" w:cs="IRNazanin"/>
          <w:sz w:val="28"/>
          <w:szCs w:val="28"/>
          <w:rtl/>
          <w:lang w:bidi="fa-IR"/>
        </w:rPr>
        <w:t xml:space="preserve"> و دیگران به وجود آمد. </w:t>
      </w:r>
      <w:r w:rsidR="00436AC9" w:rsidRPr="00457BB8">
        <w:rPr>
          <w:rFonts w:ascii="IRNazanin" w:hAnsi="IRNazanin" w:cs="IRNazanin" w:hint="cs"/>
          <w:sz w:val="28"/>
          <w:szCs w:val="28"/>
          <w:rtl/>
          <w:lang w:bidi="fa-IR"/>
        </w:rPr>
        <w:t>چیزی</w:t>
      </w:r>
      <w:r w:rsidR="00BB7275" w:rsidRPr="00457BB8">
        <w:rPr>
          <w:rFonts w:ascii="IRNazanin" w:hAnsi="IRNazanin" w:cs="IRNazanin"/>
          <w:sz w:val="28"/>
          <w:szCs w:val="28"/>
          <w:rtl/>
          <w:lang w:bidi="fa-IR"/>
        </w:rPr>
        <w:t xml:space="preserve"> که به نام «اوغانیه» در برابر «ازبکیه» </w:t>
      </w:r>
      <w:r w:rsidR="00436AC9" w:rsidRPr="00457BB8">
        <w:rPr>
          <w:rFonts w:ascii="IRNazanin" w:hAnsi="IRNazanin" w:cs="IRNazanin" w:hint="cs"/>
          <w:sz w:val="28"/>
          <w:szCs w:val="28"/>
          <w:rtl/>
          <w:lang w:bidi="fa-IR"/>
        </w:rPr>
        <w:t>شناخته</w:t>
      </w:r>
      <w:r w:rsidR="00436AC9" w:rsidRPr="00457BB8">
        <w:rPr>
          <w:rFonts w:ascii="IRNazanin" w:hAnsi="IRNazanin" w:cs="IRNazanin"/>
          <w:sz w:val="28"/>
          <w:szCs w:val="28"/>
          <w:rtl/>
          <w:lang w:bidi="fa-IR"/>
        </w:rPr>
        <w:t xml:space="preserve"> </w:t>
      </w:r>
      <w:r w:rsidR="00436AC9" w:rsidRPr="00457BB8">
        <w:rPr>
          <w:rFonts w:ascii="IRNazanin" w:hAnsi="IRNazanin" w:cs="IRNazanin" w:hint="cs"/>
          <w:sz w:val="28"/>
          <w:szCs w:val="28"/>
          <w:rtl/>
          <w:lang w:bidi="fa-IR"/>
        </w:rPr>
        <w:t>می‌شد</w:t>
      </w:r>
      <w:r w:rsidR="00436AC9" w:rsidRPr="00457BB8">
        <w:rPr>
          <w:rFonts w:ascii="IRNazanin" w:hAnsi="IRNazanin" w:cs="IRNazanin"/>
          <w:sz w:val="28"/>
          <w:szCs w:val="28"/>
          <w:rtl/>
          <w:lang w:bidi="fa-IR"/>
        </w:rPr>
        <w:t>.</w:t>
      </w:r>
    </w:p>
    <w:p w14:paraId="61CC2AA8" w14:textId="0D1C847C" w:rsidR="007C64E1" w:rsidRPr="00457BB8" w:rsidRDefault="003E3607" w:rsidP="00E73133">
      <w:pPr>
        <w:bidi/>
        <w:jc w:val="both"/>
        <w:rPr>
          <w:rFonts w:ascii="IRNazanin" w:hAnsi="IRNazanin" w:cs="IRNazanin"/>
          <w:sz w:val="28"/>
          <w:szCs w:val="28"/>
          <w:rtl/>
          <w:lang w:bidi="fa-IR"/>
        </w:rPr>
      </w:pPr>
      <w:del w:id="238" w:author="Saeedi, Faiza" w:date="2025-06-29T22:19:00Z">
        <w:r w:rsidRPr="00457BB8" w:rsidDel="009018F4">
          <w:rPr>
            <w:rFonts w:ascii="IRNazanin" w:hAnsi="IRNazanin" w:cs="IRNazanin" w:hint="cs"/>
            <w:sz w:val="28"/>
            <w:szCs w:val="28"/>
            <w:rtl/>
          </w:rPr>
          <w:delText>مردم</w:delText>
        </w:r>
        <w:r w:rsidRPr="00457BB8" w:rsidDel="009018F4">
          <w:rPr>
            <w:rFonts w:ascii="IRNazanin" w:hAnsi="IRNazanin" w:cs="IRNazanin"/>
            <w:sz w:val="28"/>
            <w:szCs w:val="28"/>
            <w:rtl/>
          </w:rPr>
          <w:delText xml:space="preserve"> </w:delText>
        </w:r>
      </w:del>
      <w:r w:rsidR="007C64E1" w:rsidRPr="00457BB8">
        <w:rPr>
          <w:rFonts w:ascii="IRNazanin" w:hAnsi="IRNazanin" w:cs="IRNazanin"/>
          <w:sz w:val="28"/>
          <w:szCs w:val="28"/>
          <w:rtl/>
        </w:rPr>
        <w:t>سادات</w:t>
      </w:r>
      <w:ins w:id="239" w:author="Saeedi, Faiza" w:date="2025-07-01T11:08:00Z">
        <w:r w:rsidR="000A281E" w:rsidRPr="00457BB8">
          <w:rPr>
            <w:rFonts w:ascii="IRNazanin" w:hAnsi="IRNazanin" w:cs="IRNazanin"/>
            <w:sz w:val="28"/>
            <w:szCs w:val="28"/>
            <w:rtl/>
          </w:rPr>
          <w:t xml:space="preserve"> </w:t>
        </w:r>
      </w:ins>
      <w:ins w:id="240" w:author="Saeedi, Faiza" w:date="2025-07-01T11:07:00Z">
        <w:del w:id="241" w:author="Mohammad Mohammadi" w:date="2025-07-07T15:10:00Z">
          <w:r w:rsidR="000A281E" w:rsidRPr="00457BB8" w:rsidDel="009E6F48">
            <w:rPr>
              <w:rFonts w:ascii="IRNazanin" w:hAnsi="IRNazanin" w:cs="IRNazanin"/>
              <w:sz w:val="28"/>
              <w:szCs w:val="28"/>
              <w:rtl/>
            </w:rPr>
            <w:delText>-</w:delText>
          </w:r>
        </w:del>
      </w:ins>
      <w:ins w:id="242" w:author="Mohammad Mohammadi" w:date="2025-07-07T15:10:00Z">
        <w:r w:rsidR="009E6F48" w:rsidRPr="00457BB8">
          <w:rPr>
            <w:rFonts w:ascii="IRNazanin" w:hAnsi="IRNazanin" w:cs="IRNazanin" w:hint="cs"/>
            <w:sz w:val="28"/>
            <w:szCs w:val="28"/>
            <w:rtl/>
          </w:rPr>
          <w:t>ـ</w:t>
        </w:r>
      </w:ins>
      <w:del w:id="243" w:author="Saeedi, Faiza" w:date="2025-07-01T11:07:00Z">
        <w:r w:rsidR="007C64E1" w:rsidRPr="00457BB8" w:rsidDel="000A281E">
          <w:rPr>
            <w:rFonts w:ascii="IRNazanin" w:hAnsi="IRNazanin" w:cs="IRNazanin"/>
            <w:sz w:val="28"/>
            <w:szCs w:val="28"/>
            <w:rtl/>
          </w:rPr>
          <w:delText>، که</w:delText>
        </w:r>
      </w:del>
      <w:r w:rsidR="007C64E1" w:rsidRPr="00457BB8">
        <w:rPr>
          <w:rFonts w:ascii="IRNazanin" w:hAnsi="IRNazanin" w:cs="IRNazanin"/>
          <w:sz w:val="28"/>
          <w:szCs w:val="28"/>
          <w:rtl/>
        </w:rPr>
        <w:t xml:space="preserve"> </w:t>
      </w:r>
      <w:ins w:id="244" w:author="Mohammad Mohammadi" w:date="2025-07-07T15:10:00Z">
        <w:r w:rsidR="009E6F48" w:rsidRPr="00457BB8">
          <w:rPr>
            <w:rFonts w:ascii="IRNazanin" w:hAnsi="IRNazanin" w:cs="IRNazanin" w:hint="cs"/>
            <w:sz w:val="28"/>
            <w:szCs w:val="28"/>
            <w:rtl/>
          </w:rPr>
          <w:t xml:space="preserve">که </w:t>
        </w:r>
      </w:ins>
      <w:r w:rsidR="007C64E1" w:rsidRPr="00457BB8">
        <w:rPr>
          <w:rFonts w:ascii="IRNazanin" w:hAnsi="IRNazanin" w:cs="IRNazanin"/>
          <w:sz w:val="28"/>
          <w:szCs w:val="28"/>
          <w:rtl/>
        </w:rPr>
        <w:t xml:space="preserve">از نوادگان پیامبر اسلام </w:t>
      </w:r>
      <w:del w:id="245" w:author="Saeedi, Faiza" w:date="2025-07-01T11:07:00Z">
        <w:r w:rsidR="007C64E1" w:rsidRPr="00457BB8" w:rsidDel="000A281E">
          <w:rPr>
            <w:rFonts w:ascii="IRNazanin" w:hAnsi="IRNazanin" w:cs="IRNazanin"/>
            <w:sz w:val="28"/>
            <w:szCs w:val="28"/>
            <w:rtl/>
          </w:rPr>
          <w:delText xml:space="preserve">بودند </w:delText>
        </w:r>
      </w:del>
      <w:ins w:id="246" w:author="Saeedi, Faiza" w:date="2025-07-01T11:07:00Z">
        <w:del w:id="247" w:author="Mohammad Mohammadi" w:date="2025-07-07T15:10:00Z">
          <w:r w:rsidR="000A281E" w:rsidRPr="00457BB8" w:rsidDel="009E6F48">
            <w:rPr>
              <w:rFonts w:ascii="IRNazanin" w:hAnsi="IRNazanin" w:cs="IRNazanin" w:hint="cs"/>
              <w:sz w:val="28"/>
              <w:szCs w:val="28"/>
              <w:rtl/>
            </w:rPr>
            <w:delText>استند</w:delText>
          </w:r>
          <w:r w:rsidR="000A281E" w:rsidRPr="00457BB8" w:rsidDel="009E6F48">
            <w:rPr>
              <w:rFonts w:ascii="IRNazanin" w:hAnsi="IRNazanin" w:cs="IRNazanin"/>
              <w:sz w:val="28"/>
              <w:szCs w:val="28"/>
              <w:rtl/>
            </w:rPr>
            <w:delText xml:space="preserve"> </w:delText>
          </w:r>
        </w:del>
      </w:ins>
      <w:r w:rsidR="007C64E1" w:rsidRPr="00457BB8">
        <w:rPr>
          <w:rFonts w:ascii="IRNazanin" w:hAnsi="IRNazanin" w:cs="IRNazanin"/>
          <w:sz w:val="28"/>
          <w:szCs w:val="28"/>
          <w:rtl/>
        </w:rPr>
        <w:t>و</w:t>
      </w:r>
      <w:r w:rsidR="00D9413D" w:rsidRPr="00457BB8">
        <w:rPr>
          <w:rFonts w:ascii="IRNazanin" w:hAnsi="IRNazanin" w:cs="IRNazanin"/>
          <w:sz w:val="28"/>
          <w:szCs w:val="28"/>
          <w:rtl/>
        </w:rPr>
        <w:t xml:space="preserve"> از</w:t>
      </w:r>
      <w:r w:rsidR="007C64E1" w:rsidRPr="00457BB8">
        <w:rPr>
          <w:rFonts w:ascii="IRNazanin" w:hAnsi="IRNazanin" w:cs="IRNazanin"/>
          <w:sz w:val="28"/>
          <w:szCs w:val="28"/>
          <w:rtl/>
        </w:rPr>
        <w:t xml:space="preserve"> پشتو</w:t>
      </w:r>
      <w:r w:rsidR="00D9413D" w:rsidRPr="00457BB8">
        <w:rPr>
          <w:rFonts w:ascii="IRNazanin" w:hAnsi="IRNazanin" w:cs="IRNazanin"/>
          <w:sz w:val="28"/>
          <w:szCs w:val="28"/>
          <w:rtl/>
        </w:rPr>
        <w:t xml:space="preserve"> زبان</w:t>
      </w:r>
      <w:r w:rsidR="00D9413D" w:rsidRPr="00457BB8">
        <w:rPr>
          <w:rFonts w:ascii="IRNazanin" w:hAnsi="IRNazanin" w:cs="IRNazanin" w:hint="cs"/>
          <w:sz w:val="28"/>
          <w:szCs w:val="28"/>
          <w:rtl/>
        </w:rPr>
        <w:t>‌های</w:t>
      </w:r>
      <w:r w:rsidR="007C64E1" w:rsidRPr="00457BB8">
        <w:rPr>
          <w:rFonts w:ascii="IRNazanin" w:hAnsi="IRNazanin" w:cs="IRNazanin"/>
          <w:sz w:val="28"/>
          <w:szCs w:val="28"/>
          <w:rtl/>
        </w:rPr>
        <w:t xml:space="preserve"> جنوب </w:t>
      </w:r>
      <w:r w:rsidR="00D9413D" w:rsidRPr="00457BB8">
        <w:rPr>
          <w:rFonts w:ascii="IRNazanin" w:hAnsi="IRNazanin" w:cs="IRNazanin" w:hint="cs"/>
          <w:sz w:val="28"/>
          <w:szCs w:val="28"/>
          <w:rtl/>
        </w:rPr>
        <w:t>بودند</w:t>
      </w:r>
      <w:ins w:id="248" w:author="Saeedi, Faiza" w:date="2025-07-01T11:08:00Z">
        <w:r w:rsidR="000A281E" w:rsidRPr="00457BB8">
          <w:rPr>
            <w:rFonts w:ascii="IRNazanin" w:hAnsi="IRNazanin" w:cs="IRNazanin"/>
            <w:sz w:val="28"/>
            <w:szCs w:val="28"/>
            <w:rtl/>
          </w:rPr>
          <w:t xml:space="preserve"> </w:t>
        </w:r>
        <w:del w:id="249" w:author="Mohammad Mohammadi" w:date="2025-07-07T15:10:00Z">
          <w:r w:rsidR="000A281E" w:rsidRPr="00457BB8" w:rsidDel="009E6F48">
            <w:rPr>
              <w:rFonts w:ascii="IRNazanin" w:hAnsi="IRNazanin" w:cs="IRNazanin"/>
              <w:sz w:val="28"/>
              <w:szCs w:val="28"/>
              <w:rtl/>
            </w:rPr>
            <w:delText>-</w:delText>
          </w:r>
        </w:del>
      </w:ins>
      <w:ins w:id="250" w:author="Mohammad Mohammadi" w:date="2025-07-07T15:10:00Z">
        <w:r w:rsidR="009E6F48" w:rsidRPr="00457BB8">
          <w:rPr>
            <w:rFonts w:ascii="IRNazanin" w:hAnsi="IRNazanin" w:cs="IRNazanin" w:hint="cs"/>
            <w:sz w:val="28"/>
            <w:szCs w:val="28"/>
            <w:rtl/>
          </w:rPr>
          <w:t>ـ</w:t>
        </w:r>
      </w:ins>
      <w:ins w:id="251" w:author="Saeedi, Faiza" w:date="2025-07-01T11:08:00Z">
        <w:r w:rsidR="000A281E" w:rsidRPr="00457BB8">
          <w:rPr>
            <w:rFonts w:ascii="IRNazanin" w:hAnsi="IRNazanin" w:cs="IRNazanin"/>
            <w:sz w:val="28"/>
            <w:szCs w:val="28"/>
            <w:rtl/>
          </w:rPr>
          <w:t xml:space="preserve"> </w:t>
        </w:r>
      </w:ins>
      <w:del w:id="252" w:author="Saeedi, Faiza" w:date="2025-07-01T11:08:00Z">
        <w:r w:rsidR="007C64E1" w:rsidRPr="00457BB8" w:rsidDel="000A281E">
          <w:rPr>
            <w:rFonts w:ascii="IRNazanin" w:hAnsi="IRNazanin" w:cs="IRNazanin"/>
            <w:sz w:val="28"/>
            <w:szCs w:val="28"/>
            <w:rtl/>
          </w:rPr>
          <w:delText xml:space="preserve">، </w:delText>
        </w:r>
      </w:del>
      <w:r w:rsidR="007C64E1" w:rsidRPr="00457BB8">
        <w:rPr>
          <w:rFonts w:ascii="IRNazanin" w:hAnsi="IRNazanin" w:cs="IRNazanin"/>
          <w:sz w:val="28"/>
          <w:szCs w:val="28"/>
          <w:rtl/>
        </w:rPr>
        <w:t>در رأس</w:t>
      </w:r>
      <w:r w:rsidR="00643B59" w:rsidRPr="00457BB8">
        <w:rPr>
          <w:rFonts w:ascii="IRNazanin" w:hAnsi="IRNazanin" w:cs="IRNazanin"/>
          <w:sz w:val="28"/>
          <w:szCs w:val="28"/>
          <w:rtl/>
        </w:rPr>
        <w:t xml:space="preserve"> </w:t>
      </w:r>
      <w:r w:rsidR="007C64E1" w:rsidRPr="00457BB8">
        <w:rPr>
          <w:rFonts w:ascii="IRNazanin" w:hAnsi="IRNazanin" w:cs="IRNazanin"/>
          <w:sz w:val="28"/>
          <w:szCs w:val="28"/>
          <w:rtl/>
        </w:rPr>
        <w:t>سلسله</w:t>
      </w:r>
      <w:r w:rsidR="00643B59" w:rsidRPr="00457BB8">
        <w:rPr>
          <w:rFonts w:ascii="IRNazanin" w:hAnsi="IRNazanin" w:cs="IRNazanin"/>
          <w:sz w:val="28"/>
          <w:szCs w:val="28"/>
          <w:rtl/>
        </w:rPr>
        <w:t>‌</w:t>
      </w:r>
      <w:r w:rsidR="007C64E1" w:rsidRPr="00457BB8">
        <w:rPr>
          <w:rFonts w:ascii="IRNazanin" w:hAnsi="IRNazanin" w:cs="IRNazanin"/>
          <w:sz w:val="28"/>
          <w:szCs w:val="28"/>
          <w:rtl/>
        </w:rPr>
        <w:t>مراتب قرار داشتند. پس از آن</w:t>
      </w:r>
      <w:r w:rsidR="00DE3A54" w:rsidRPr="00457BB8">
        <w:rPr>
          <w:rFonts w:ascii="IRNazanin" w:hAnsi="IRNazanin" w:cs="IRNazanin"/>
          <w:sz w:val="28"/>
          <w:szCs w:val="28"/>
          <w:rtl/>
        </w:rPr>
        <w:t>‌</w:t>
      </w:r>
      <w:r w:rsidR="007C64E1" w:rsidRPr="00457BB8">
        <w:rPr>
          <w:rFonts w:ascii="IRNazanin" w:hAnsi="IRNazanin" w:cs="IRNazanin"/>
          <w:sz w:val="28"/>
          <w:szCs w:val="28"/>
          <w:rtl/>
        </w:rPr>
        <w:t xml:space="preserve">ها </w:t>
      </w:r>
      <w:r w:rsidR="00643B59" w:rsidRPr="00457BB8">
        <w:rPr>
          <w:rFonts w:ascii="IRNazanin" w:hAnsi="IRNazanin" w:cs="IRNazanin"/>
          <w:sz w:val="28"/>
          <w:szCs w:val="28"/>
          <w:rtl/>
        </w:rPr>
        <w:t>درانی‌ها</w:t>
      </w:r>
      <w:r w:rsidR="007C64E1" w:rsidRPr="00457BB8">
        <w:rPr>
          <w:rFonts w:ascii="IRNazanin" w:hAnsi="IRNazanin" w:cs="IRNazanin"/>
          <w:sz w:val="28"/>
          <w:szCs w:val="28"/>
          <w:rtl/>
        </w:rPr>
        <w:t xml:space="preserve"> </w:t>
      </w:r>
      <w:r w:rsidR="00643B59" w:rsidRPr="00457BB8">
        <w:rPr>
          <w:rFonts w:ascii="IRNazanin" w:hAnsi="IRNazanin" w:cs="IRNazanin"/>
          <w:sz w:val="28"/>
          <w:szCs w:val="28"/>
          <w:rtl/>
        </w:rPr>
        <w:t>قرار می‌گرفتند</w:t>
      </w:r>
      <w:r w:rsidR="007C64E1" w:rsidRPr="00457BB8">
        <w:rPr>
          <w:rFonts w:ascii="IRNazanin" w:hAnsi="IRNazanin" w:cs="IRNazanin"/>
          <w:sz w:val="28"/>
          <w:szCs w:val="28"/>
          <w:rtl/>
        </w:rPr>
        <w:t xml:space="preserve">. </w:t>
      </w:r>
      <w:r w:rsidR="00D9413D" w:rsidRPr="00457BB8">
        <w:rPr>
          <w:rFonts w:ascii="IRNazanin" w:hAnsi="IRNazanin" w:cs="IRNazanin" w:hint="cs"/>
          <w:sz w:val="28"/>
          <w:szCs w:val="28"/>
          <w:rtl/>
        </w:rPr>
        <w:t>کسانی</w:t>
      </w:r>
      <w:r w:rsidR="00D9413D" w:rsidRPr="00457BB8">
        <w:rPr>
          <w:rFonts w:ascii="IRNazanin" w:hAnsi="IRNazanin" w:cs="IRNazanin"/>
          <w:sz w:val="28"/>
          <w:szCs w:val="28"/>
          <w:rtl/>
        </w:rPr>
        <w:t xml:space="preserve"> </w:t>
      </w:r>
      <w:r w:rsidR="00D9413D" w:rsidRPr="00457BB8">
        <w:rPr>
          <w:rFonts w:ascii="IRNazanin" w:hAnsi="IRNazanin" w:cs="IRNazanin" w:hint="cs"/>
          <w:sz w:val="28"/>
          <w:szCs w:val="28"/>
          <w:rtl/>
        </w:rPr>
        <w:t>که</w:t>
      </w:r>
      <w:r w:rsidR="00643B59" w:rsidRPr="00457BB8">
        <w:rPr>
          <w:rFonts w:ascii="IRNazanin" w:hAnsi="IRNazanin" w:cs="IRNazanin"/>
          <w:sz w:val="28"/>
          <w:szCs w:val="28"/>
          <w:rtl/>
        </w:rPr>
        <w:t xml:space="preserve"> </w:t>
      </w:r>
      <w:r w:rsidR="007C64E1" w:rsidRPr="00457BB8">
        <w:rPr>
          <w:rFonts w:ascii="IRNazanin" w:hAnsi="IRNazanin" w:cs="IRNazanin"/>
          <w:sz w:val="28"/>
          <w:szCs w:val="28"/>
          <w:rtl/>
        </w:rPr>
        <w:t>خود را «افغان</w:t>
      </w:r>
      <w:r w:rsidR="00643B59" w:rsidRPr="00457BB8">
        <w:rPr>
          <w:rFonts w:ascii="IRNazanin" w:hAnsi="IRNazanin" w:cs="IRNazanin"/>
          <w:sz w:val="28"/>
          <w:szCs w:val="28"/>
          <w:rtl/>
        </w:rPr>
        <w:t>‌</w:t>
      </w:r>
      <w:r w:rsidR="007C64E1" w:rsidRPr="00457BB8">
        <w:rPr>
          <w:rFonts w:ascii="IRNazanin" w:hAnsi="IRNazanin" w:cs="IRNazanin"/>
          <w:sz w:val="28"/>
          <w:szCs w:val="28"/>
          <w:rtl/>
        </w:rPr>
        <w:t>های اصیل» می</w:t>
      </w:r>
      <w:r w:rsidR="00643B59" w:rsidRPr="00457BB8">
        <w:rPr>
          <w:rFonts w:ascii="IRNazanin" w:hAnsi="IRNazanin" w:cs="IRNazanin"/>
          <w:sz w:val="28"/>
          <w:szCs w:val="28"/>
          <w:rtl/>
        </w:rPr>
        <w:t>‌</w:t>
      </w:r>
      <w:r w:rsidR="007C64E1" w:rsidRPr="00457BB8">
        <w:rPr>
          <w:rFonts w:ascii="IRNazanin" w:hAnsi="IRNazanin" w:cs="IRNazanin"/>
          <w:sz w:val="28"/>
          <w:szCs w:val="28"/>
          <w:rtl/>
        </w:rPr>
        <w:t>دانستند و نسبت به پشتون</w:t>
      </w:r>
      <w:r w:rsidR="00643B59" w:rsidRPr="00457BB8">
        <w:rPr>
          <w:rFonts w:ascii="IRNazanin" w:hAnsi="IRNazanin" w:cs="IRNazanin"/>
          <w:sz w:val="28"/>
          <w:szCs w:val="28"/>
          <w:rtl/>
        </w:rPr>
        <w:t>‌</w:t>
      </w:r>
      <w:r w:rsidR="007C64E1" w:rsidRPr="00457BB8">
        <w:rPr>
          <w:rFonts w:ascii="IRNazanin" w:hAnsi="IRNazanin" w:cs="IRNazanin"/>
          <w:sz w:val="28"/>
          <w:szCs w:val="28"/>
          <w:rtl/>
        </w:rPr>
        <w:t>های غیرد</w:t>
      </w:r>
      <w:r w:rsidR="00643B59" w:rsidRPr="00457BB8">
        <w:rPr>
          <w:rFonts w:ascii="IRNazanin" w:hAnsi="IRNazanin" w:cs="IRNazanin"/>
          <w:sz w:val="28"/>
          <w:szCs w:val="28"/>
          <w:rtl/>
        </w:rPr>
        <w:t>ر</w:t>
      </w:r>
      <w:r w:rsidR="007C64E1" w:rsidRPr="00457BB8">
        <w:rPr>
          <w:rFonts w:ascii="IRNazanin" w:hAnsi="IRNazanin" w:cs="IRNazanin"/>
          <w:sz w:val="28"/>
          <w:szCs w:val="28"/>
          <w:rtl/>
        </w:rPr>
        <w:t xml:space="preserve">انی </w:t>
      </w:r>
      <w:r w:rsidR="007C64E1" w:rsidRPr="00457BB8">
        <w:rPr>
          <w:rFonts w:ascii="IRNazanin" w:hAnsi="IRNazanin" w:cs="IRNazanin"/>
          <w:sz w:val="28"/>
          <w:szCs w:val="28"/>
          <w:rtl/>
        </w:rPr>
        <w:lastRenderedPageBreak/>
        <w:t>که با تحقیر</w:t>
      </w:r>
      <w:r w:rsidR="00643B59" w:rsidRPr="00457BB8">
        <w:rPr>
          <w:rFonts w:ascii="IRNazanin" w:hAnsi="IRNazanin" w:cs="IRNazanin"/>
          <w:sz w:val="28"/>
          <w:szCs w:val="28"/>
          <w:rtl/>
        </w:rPr>
        <w:t xml:space="preserve"> آن‌ها را</w:t>
      </w:r>
      <w:r w:rsidR="007C64E1" w:rsidRPr="00457BB8">
        <w:rPr>
          <w:rFonts w:ascii="IRNazanin" w:hAnsi="IRNazanin" w:cs="IRNazanin"/>
          <w:sz w:val="28"/>
          <w:szCs w:val="28"/>
          <w:rtl/>
        </w:rPr>
        <w:t xml:space="preserve"> «پارسی</w:t>
      </w:r>
      <w:r w:rsidR="00643B59" w:rsidRPr="00457BB8">
        <w:rPr>
          <w:rFonts w:ascii="IRNazanin" w:hAnsi="IRNazanin" w:cs="IRNazanin"/>
          <w:sz w:val="28"/>
          <w:szCs w:val="28"/>
          <w:rtl/>
        </w:rPr>
        <w:t>‌</w:t>
      </w:r>
      <w:r w:rsidR="007C64E1" w:rsidRPr="00457BB8">
        <w:rPr>
          <w:rFonts w:ascii="IRNazanin" w:hAnsi="IRNazanin" w:cs="IRNazanin"/>
          <w:sz w:val="28"/>
          <w:szCs w:val="28"/>
          <w:rtl/>
        </w:rPr>
        <w:t>وان» یا «فارسی</w:t>
      </w:r>
      <w:r w:rsidR="00643B59" w:rsidRPr="00457BB8">
        <w:rPr>
          <w:rFonts w:ascii="IRNazanin" w:hAnsi="IRNazanin" w:cs="IRNazanin"/>
          <w:sz w:val="28"/>
          <w:szCs w:val="28"/>
          <w:rtl/>
        </w:rPr>
        <w:t>‌</w:t>
      </w:r>
      <w:r w:rsidR="007C64E1" w:rsidRPr="00457BB8">
        <w:rPr>
          <w:rFonts w:ascii="IRNazanin" w:hAnsi="IRNazanin" w:cs="IRNazanin"/>
          <w:sz w:val="28"/>
          <w:szCs w:val="28"/>
          <w:rtl/>
        </w:rPr>
        <w:t xml:space="preserve">بان» </w:t>
      </w:r>
      <w:del w:id="253" w:author="Saeedi, Faiza" w:date="2025-06-05T23:05:00Z">
        <w:r w:rsidR="007C64E1" w:rsidRPr="00457BB8" w:rsidDel="00470FFF">
          <w:rPr>
            <w:rFonts w:ascii="IRNazanin" w:hAnsi="IRNazanin" w:cs="IRNazanin"/>
            <w:sz w:val="28"/>
            <w:szCs w:val="28"/>
            <w:rtl/>
          </w:rPr>
          <w:delText>(به معنای «فارسی</w:delText>
        </w:r>
        <w:r w:rsidR="00643B59" w:rsidRPr="00457BB8" w:rsidDel="00470FFF">
          <w:rPr>
            <w:rFonts w:ascii="IRNazanin" w:hAnsi="IRNazanin" w:cs="IRNazanin"/>
            <w:sz w:val="28"/>
            <w:szCs w:val="28"/>
            <w:rtl/>
          </w:rPr>
          <w:delText xml:space="preserve"> </w:delText>
        </w:r>
        <w:r w:rsidR="007C64E1" w:rsidRPr="00457BB8" w:rsidDel="00470FFF">
          <w:rPr>
            <w:rFonts w:ascii="IRNazanin" w:hAnsi="IRNazanin" w:cs="IRNazanin"/>
            <w:sz w:val="28"/>
            <w:szCs w:val="28"/>
            <w:rtl/>
          </w:rPr>
          <w:delText xml:space="preserve">زبان») </w:delText>
        </w:r>
      </w:del>
      <w:r w:rsidR="007C64E1" w:rsidRPr="00457BB8">
        <w:rPr>
          <w:rFonts w:ascii="IRNazanin" w:hAnsi="IRNazanin" w:cs="IRNazanin"/>
          <w:sz w:val="28"/>
          <w:szCs w:val="28"/>
          <w:rtl/>
        </w:rPr>
        <w:t>می</w:t>
      </w:r>
      <w:r w:rsidR="00643B59" w:rsidRPr="00457BB8">
        <w:rPr>
          <w:rFonts w:ascii="IRNazanin" w:hAnsi="IRNazanin" w:cs="IRNazanin"/>
          <w:sz w:val="28"/>
          <w:szCs w:val="28"/>
          <w:rtl/>
        </w:rPr>
        <w:t>‌</w:t>
      </w:r>
      <w:r w:rsidR="007C64E1" w:rsidRPr="00457BB8">
        <w:rPr>
          <w:rFonts w:ascii="IRNazanin" w:hAnsi="IRNazanin" w:cs="IRNazanin"/>
          <w:sz w:val="28"/>
          <w:szCs w:val="28"/>
          <w:rtl/>
        </w:rPr>
        <w:t>نامیدند، احساس برتری می</w:t>
      </w:r>
      <w:r w:rsidR="00643B59" w:rsidRPr="00457BB8">
        <w:rPr>
          <w:rFonts w:ascii="IRNazanin" w:hAnsi="IRNazanin" w:cs="IRNazanin"/>
          <w:sz w:val="28"/>
          <w:szCs w:val="28"/>
          <w:rtl/>
        </w:rPr>
        <w:t>‌</w:t>
      </w:r>
      <w:r w:rsidR="007C64E1" w:rsidRPr="00457BB8">
        <w:rPr>
          <w:rFonts w:ascii="IRNazanin" w:hAnsi="IRNazanin" w:cs="IRNazanin"/>
          <w:sz w:val="28"/>
          <w:szCs w:val="28"/>
          <w:rtl/>
        </w:rPr>
        <w:t>کردند. در رد</w:t>
      </w:r>
      <w:r w:rsidR="00643B59" w:rsidRPr="00457BB8">
        <w:rPr>
          <w:rFonts w:ascii="IRNazanin" w:hAnsi="IRNazanin" w:cs="IRNazanin"/>
          <w:sz w:val="28"/>
          <w:szCs w:val="28"/>
          <w:rtl/>
        </w:rPr>
        <w:t>ه‌ی</w:t>
      </w:r>
      <w:r w:rsidR="007C64E1" w:rsidRPr="00457BB8">
        <w:rPr>
          <w:rFonts w:ascii="IRNazanin" w:hAnsi="IRNazanin" w:cs="IRNazanin"/>
          <w:sz w:val="28"/>
          <w:szCs w:val="28"/>
          <w:rtl/>
        </w:rPr>
        <w:t xml:space="preserve"> بعدی غیرپشتون</w:t>
      </w:r>
      <w:r w:rsidR="00643B59" w:rsidRPr="00457BB8">
        <w:rPr>
          <w:rFonts w:ascii="IRNazanin" w:hAnsi="IRNazanin" w:cs="IRNazanin"/>
          <w:sz w:val="28"/>
          <w:szCs w:val="28"/>
          <w:rtl/>
        </w:rPr>
        <w:t>‌</w:t>
      </w:r>
      <w:r w:rsidR="007C64E1" w:rsidRPr="00457BB8">
        <w:rPr>
          <w:rFonts w:ascii="IRNazanin" w:hAnsi="IRNazanin" w:cs="IRNazanin"/>
          <w:sz w:val="28"/>
          <w:szCs w:val="28"/>
          <w:rtl/>
        </w:rPr>
        <w:t>های سن</w:t>
      </w:r>
      <w:r w:rsidR="00643B59" w:rsidRPr="00457BB8">
        <w:rPr>
          <w:rFonts w:ascii="IRNazanin" w:hAnsi="IRNazanin" w:cs="IRNazanin"/>
          <w:sz w:val="28"/>
          <w:szCs w:val="28"/>
          <w:rtl/>
        </w:rPr>
        <w:t>ّ</w:t>
      </w:r>
      <w:r w:rsidR="007C64E1" w:rsidRPr="00457BB8">
        <w:rPr>
          <w:rFonts w:ascii="IRNazanin" w:hAnsi="IRNazanin" w:cs="IRNazanin"/>
          <w:sz w:val="28"/>
          <w:szCs w:val="28"/>
          <w:rtl/>
        </w:rPr>
        <w:t>ی قرار می</w:t>
      </w:r>
      <w:r w:rsidR="000E6230" w:rsidRPr="00457BB8">
        <w:rPr>
          <w:rFonts w:ascii="IRNazanin" w:hAnsi="IRNazanin" w:cs="IRNazanin"/>
          <w:sz w:val="28"/>
          <w:szCs w:val="28"/>
          <w:rtl/>
        </w:rPr>
        <w:t>‌</w:t>
      </w:r>
      <w:r w:rsidR="007C64E1" w:rsidRPr="00457BB8">
        <w:rPr>
          <w:rFonts w:ascii="IRNazanin" w:hAnsi="IRNazanin" w:cs="IRNazanin"/>
          <w:sz w:val="28"/>
          <w:szCs w:val="28"/>
          <w:rtl/>
        </w:rPr>
        <w:t xml:space="preserve">گرفتند؛ </w:t>
      </w:r>
      <w:r w:rsidR="000E6230" w:rsidRPr="00457BB8">
        <w:rPr>
          <w:rFonts w:ascii="IRNazanin" w:hAnsi="IRNazanin" w:cs="IRNazanin"/>
          <w:sz w:val="28"/>
          <w:szCs w:val="28"/>
          <w:rtl/>
        </w:rPr>
        <w:t>درانی‌ها</w:t>
      </w:r>
      <w:r w:rsidR="007C64E1" w:rsidRPr="00457BB8">
        <w:rPr>
          <w:rFonts w:ascii="IRNazanin" w:hAnsi="IRNazanin" w:cs="IRNazanin"/>
          <w:sz w:val="28"/>
          <w:szCs w:val="28"/>
          <w:rtl/>
        </w:rPr>
        <w:t xml:space="preserve"> معمولاً آن</w:t>
      </w:r>
      <w:r w:rsidR="000E6230" w:rsidRPr="00457BB8">
        <w:rPr>
          <w:rFonts w:ascii="IRNazanin" w:hAnsi="IRNazanin" w:cs="IRNazanin"/>
          <w:sz w:val="28"/>
          <w:szCs w:val="28"/>
          <w:rtl/>
        </w:rPr>
        <w:t>‌</w:t>
      </w:r>
      <w:r w:rsidR="007C64E1" w:rsidRPr="00457BB8">
        <w:rPr>
          <w:rFonts w:ascii="IRNazanin" w:hAnsi="IRNazanin" w:cs="IRNazanin"/>
          <w:sz w:val="28"/>
          <w:szCs w:val="28"/>
          <w:rtl/>
        </w:rPr>
        <w:t>ها را «ازب</w:t>
      </w:r>
      <w:r w:rsidR="000E6230" w:rsidRPr="00457BB8">
        <w:rPr>
          <w:rFonts w:ascii="IRNazanin" w:hAnsi="IRNazanin" w:cs="IRNazanin"/>
          <w:sz w:val="28"/>
          <w:szCs w:val="28"/>
          <w:rtl/>
        </w:rPr>
        <w:t>ی</w:t>
      </w:r>
      <w:r w:rsidR="007C64E1" w:rsidRPr="00457BB8">
        <w:rPr>
          <w:rFonts w:ascii="IRNazanin" w:hAnsi="IRNazanin" w:cs="IRNazanin"/>
          <w:sz w:val="28"/>
          <w:szCs w:val="28"/>
          <w:rtl/>
        </w:rPr>
        <w:t>ک» خطاب می</w:t>
      </w:r>
      <w:r w:rsidR="000E6230" w:rsidRPr="00457BB8">
        <w:rPr>
          <w:rFonts w:ascii="IRNazanin" w:hAnsi="IRNazanin" w:cs="IRNazanin"/>
          <w:sz w:val="28"/>
          <w:szCs w:val="28"/>
          <w:rtl/>
        </w:rPr>
        <w:t>‌</w:t>
      </w:r>
      <w:r w:rsidR="007C64E1" w:rsidRPr="00457BB8">
        <w:rPr>
          <w:rFonts w:ascii="IRNazanin" w:hAnsi="IRNazanin" w:cs="IRNazanin"/>
          <w:sz w:val="28"/>
          <w:szCs w:val="28"/>
          <w:rtl/>
        </w:rPr>
        <w:t>کردند، هرچند این گروه شامل تاجیک</w:t>
      </w:r>
      <w:r w:rsidR="000E6230" w:rsidRPr="00457BB8">
        <w:rPr>
          <w:rFonts w:ascii="IRNazanin" w:hAnsi="IRNazanin" w:cs="IRNazanin"/>
          <w:sz w:val="28"/>
          <w:szCs w:val="28"/>
          <w:rtl/>
        </w:rPr>
        <w:t>‌</w:t>
      </w:r>
      <w:r w:rsidR="007C64E1" w:rsidRPr="00457BB8">
        <w:rPr>
          <w:rFonts w:ascii="IRNazanin" w:hAnsi="IRNazanin" w:cs="IRNazanin"/>
          <w:sz w:val="28"/>
          <w:szCs w:val="28"/>
          <w:rtl/>
        </w:rPr>
        <w:t xml:space="preserve">ها، </w:t>
      </w:r>
      <w:r w:rsidR="000E6230" w:rsidRPr="00457BB8">
        <w:rPr>
          <w:rFonts w:ascii="IRNazanin" w:hAnsi="IRNazanin" w:cs="IRNazanin"/>
          <w:sz w:val="28"/>
          <w:szCs w:val="28"/>
          <w:rtl/>
        </w:rPr>
        <w:t>ایماق‌ها</w:t>
      </w:r>
      <w:r w:rsidR="007C64E1" w:rsidRPr="00457BB8">
        <w:rPr>
          <w:rFonts w:ascii="IRNazanin" w:hAnsi="IRNazanin" w:cs="IRNazanin"/>
          <w:sz w:val="28"/>
          <w:szCs w:val="28"/>
          <w:rtl/>
        </w:rPr>
        <w:t>، عرب</w:t>
      </w:r>
      <w:r w:rsidR="000E6230" w:rsidRPr="00457BB8">
        <w:rPr>
          <w:rFonts w:ascii="IRNazanin" w:hAnsi="IRNazanin" w:cs="IRNazanin"/>
          <w:sz w:val="28"/>
          <w:szCs w:val="28"/>
          <w:rtl/>
        </w:rPr>
        <w:t>‌</w:t>
      </w:r>
      <w:r w:rsidR="007C64E1" w:rsidRPr="00457BB8">
        <w:rPr>
          <w:rFonts w:ascii="IRNazanin" w:hAnsi="IRNazanin" w:cs="IRNazanin"/>
          <w:sz w:val="28"/>
          <w:szCs w:val="28"/>
          <w:rtl/>
        </w:rPr>
        <w:t>های فارسی</w:t>
      </w:r>
      <w:r w:rsidR="000E6230" w:rsidRPr="00457BB8">
        <w:rPr>
          <w:rFonts w:ascii="IRNazanin" w:hAnsi="IRNazanin" w:cs="IRNazanin"/>
          <w:sz w:val="28"/>
          <w:szCs w:val="28"/>
          <w:rtl/>
        </w:rPr>
        <w:t xml:space="preserve"> </w:t>
      </w:r>
      <w:r w:rsidR="007C64E1" w:rsidRPr="00457BB8">
        <w:rPr>
          <w:rFonts w:ascii="IRNazanin" w:hAnsi="IRNazanin" w:cs="IRNazanin"/>
          <w:sz w:val="28"/>
          <w:szCs w:val="28"/>
          <w:rtl/>
        </w:rPr>
        <w:t>زبان و همچنین ازب</w:t>
      </w:r>
      <w:r w:rsidR="000E6230" w:rsidRPr="00457BB8">
        <w:rPr>
          <w:rFonts w:ascii="IRNazanin" w:hAnsi="IRNazanin" w:cs="IRNazanin"/>
          <w:sz w:val="28"/>
          <w:szCs w:val="28"/>
          <w:rtl/>
        </w:rPr>
        <w:t>ی</w:t>
      </w:r>
      <w:r w:rsidR="007C64E1" w:rsidRPr="00457BB8">
        <w:rPr>
          <w:rFonts w:ascii="IRNazanin" w:hAnsi="IRNazanin" w:cs="IRNazanin"/>
          <w:sz w:val="28"/>
          <w:szCs w:val="28"/>
          <w:rtl/>
        </w:rPr>
        <w:t>ک</w:t>
      </w:r>
      <w:r w:rsidR="000E6230" w:rsidRPr="00457BB8">
        <w:rPr>
          <w:rFonts w:ascii="IRNazanin" w:hAnsi="IRNazanin" w:cs="IRNazanin"/>
          <w:sz w:val="28"/>
          <w:szCs w:val="28"/>
          <w:rtl/>
        </w:rPr>
        <w:t>‌</w:t>
      </w:r>
      <w:r w:rsidR="007C64E1" w:rsidRPr="00457BB8">
        <w:rPr>
          <w:rFonts w:ascii="IRNazanin" w:hAnsi="IRNazanin" w:cs="IRNazanin"/>
          <w:sz w:val="28"/>
          <w:szCs w:val="28"/>
          <w:rtl/>
        </w:rPr>
        <w:t>ها و ترکمن</w:t>
      </w:r>
      <w:r w:rsidR="000E6230" w:rsidRPr="00457BB8">
        <w:rPr>
          <w:rFonts w:ascii="IRNazanin" w:hAnsi="IRNazanin" w:cs="IRNazanin"/>
          <w:sz w:val="28"/>
          <w:szCs w:val="28"/>
          <w:rtl/>
        </w:rPr>
        <w:t>‌</w:t>
      </w:r>
      <w:r w:rsidR="007C64E1" w:rsidRPr="00457BB8">
        <w:rPr>
          <w:rFonts w:ascii="IRNazanin" w:hAnsi="IRNazanin" w:cs="IRNazanin"/>
          <w:sz w:val="28"/>
          <w:szCs w:val="28"/>
          <w:rtl/>
        </w:rPr>
        <w:t>های ترک</w:t>
      </w:r>
      <w:r w:rsidR="000E6230" w:rsidRPr="00457BB8">
        <w:rPr>
          <w:rFonts w:ascii="IRNazanin" w:hAnsi="IRNazanin" w:cs="IRNazanin"/>
          <w:sz w:val="28"/>
          <w:szCs w:val="28"/>
          <w:rtl/>
        </w:rPr>
        <w:t xml:space="preserve"> </w:t>
      </w:r>
      <w:r w:rsidR="007C64E1" w:rsidRPr="00457BB8">
        <w:rPr>
          <w:rFonts w:ascii="IRNazanin" w:hAnsi="IRNazanin" w:cs="IRNazanin"/>
          <w:sz w:val="28"/>
          <w:szCs w:val="28"/>
          <w:rtl/>
        </w:rPr>
        <w:t>زبان نیز می</w:t>
      </w:r>
      <w:r w:rsidR="000E6230" w:rsidRPr="00457BB8">
        <w:rPr>
          <w:rFonts w:ascii="IRNazanin" w:hAnsi="IRNazanin" w:cs="IRNazanin"/>
          <w:sz w:val="28"/>
          <w:szCs w:val="28"/>
          <w:rtl/>
        </w:rPr>
        <w:t>‌</w:t>
      </w:r>
      <w:r w:rsidR="007C64E1" w:rsidRPr="00457BB8">
        <w:rPr>
          <w:rFonts w:ascii="IRNazanin" w:hAnsi="IRNazanin" w:cs="IRNazanin"/>
          <w:sz w:val="28"/>
          <w:szCs w:val="28"/>
          <w:rtl/>
        </w:rPr>
        <w:t xml:space="preserve">شد. از نگاه </w:t>
      </w:r>
      <w:r w:rsidR="000E6230" w:rsidRPr="00457BB8">
        <w:rPr>
          <w:rFonts w:ascii="IRNazanin" w:hAnsi="IRNazanin" w:cs="IRNazanin"/>
          <w:sz w:val="28"/>
          <w:szCs w:val="28"/>
          <w:rtl/>
        </w:rPr>
        <w:t>درانی‌ها</w:t>
      </w:r>
      <w:r w:rsidR="007C64E1" w:rsidRPr="00457BB8">
        <w:rPr>
          <w:rFonts w:ascii="IRNazanin" w:hAnsi="IRNazanin" w:cs="IRNazanin"/>
          <w:sz w:val="28"/>
          <w:szCs w:val="28"/>
          <w:rtl/>
        </w:rPr>
        <w:t>، هزاره</w:t>
      </w:r>
      <w:r w:rsidR="000E6230" w:rsidRPr="00457BB8">
        <w:rPr>
          <w:rFonts w:ascii="IRNazanin" w:hAnsi="IRNazanin" w:cs="IRNazanin"/>
          <w:sz w:val="28"/>
          <w:szCs w:val="28"/>
          <w:rtl/>
        </w:rPr>
        <w:t>‌</w:t>
      </w:r>
      <w:r w:rsidR="007C64E1" w:rsidRPr="00457BB8">
        <w:rPr>
          <w:rFonts w:ascii="IRNazanin" w:hAnsi="IRNazanin" w:cs="IRNazanin"/>
          <w:sz w:val="28"/>
          <w:szCs w:val="28"/>
          <w:rtl/>
        </w:rPr>
        <w:t>های شیعه در پایین</w:t>
      </w:r>
      <w:r w:rsidR="000E6230" w:rsidRPr="00457BB8">
        <w:rPr>
          <w:rFonts w:ascii="IRNazanin" w:hAnsi="IRNazanin" w:cs="IRNazanin"/>
          <w:sz w:val="28"/>
          <w:szCs w:val="28"/>
          <w:rtl/>
        </w:rPr>
        <w:t>‌</w:t>
      </w:r>
      <w:r w:rsidR="007C64E1" w:rsidRPr="00457BB8">
        <w:rPr>
          <w:rFonts w:ascii="IRNazanin" w:hAnsi="IRNazanin" w:cs="IRNazanin"/>
          <w:sz w:val="28"/>
          <w:szCs w:val="28"/>
          <w:rtl/>
        </w:rPr>
        <w:t>ترین رتبه</w:t>
      </w:r>
      <w:r w:rsidR="000E6230" w:rsidRPr="00457BB8">
        <w:rPr>
          <w:rFonts w:ascii="IRNazanin" w:hAnsi="IRNazanin" w:cs="IRNazanin"/>
          <w:sz w:val="28"/>
          <w:szCs w:val="28"/>
          <w:rtl/>
        </w:rPr>
        <w:t>‌ی</w:t>
      </w:r>
      <w:r w:rsidR="007C64E1" w:rsidRPr="00457BB8">
        <w:rPr>
          <w:rFonts w:ascii="IRNazanin" w:hAnsi="IRNazanin" w:cs="IRNazanin"/>
          <w:sz w:val="28"/>
          <w:szCs w:val="28"/>
          <w:rtl/>
        </w:rPr>
        <w:t xml:space="preserve"> این سلسله</w:t>
      </w:r>
      <w:r w:rsidR="000E6230" w:rsidRPr="00457BB8">
        <w:rPr>
          <w:rFonts w:ascii="IRNazanin" w:hAnsi="IRNazanin" w:cs="IRNazanin"/>
          <w:sz w:val="28"/>
          <w:szCs w:val="28"/>
          <w:rtl/>
        </w:rPr>
        <w:t>‌</w:t>
      </w:r>
      <w:r w:rsidR="007C64E1" w:rsidRPr="00457BB8">
        <w:rPr>
          <w:rFonts w:ascii="IRNazanin" w:hAnsi="IRNazanin" w:cs="IRNazanin"/>
          <w:sz w:val="28"/>
          <w:szCs w:val="28"/>
          <w:rtl/>
        </w:rPr>
        <w:t xml:space="preserve">مراتب قومی جای </w:t>
      </w:r>
      <w:r w:rsidRPr="00457BB8">
        <w:rPr>
          <w:rFonts w:ascii="IRNazanin" w:hAnsi="IRNazanin" w:cs="IRNazanin" w:hint="cs"/>
          <w:sz w:val="28"/>
          <w:szCs w:val="28"/>
          <w:rtl/>
        </w:rPr>
        <w:t>داشتند</w:t>
      </w:r>
      <w:r w:rsidR="007C64E1" w:rsidRPr="00457BB8">
        <w:rPr>
          <w:rFonts w:ascii="IRNazanin" w:hAnsi="IRNazanin" w:cs="IRNazanin"/>
          <w:sz w:val="28"/>
          <w:szCs w:val="28"/>
          <w:lang w:bidi="fa-IR"/>
        </w:rPr>
        <w:t>.</w:t>
      </w:r>
    </w:p>
    <w:p w14:paraId="1B4C1E61" w14:textId="01B59EEF" w:rsidR="008C7841" w:rsidRPr="00457BB8" w:rsidRDefault="00373B40" w:rsidP="00E73133">
      <w:pPr>
        <w:bidi/>
        <w:jc w:val="both"/>
        <w:rPr>
          <w:rFonts w:ascii="IRNazanin" w:hAnsi="IRNazanin" w:cs="IRNazanin"/>
          <w:sz w:val="28"/>
          <w:szCs w:val="28"/>
          <w:rtl/>
          <w:lang w:bidi="fa-IR"/>
        </w:rPr>
      </w:pPr>
      <w:r w:rsidRPr="00457BB8">
        <w:rPr>
          <w:rFonts w:ascii="IRNazanin" w:hAnsi="IRNazanin" w:cs="IRNazanin"/>
          <w:sz w:val="28"/>
          <w:szCs w:val="28"/>
          <w:rtl/>
        </w:rPr>
        <w:t xml:space="preserve">در طول قرن بیستم، جمعیت </w:t>
      </w:r>
      <w:r w:rsidR="00A73D02" w:rsidRPr="00457BB8">
        <w:rPr>
          <w:rFonts w:ascii="IRNazanin" w:hAnsi="IRNazanin" w:cs="IRNazanin" w:hint="cs"/>
          <w:sz w:val="28"/>
          <w:szCs w:val="28"/>
          <w:rtl/>
        </w:rPr>
        <w:t>کشور</w:t>
      </w:r>
      <w:r w:rsidR="00A73D02" w:rsidRPr="00457BB8">
        <w:rPr>
          <w:rFonts w:ascii="IRNazanin" w:hAnsi="IRNazanin" w:cs="IRNazanin"/>
          <w:sz w:val="28"/>
          <w:szCs w:val="28"/>
          <w:rtl/>
        </w:rPr>
        <w:t xml:space="preserve"> </w:t>
      </w:r>
      <w:r w:rsidRPr="00457BB8">
        <w:rPr>
          <w:rFonts w:ascii="IRNazanin" w:hAnsi="IRNazanin" w:cs="IRNazanin"/>
          <w:sz w:val="28"/>
          <w:szCs w:val="28"/>
          <w:rtl/>
        </w:rPr>
        <w:t xml:space="preserve">افزایش یافت. کشاورزی آبی و کشت محصولات تجاری مانند گندم، جو، </w:t>
      </w:r>
      <w:r w:rsidR="00EF39F9" w:rsidRPr="00457BB8">
        <w:rPr>
          <w:rFonts w:ascii="IRNazanin" w:hAnsi="IRNazanin" w:cs="IRNazanin"/>
          <w:sz w:val="28"/>
          <w:szCs w:val="28"/>
          <w:rtl/>
        </w:rPr>
        <w:t>جواری</w:t>
      </w:r>
      <w:r w:rsidRPr="00457BB8">
        <w:rPr>
          <w:rFonts w:ascii="IRNazanin" w:hAnsi="IRNazanin" w:cs="IRNazanin"/>
          <w:sz w:val="28"/>
          <w:szCs w:val="28"/>
          <w:rtl/>
        </w:rPr>
        <w:t xml:space="preserve">، پنبه و کنجد اهمیت بیشتری </w:t>
      </w:r>
      <w:r w:rsidR="00A73D02" w:rsidRPr="00457BB8">
        <w:rPr>
          <w:rFonts w:ascii="IRNazanin" w:hAnsi="IRNazanin" w:cs="IRNazanin" w:hint="cs"/>
          <w:sz w:val="28"/>
          <w:szCs w:val="28"/>
          <w:rtl/>
        </w:rPr>
        <w:t>یافت</w:t>
      </w:r>
      <w:r w:rsidRPr="00457BB8">
        <w:rPr>
          <w:rFonts w:ascii="IRNazanin" w:hAnsi="IRNazanin" w:cs="IRNazanin"/>
          <w:sz w:val="28"/>
          <w:szCs w:val="28"/>
          <w:rtl/>
        </w:rPr>
        <w:t>،</w:t>
      </w:r>
      <w:r w:rsidR="00EF39F9" w:rsidRPr="00457BB8">
        <w:rPr>
          <w:rFonts w:ascii="IRNazanin" w:hAnsi="IRNazanin" w:cs="IRNazanin"/>
          <w:sz w:val="28"/>
          <w:szCs w:val="28"/>
          <w:rtl/>
        </w:rPr>
        <w:t xml:space="preserve"> </w:t>
      </w:r>
      <w:r w:rsidR="00A73D02" w:rsidRPr="00457BB8">
        <w:rPr>
          <w:rFonts w:ascii="IRNazanin" w:hAnsi="IRNazanin" w:cs="IRNazanin" w:hint="cs"/>
          <w:sz w:val="28"/>
          <w:szCs w:val="28"/>
          <w:rtl/>
        </w:rPr>
        <w:t>از</w:t>
      </w:r>
      <w:r w:rsidR="00A73D02" w:rsidRPr="00457BB8">
        <w:rPr>
          <w:rFonts w:ascii="IRNazanin" w:hAnsi="IRNazanin" w:cs="IRNazanin"/>
          <w:sz w:val="28"/>
          <w:szCs w:val="28"/>
          <w:rtl/>
        </w:rPr>
        <w:t xml:space="preserve"> سو</w:t>
      </w:r>
      <w:r w:rsidR="00A73D02" w:rsidRPr="00457BB8">
        <w:rPr>
          <w:rFonts w:ascii="IRNazanin" w:hAnsi="IRNazanin" w:cs="IRNazanin" w:hint="cs"/>
          <w:sz w:val="28"/>
          <w:szCs w:val="28"/>
          <w:rtl/>
        </w:rPr>
        <w:t>ی</w:t>
      </w:r>
      <w:r w:rsidR="00A73D02" w:rsidRPr="00457BB8">
        <w:rPr>
          <w:rFonts w:ascii="IRNazanin" w:hAnsi="IRNazanin" w:cs="IRNazanin"/>
          <w:sz w:val="28"/>
          <w:szCs w:val="28"/>
          <w:rtl/>
        </w:rPr>
        <w:t xml:space="preserve"> د</w:t>
      </w:r>
      <w:r w:rsidR="00A73D02" w:rsidRPr="00457BB8">
        <w:rPr>
          <w:rFonts w:ascii="IRNazanin" w:hAnsi="IRNazanin" w:cs="IRNazanin" w:hint="cs"/>
          <w:sz w:val="28"/>
          <w:szCs w:val="28"/>
          <w:rtl/>
        </w:rPr>
        <w:t>یگر</w:t>
      </w:r>
      <w:r w:rsidR="00A73D02" w:rsidRPr="00457BB8">
        <w:rPr>
          <w:rFonts w:ascii="IRNazanin" w:hAnsi="IRNazanin" w:cs="IRNazanin"/>
          <w:sz w:val="28"/>
          <w:szCs w:val="28"/>
          <w:rtl/>
        </w:rPr>
        <w:t xml:space="preserve"> </w:t>
      </w:r>
      <w:r w:rsidR="00EF39F9" w:rsidRPr="00457BB8">
        <w:rPr>
          <w:rFonts w:ascii="IRNazanin" w:hAnsi="IRNazanin" w:cs="IRNazanin"/>
          <w:sz w:val="28"/>
          <w:szCs w:val="28"/>
          <w:rtl/>
        </w:rPr>
        <w:t>قیمت</w:t>
      </w:r>
      <w:r w:rsidRPr="00457BB8">
        <w:rPr>
          <w:rFonts w:ascii="IRNazanin" w:hAnsi="IRNazanin" w:cs="IRNazanin"/>
          <w:sz w:val="28"/>
          <w:szCs w:val="28"/>
          <w:rtl/>
        </w:rPr>
        <w:t xml:space="preserve"> پوست بره</w:t>
      </w:r>
      <w:r w:rsidR="00EF39F9" w:rsidRPr="00457BB8">
        <w:rPr>
          <w:rFonts w:ascii="IRNazanin" w:hAnsi="IRNazanin" w:cs="IRNazanin"/>
          <w:sz w:val="28"/>
          <w:szCs w:val="28"/>
          <w:rtl/>
        </w:rPr>
        <w:t>‌</w:t>
      </w:r>
      <w:r w:rsidRPr="00457BB8">
        <w:rPr>
          <w:rFonts w:ascii="IRNazanin" w:hAnsi="IRNazanin" w:cs="IRNazanin"/>
          <w:sz w:val="28"/>
          <w:szCs w:val="28"/>
          <w:rtl/>
        </w:rPr>
        <w:t>های قر</w:t>
      </w:r>
      <w:r w:rsidR="00EF39F9" w:rsidRPr="00457BB8">
        <w:rPr>
          <w:rFonts w:ascii="IRNazanin" w:hAnsi="IRNazanin" w:cs="IRNazanin"/>
          <w:sz w:val="28"/>
          <w:szCs w:val="28"/>
          <w:rtl/>
        </w:rPr>
        <w:t>ه‌</w:t>
      </w:r>
      <w:r w:rsidRPr="00457BB8">
        <w:rPr>
          <w:rFonts w:ascii="IRNazanin" w:hAnsi="IRNazanin" w:cs="IRNazanin"/>
          <w:sz w:val="28"/>
          <w:szCs w:val="28"/>
          <w:rtl/>
        </w:rPr>
        <w:t>قل</w:t>
      </w:r>
      <w:r w:rsidR="00EF39F9" w:rsidRPr="00457BB8">
        <w:rPr>
          <w:rFonts w:ascii="IRNazanin" w:hAnsi="IRNazanin" w:cs="IRNazanin"/>
          <w:sz w:val="28"/>
          <w:szCs w:val="28"/>
          <w:rtl/>
        </w:rPr>
        <w:t xml:space="preserve"> افزایش یافت.</w:t>
      </w:r>
      <w:r w:rsidRPr="00457BB8">
        <w:rPr>
          <w:rFonts w:ascii="IRNazanin" w:hAnsi="IRNazanin" w:cs="IRNazanin"/>
          <w:sz w:val="28"/>
          <w:szCs w:val="28"/>
          <w:rtl/>
        </w:rPr>
        <w:t xml:space="preserve"> رقابت اقتصادی بین کشاورزان و دام</w:t>
      </w:r>
      <w:ins w:id="254" w:author="Saeedi, Faiza" w:date="2025-06-05T23:06:00Z">
        <w:r w:rsidR="00470FFF" w:rsidRPr="00457BB8">
          <w:rPr>
            <w:rFonts w:ascii="IRNazanin" w:hAnsi="IRNazanin" w:cs="IRNazanin" w:hint="cs"/>
            <w:sz w:val="28"/>
            <w:szCs w:val="28"/>
          </w:rPr>
          <w:t>‌</w:t>
        </w:r>
      </w:ins>
      <w:r w:rsidRPr="00457BB8">
        <w:rPr>
          <w:rFonts w:ascii="IRNazanin" w:hAnsi="IRNazanin" w:cs="IRNazanin"/>
          <w:sz w:val="28"/>
          <w:szCs w:val="28"/>
          <w:rtl/>
        </w:rPr>
        <w:t xml:space="preserve">داران </w:t>
      </w:r>
      <w:r w:rsidR="00EF39F9" w:rsidRPr="00457BB8">
        <w:rPr>
          <w:rFonts w:ascii="IRNazanin" w:hAnsi="IRNazanin" w:cs="IRNazanin"/>
          <w:sz w:val="28"/>
          <w:szCs w:val="28"/>
          <w:rtl/>
        </w:rPr>
        <w:t>شدت</w:t>
      </w:r>
      <w:r w:rsidRPr="00457BB8">
        <w:rPr>
          <w:rFonts w:ascii="IRNazanin" w:hAnsi="IRNazanin" w:cs="IRNazanin"/>
          <w:sz w:val="28"/>
          <w:szCs w:val="28"/>
          <w:rtl/>
        </w:rPr>
        <w:t xml:space="preserve"> </w:t>
      </w:r>
      <w:r w:rsidR="00EF39F9" w:rsidRPr="00457BB8">
        <w:rPr>
          <w:rFonts w:ascii="IRNazanin" w:hAnsi="IRNazanin" w:cs="IRNazanin"/>
          <w:sz w:val="28"/>
          <w:szCs w:val="28"/>
          <w:rtl/>
        </w:rPr>
        <w:t>یافت</w:t>
      </w:r>
      <w:r w:rsidRPr="00457BB8">
        <w:rPr>
          <w:rFonts w:ascii="IRNazanin" w:hAnsi="IRNazanin" w:cs="IRNazanin"/>
          <w:sz w:val="28"/>
          <w:szCs w:val="28"/>
          <w:rtl/>
        </w:rPr>
        <w:t>. با افزایش رقابت</w:t>
      </w:r>
      <w:r w:rsidR="00EF39F9" w:rsidRPr="00457BB8">
        <w:rPr>
          <w:rFonts w:ascii="IRNazanin" w:hAnsi="IRNazanin" w:cs="IRNazanin"/>
          <w:sz w:val="28"/>
          <w:szCs w:val="28"/>
          <w:rtl/>
        </w:rPr>
        <w:t>‌</w:t>
      </w:r>
      <w:r w:rsidRPr="00457BB8">
        <w:rPr>
          <w:rFonts w:ascii="IRNazanin" w:hAnsi="IRNazanin" w:cs="IRNazanin"/>
          <w:sz w:val="28"/>
          <w:szCs w:val="28"/>
          <w:rtl/>
        </w:rPr>
        <w:t>، اهمیت سیاسی ازدواج و روابط سببی نیز بیشتر شد</w:t>
      </w:r>
      <w:r w:rsidRPr="00457BB8">
        <w:rPr>
          <w:rFonts w:ascii="IRNazanin" w:hAnsi="IRNazanin" w:cs="IRNazanin"/>
          <w:sz w:val="28"/>
          <w:szCs w:val="28"/>
          <w:lang w:bidi="fa-IR"/>
        </w:rPr>
        <w:t>.</w:t>
      </w:r>
    </w:p>
    <w:p w14:paraId="1032EBC9" w14:textId="20B2DE0B" w:rsidR="00373B40" w:rsidRPr="00457BB8" w:rsidRDefault="00A35964" w:rsidP="00E73133">
      <w:pPr>
        <w:bidi/>
        <w:jc w:val="both"/>
        <w:rPr>
          <w:rFonts w:ascii="IRNazanin" w:hAnsi="IRNazanin" w:cs="IRNazanin"/>
          <w:sz w:val="28"/>
          <w:szCs w:val="28"/>
          <w:rtl/>
          <w:lang w:bidi="fa-IR"/>
        </w:rPr>
      </w:pPr>
      <w:r w:rsidRPr="00457BB8">
        <w:rPr>
          <w:rFonts w:ascii="IRNazanin" w:hAnsi="IRNazanin" w:cs="IRNazanin"/>
          <w:sz w:val="28"/>
          <w:szCs w:val="28"/>
          <w:rtl/>
        </w:rPr>
        <w:t>درانی‌ها</w:t>
      </w:r>
      <w:r w:rsidR="00373B40" w:rsidRPr="00457BB8">
        <w:rPr>
          <w:rFonts w:ascii="IRNazanin" w:hAnsi="IRNazanin" w:cs="IRNazanin"/>
          <w:sz w:val="28"/>
          <w:szCs w:val="28"/>
          <w:rtl/>
        </w:rPr>
        <w:t xml:space="preserve"> هویت قومی و قبیله</w:t>
      </w:r>
      <w:r w:rsidRPr="00457BB8">
        <w:rPr>
          <w:rFonts w:ascii="IRNazanin" w:hAnsi="IRNazanin" w:cs="IRNazanin"/>
          <w:sz w:val="28"/>
          <w:szCs w:val="28"/>
          <w:rtl/>
        </w:rPr>
        <w:t>‌</w:t>
      </w:r>
      <w:r w:rsidR="00373B40" w:rsidRPr="00457BB8">
        <w:rPr>
          <w:rFonts w:ascii="IRNazanin" w:hAnsi="IRNazanin" w:cs="IRNazanin"/>
          <w:sz w:val="28"/>
          <w:szCs w:val="28"/>
          <w:rtl/>
        </w:rPr>
        <w:t>ای خود را با پایبندی به اسلام سن</w:t>
      </w:r>
      <w:r w:rsidRPr="00457BB8">
        <w:rPr>
          <w:rFonts w:ascii="IRNazanin" w:hAnsi="IRNazanin" w:cs="IRNazanin"/>
          <w:sz w:val="28"/>
          <w:szCs w:val="28"/>
          <w:rtl/>
        </w:rPr>
        <w:t>ّ</w:t>
      </w:r>
      <w:r w:rsidR="00373B40" w:rsidRPr="00457BB8">
        <w:rPr>
          <w:rFonts w:ascii="IRNazanin" w:hAnsi="IRNazanin" w:cs="IRNazanin"/>
          <w:sz w:val="28"/>
          <w:szCs w:val="28"/>
          <w:rtl/>
        </w:rPr>
        <w:t>ی، زبان پشتو، و تبار پدری</w:t>
      </w:r>
      <w:r w:rsidR="00D9413D" w:rsidRPr="00457BB8">
        <w:rPr>
          <w:rFonts w:ascii="IRNazanin" w:hAnsi="IRNazanin" w:cs="IRNazanin" w:hint="cs"/>
          <w:sz w:val="28"/>
          <w:szCs w:val="28"/>
          <w:rtl/>
        </w:rPr>
        <w:t>‌ای</w:t>
      </w:r>
      <w:r w:rsidR="00373B40" w:rsidRPr="00457BB8">
        <w:rPr>
          <w:rFonts w:ascii="IRNazanin" w:hAnsi="IRNazanin" w:cs="IRNazanin"/>
          <w:sz w:val="28"/>
          <w:szCs w:val="28"/>
          <w:rtl/>
        </w:rPr>
        <w:t xml:space="preserve"> که آن</w:t>
      </w:r>
      <w:r w:rsidR="00D9413D" w:rsidRPr="00457BB8">
        <w:rPr>
          <w:rFonts w:ascii="IRNazanin" w:hAnsi="IRNazanin" w:cs="IRNazanin" w:hint="cs"/>
          <w:sz w:val="28"/>
          <w:szCs w:val="28"/>
        </w:rPr>
        <w:t>‌</w:t>
      </w:r>
      <w:r w:rsidR="00373B40" w:rsidRPr="00457BB8">
        <w:rPr>
          <w:rFonts w:ascii="IRNazanin" w:hAnsi="IRNazanin" w:cs="IRNazanin"/>
          <w:sz w:val="28"/>
          <w:szCs w:val="28"/>
          <w:rtl/>
        </w:rPr>
        <w:t xml:space="preserve">ها را به نیاکان </w:t>
      </w:r>
      <w:r w:rsidR="00FE5774" w:rsidRPr="00457BB8">
        <w:rPr>
          <w:rFonts w:ascii="IRNazanin" w:hAnsi="IRNazanin" w:cs="IRNazanin"/>
          <w:sz w:val="28"/>
          <w:szCs w:val="28"/>
          <w:rtl/>
        </w:rPr>
        <w:t>مشهور</w:t>
      </w:r>
      <w:r w:rsidR="00373B40" w:rsidRPr="00457BB8">
        <w:rPr>
          <w:rFonts w:ascii="IRNazanin" w:hAnsi="IRNazanin" w:cs="IRNazanin"/>
          <w:sz w:val="28"/>
          <w:szCs w:val="28"/>
          <w:rtl/>
        </w:rPr>
        <w:t xml:space="preserve"> پشتون مرتبط می</w:t>
      </w:r>
      <w:r w:rsidRPr="00457BB8">
        <w:rPr>
          <w:rFonts w:ascii="IRNazanin" w:hAnsi="IRNazanin" w:cs="IRNazanin"/>
          <w:sz w:val="28"/>
          <w:szCs w:val="28"/>
          <w:rtl/>
        </w:rPr>
        <w:t>‌</w:t>
      </w:r>
      <w:r w:rsidR="00373B40" w:rsidRPr="00457BB8">
        <w:rPr>
          <w:rFonts w:ascii="IRNazanin" w:hAnsi="IRNazanin" w:cs="IRNazanin"/>
          <w:sz w:val="28"/>
          <w:szCs w:val="28"/>
          <w:rtl/>
        </w:rPr>
        <w:t xml:space="preserve">کرد، </w:t>
      </w:r>
      <w:r w:rsidRPr="00457BB8">
        <w:rPr>
          <w:rFonts w:ascii="IRNazanin" w:hAnsi="IRNazanin" w:cs="IRNazanin"/>
          <w:sz w:val="28"/>
          <w:szCs w:val="28"/>
          <w:rtl/>
        </w:rPr>
        <w:t>تعریف</w:t>
      </w:r>
      <w:r w:rsidR="00373B40" w:rsidRPr="00457BB8">
        <w:rPr>
          <w:rFonts w:ascii="IRNazanin" w:hAnsi="IRNazanin" w:cs="IRNazanin"/>
          <w:sz w:val="28"/>
          <w:szCs w:val="28"/>
          <w:rtl/>
        </w:rPr>
        <w:t xml:space="preserve"> می</w:t>
      </w:r>
      <w:r w:rsidRPr="00457BB8">
        <w:rPr>
          <w:rFonts w:ascii="IRNazanin" w:hAnsi="IRNazanin" w:cs="IRNazanin"/>
          <w:sz w:val="28"/>
          <w:szCs w:val="28"/>
          <w:rtl/>
        </w:rPr>
        <w:t>‌</w:t>
      </w:r>
      <w:r w:rsidR="00373B40" w:rsidRPr="00457BB8">
        <w:rPr>
          <w:rFonts w:ascii="IRNazanin" w:hAnsi="IRNazanin" w:cs="IRNazanin"/>
          <w:sz w:val="28"/>
          <w:szCs w:val="28"/>
          <w:rtl/>
        </w:rPr>
        <w:t xml:space="preserve">کردند. علاوه بر این، یک زن </w:t>
      </w:r>
      <w:r w:rsidR="00FE5774" w:rsidRPr="00457BB8">
        <w:rPr>
          <w:rFonts w:ascii="IRNazanin" w:hAnsi="IRNazanin" w:cs="IRNazanin"/>
          <w:sz w:val="28"/>
          <w:szCs w:val="28"/>
          <w:rtl/>
        </w:rPr>
        <w:t>درانی</w:t>
      </w:r>
      <w:r w:rsidR="00373B40" w:rsidRPr="00457BB8">
        <w:rPr>
          <w:rFonts w:ascii="IRNazanin" w:hAnsi="IRNazanin" w:cs="IRNazanin"/>
          <w:sz w:val="28"/>
          <w:szCs w:val="28"/>
          <w:rtl/>
        </w:rPr>
        <w:t xml:space="preserve"> هرگز نباید با مرد غیرد</w:t>
      </w:r>
      <w:r w:rsidR="00FE5774" w:rsidRPr="00457BB8">
        <w:rPr>
          <w:rFonts w:ascii="IRNazanin" w:hAnsi="IRNazanin" w:cs="IRNazanin"/>
          <w:sz w:val="28"/>
          <w:szCs w:val="28"/>
          <w:rtl/>
        </w:rPr>
        <w:t>ر</w:t>
      </w:r>
      <w:r w:rsidR="00373B40" w:rsidRPr="00457BB8">
        <w:rPr>
          <w:rFonts w:ascii="IRNazanin" w:hAnsi="IRNazanin" w:cs="IRNazanin"/>
          <w:sz w:val="28"/>
          <w:szCs w:val="28"/>
          <w:rtl/>
        </w:rPr>
        <w:t>انی ازدواج می</w:t>
      </w:r>
      <w:r w:rsidR="00FE5774" w:rsidRPr="00457BB8">
        <w:rPr>
          <w:rFonts w:ascii="IRNazanin" w:hAnsi="IRNazanin" w:cs="IRNazanin"/>
          <w:sz w:val="28"/>
          <w:szCs w:val="28"/>
          <w:rtl/>
        </w:rPr>
        <w:t>‌</w:t>
      </w:r>
      <w:r w:rsidR="00373B40" w:rsidRPr="00457BB8">
        <w:rPr>
          <w:rFonts w:ascii="IRNazanin" w:hAnsi="IRNazanin" w:cs="IRNazanin"/>
          <w:sz w:val="28"/>
          <w:szCs w:val="28"/>
          <w:rtl/>
        </w:rPr>
        <w:t xml:space="preserve">کرد. </w:t>
      </w:r>
      <w:r w:rsidR="00394783" w:rsidRPr="00457BB8">
        <w:rPr>
          <w:rFonts w:ascii="IRNazanin" w:hAnsi="IRNazanin" w:cs="IRNazanin" w:hint="cs"/>
          <w:sz w:val="28"/>
          <w:szCs w:val="28"/>
          <w:rtl/>
        </w:rPr>
        <w:t>در</w:t>
      </w:r>
      <w:r w:rsidR="00394783" w:rsidRPr="00457BB8">
        <w:rPr>
          <w:rFonts w:ascii="IRNazanin" w:hAnsi="IRNazanin" w:cs="IRNazanin"/>
          <w:sz w:val="28"/>
          <w:szCs w:val="28"/>
          <w:rtl/>
        </w:rPr>
        <w:t xml:space="preserve"> </w:t>
      </w:r>
      <w:r w:rsidR="00394783" w:rsidRPr="00457BB8">
        <w:rPr>
          <w:rFonts w:ascii="IRNazanin" w:hAnsi="IRNazanin" w:cs="IRNazanin" w:hint="cs"/>
          <w:sz w:val="28"/>
          <w:szCs w:val="28"/>
          <w:rtl/>
        </w:rPr>
        <w:t>عین</w:t>
      </w:r>
      <w:r w:rsidR="00373B40" w:rsidRPr="00457BB8">
        <w:rPr>
          <w:rFonts w:ascii="IRNazanin" w:hAnsi="IRNazanin" w:cs="IRNazanin"/>
          <w:sz w:val="28"/>
          <w:szCs w:val="28"/>
          <w:rtl/>
        </w:rPr>
        <w:t xml:space="preserve"> حال، این معیارهای هویتی عموماً به</w:t>
      </w:r>
      <w:r w:rsidR="00FE5774" w:rsidRPr="00457BB8">
        <w:rPr>
          <w:rFonts w:ascii="IRNazanin" w:hAnsi="IRNazanin" w:cs="IRNazanin"/>
          <w:sz w:val="28"/>
          <w:szCs w:val="28"/>
          <w:rtl/>
        </w:rPr>
        <w:t>‌</w:t>
      </w:r>
      <w:r w:rsidR="00373B40" w:rsidRPr="00457BB8">
        <w:rPr>
          <w:rFonts w:ascii="IRNazanin" w:hAnsi="IRNazanin" w:cs="IRNazanin"/>
          <w:sz w:val="28"/>
          <w:szCs w:val="28"/>
          <w:rtl/>
        </w:rPr>
        <w:t>صورت پسینی عمل می</w:t>
      </w:r>
      <w:r w:rsidR="00FE5774" w:rsidRPr="00457BB8">
        <w:rPr>
          <w:rFonts w:ascii="IRNazanin" w:hAnsi="IRNazanin" w:cs="IRNazanin"/>
          <w:sz w:val="28"/>
          <w:szCs w:val="28"/>
          <w:rtl/>
        </w:rPr>
        <w:t>‌</w:t>
      </w:r>
      <w:r w:rsidR="00373B40" w:rsidRPr="00457BB8">
        <w:rPr>
          <w:rFonts w:ascii="IRNazanin" w:hAnsi="IRNazanin" w:cs="IRNazanin"/>
          <w:sz w:val="28"/>
          <w:szCs w:val="28"/>
          <w:rtl/>
        </w:rPr>
        <w:t>کردند تا تغییرات هویتی را که از طریق ازدواج به رسمیت شناخته می</w:t>
      </w:r>
      <w:r w:rsidR="00FE5774" w:rsidRPr="00457BB8">
        <w:rPr>
          <w:rFonts w:ascii="IRNazanin" w:hAnsi="IRNazanin" w:cs="IRNazanin"/>
          <w:sz w:val="28"/>
          <w:szCs w:val="28"/>
          <w:rtl/>
        </w:rPr>
        <w:t>‌</w:t>
      </w:r>
      <w:r w:rsidR="00373B40" w:rsidRPr="00457BB8">
        <w:rPr>
          <w:rFonts w:ascii="IRNazanin" w:hAnsi="IRNazanin" w:cs="IRNazanin"/>
          <w:sz w:val="28"/>
          <w:szCs w:val="28"/>
          <w:rtl/>
        </w:rPr>
        <w:t xml:space="preserve">شدند، توجیه کنند. بنابراین، مدت کوتاهی پس از </w:t>
      </w:r>
      <w:r w:rsidR="00394783" w:rsidRPr="00457BB8">
        <w:rPr>
          <w:rFonts w:ascii="IRNazanin" w:hAnsi="IRNazanin" w:cs="IRNazanin" w:hint="cs"/>
          <w:sz w:val="28"/>
          <w:szCs w:val="28"/>
          <w:rtl/>
        </w:rPr>
        <w:t>اسکان</w:t>
      </w:r>
      <w:r w:rsidR="00373B40" w:rsidRPr="00457BB8">
        <w:rPr>
          <w:rFonts w:ascii="IRNazanin" w:hAnsi="IRNazanin" w:cs="IRNazanin"/>
          <w:sz w:val="28"/>
          <w:szCs w:val="28"/>
          <w:rtl/>
        </w:rPr>
        <w:t xml:space="preserve"> در شمال، رهبران </w:t>
      </w:r>
      <w:r w:rsidR="00FE5774" w:rsidRPr="00457BB8">
        <w:rPr>
          <w:rFonts w:ascii="IRNazanin" w:hAnsi="IRNazanin" w:cs="IRNazanin"/>
          <w:sz w:val="28"/>
          <w:szCs w:val="28"/>
          <w:rtl/>
        </w:rPr>
        <w:t xml:space="preserve">قبیله </w:t>
      </w:r>
      <w:r w:rsidR="00373B40" w:rsidRPr="00457BB8">
        <w:rPr>
          <w:rFonts w:ascii="IRNazanin" w:hAnsi="IRNazanin" w:cs="IRNazanin"/>
          <w:sz w:val="28"/>
          <w:szCs w:val="28"/>
          <w:rtl/>
        </w:rPr>
        <w:t>پیرو</w:t>
      </w:r>
      <w:r w:rsidR="00FE5774" w:rsidRPr="00457BB8">
        <w:rPr>
          <w:rFonts w:ascii="IRNazanin" w:hAnsi="IRNazanin" w:cs="IRNazanin"/>
          <w:sz w:val="28"/>
          <w:szCs w:val="28"/>
          <w:rtl/>
        </w:rPr>
        <w:t>ز</w:t>
      </w:r>
      <w:r w:rsidR="00373B40" w:rsidRPr="00457BB8">
        <w:rPr>
          <w:rFonts w:ascii="IRNazanin" w:hAnsi="IRNazanin" w:cs="IRNazanin"/>
          <w:sz w:val="28"/>
          <w:szCs w:val="28"/>
          <w:rtl/>
        </w:rPr>
        <w:t>ی تلاش کردند با ازدواج</w:t>
      </w:r>
      <w:r w:rsidR="00FE5774" w:rsidRPr="00457BB8">
        <w:rPr>
          <w:rFonts w:ascii="IRNazanin" w:hAnsi="IRNazanin" w:cs="IRNazanin"/>
          <w:sz w:val="28"/>
          <w:szCs w:val="28"/>
          <w:rtl/>
        </w:rPr>
        <w:t>‌</w:t>
      </w:r>
      <w:r w:rsidR="00373B40" w:rsidRPr="00457BB8">
        <w:rPr>
          <w:rFonts w:ascii="IRNazanin" w:hAnsi="IRNazanin" w:cs="IRNazanin"/>
          <w:sz w:val="28"/>
          <w:szCs w:val="28"/>
          <w:rtl/>
        </w:rPr>
        <w:t>های بین قومی با تازه</w:t>
      </w:r>
      <w:r w:rsidR="00FE5774" w:rsidRPr="00457BB8">
        <w:rPr>
          <w:rFonts w:ascii="IRNazanin" w:hAnsi="IRNazanin" w:cs="IRNazanin"/>
          <w:sz w:val="28"/>
          <w:szCs w:val="28"/>
          <w:rtl/>
        </w:rPr>
        <w:t>‌</w:t>
      </w:r>
      <w:r w:rsidR="00373B40" w:rsidRPr="00457BB8">
        <w:rPr>
          <w:rFonts w:ascii="IRNazanin" w:hAnsi="IRNazanin" w:cs="IRNazanin"/>
          <w:sz w:val="28"/>
          <w:szCs w:val="28"/>
          <w:rtl/>
        </w:rPr>
        <w:t>واردانی که ریشه</w:t>
      </w:r>
      <w:r w:rsidR="00FE5774" w:rsidRPr="00457BB8">
        <w:rPr>
          <w:rFonts w:ascii="IRNazanin" w:hAnsi="IRNazanin" w:cs="IRNazanin"/>
          <w:sz w:val="28"/>
          <w:szCs w:val="28"/>
          <w:rtl/>
        </w:rPr>
        <w:t>‌</w:t>
      </w:r>
      <w:r w:rsidR="00373B40" w:rsidRPr="00457BB8">
        <w:rPr>
          <w:rFonts w:ascii="IRNazanin" w:hAnsi="IRNazanin" w:cs="IRNazanin"/>
          <w:sz w:val="28"/>
          <w:szCs w:val="28"/>
          <w:rtl/>
        </w:rPr>
        <w:t>های قومی نامشخصی داشتند، جمعیت خود را افزایش دهند. بعدها، با تشدید رقابت</w:t>
      </w:r>
      <w:r w:rsidR="00A3250B" w:rsidRPr="00457BB8">
        <w:rPr>
          <w:rFonts w:ascii="IRNazanin" w:hAnsi="IRNazanin" w:cs="IRNazanin"/>
          <w:sz w:val="28"/>
          <w:szCs w:val="28"/>
          <w:rtl/>
        </w:rPr>
        <w:t>‌</w:t>
      </w:r>
      <w:r w:rsidR="00373B40" w:rsidRPr="00457BB8">
        <w:rPr>
          <w:rFonts w:ascii="IRNazanin" w:hAnsi="IRNazanin" w:cs="IRNazanin"/>
          <w:sz w:val="28"/>
          <w:szCs w:val="28"/>
          <w:rtl/>
        </w:rPr>
        <w:t>های اقتصادی، نامشروعیت برخی از آن ازدواج</w:t>
      </w:r>
      <w:r w:rsidR="00A3250B" w:rsidRPr="00457BB8">
        <w:rPr>
          <w:rFonts w:ascii="IRNazanin" w:hAnsi="IRNazanin" w:cs="IRNazanin"/>
          <w:sz w:val="28"/>
          <w:szCs w:val="28"/>
          <w:rtl/>
        </w:rPr>
        <w:t>‌</w:t>
      </w:r>
      <w:r w:rsidR="00373B40" w:rsidRPr="00457BB8">
        <w:rPr>
          <w:rFonts w:ascii="IRNazanin" w:hAnsi="IRNazanin" w:cs="IRNazanin"/>
          <w:sz w:val="28"/>
          <w:szCs w:val="28"/>
          <w:rtl/>
        </w:rPr>
        <w:t xml:space="preserve">های </w:t>
      </w:r>
      <w:r w:rsidR="00F6633E" w:rsidRPr="00457BB8">
        <w:rPr>
          <w:rFonts w:ascii="IRNazanin" w:hAnsi="IRNazanin" w:cs="IRNazanin" w:hint="cs"/>
          <w:sz w:val="28"/>
          <w:szCs w:val="28"/>
          <w:rtl/>
        </w:rPr>
        <w:t>پیشین،</w:t>
      </w:r>
      <w:r w:rsidR="00373B40" w:rsidRPr="00457BB8">
        <w:rPr>
          <w:rFonts w:ascii="IRNazanin" w:hAnsi="IRNazanin" w:cs="IRNazanin"/>
          <w:sz w:val="28"/>
          <w:szCs w:val="28"/>
          <w:rtl/>
        </w:rPr>
        <w:t xml:space="preserve"> بهانه</w:t>
      </w:r>
      <w:r w:rsidR="00A3250B" w:rsidRPr="00457BB8">
        <w:rPr>
          <w:rFonts w:ascii="IRNazanin" w:hAnsi="IRNazanin" w:cs="IRNazanin"/>
          <w:sz w:val="28"/>
          <w:szCs w:val="28"/>
        </w:rPr>
        <w:t>‌</w:t>
      </w:r>
      <w:r w:rsidR="00373B40" w:rsidRPr="00457BB8">
        <w:rPr>
          <w:rFonts w:ascii="IRNazanin" w:hAnsi="IRNazanin" w:cs="IRNazanin"/>
          <w:sz w:val="28"/>
          <w:szCs w:val="28"/>
          <w:rtl/>
        </w:rPr>
        <w:t>ا</w:t>
      </w:r>
      <w:r w:rsidR="00373B40" w:rsidRPr="00457BB8">
        <w:rPr>
          <w:rFonts w:ascii="IRNazanin" w:hAnsi="IRNazanin" w:cs="IRNazanin" w:hint="cs"/>
          <w:sz w:val="28"/>
          <w:szCs w:val="28"/>
          <w:rtl/>
        </w:rPr>
        <w:t>ی</w:t>
      </w:r>
      <w:r w:rsidR="00373B40" w:rsidRPr="00457BB8">
        <w:rPr>
          <w:rFonts w:ascii="IRNazanin" w:hAnsi="IRNazanin" w:cs="IRNazanin"/>
          <w:sz w:val="28"/>
          <w:szCs w:val="28"/>
          <w:rtl/>
        </w:rPr>
        <w:t xml:space="preserve"> برا</w:t>
      </w:r>
      <w:r w:rsidR="00373B40" w:rsidRPr="00457BB8">
        <w:rPr>
          <w:rFonts w:ascii="IRNazanin" w:hAnsi="IRNazanin" w:cs="IRNazanin" w:hint="cs"/>
          <w:sz w:val="28"/>
          <w:szCs w:val="28"/>
          <w:rtl/>
        </w:rPr>
        <w:t>ی</w:t>
      </w:r>
      <w:r w:rsidR="00373B40" w:rsidRPr="00457BB8">
        <w:rPr>
          <w:rFonts w:ascii="IRNazanin" w:hAnsi="IRNazanin" w:cs="IRNazanin"/>
          <w:sz w:val="28"/>
          <w:szCs w:val="28"/>
          <w:rtl/>
        </w:rPr>
        <w:t xml:space="preserve"> داغ ننگ زدن به نوادگان آن تازه</w:t>
      </w:r>
      <w:r w:rsidR="00A3250B" w:rsidRPr="00457BB8">
        <w:rPr>
          <w:rFonts w:ascii="IRNazanin" w:hAnsi="IRNazanin" w:cs="IRNazanin"/>
          <w:sz w:val="28"/>
          <w:szCs w:val="28"/>
        </w:rPr>
        <w:t>‌</w:t>
      </w:r>
      <w:r w:rsidR="00373B40" w:rsidRPr="00457BB8">
        <w:rPr>
          <w:rFonts w:ascii="IRNazanin" w:hAnsi="IRNazanin" w:cs="IRNazanin"/>
          <w:sz w:val="28"/>
          <w:szCs w:val="28"/>
          <w:rtl/>
        </w:rPr>
        <w:t>واردان و تصرف زم</w:t>
      </w:r>
      <w:r w:rsidR="00373B40" w:rsidRPr="00457BB8">
        <w:rPr>
          <w:rFonts w:ascii="IRNazanin" w:hAnsi="IRNazanin" w:cs="IRNazanin" w:hint="cs"/>
          <w:sz w:val="28"/>
          <w:szCs w:val="28"/>
          <w:rtl/>
        </w:rPr>
        <w:t>ین</w:t>
      </w:r>
      <w:r w:rsidR="00A3250B" w:rsidRPr="00457BB8">
        <w:rPr>
          <w:rFonts w:ascii="IRNazanin" w:hAnsi="IRNazanin" w:cs="IRNazanin"/>
          <w:sz w:val="28"/>
          <w:szCs w:val="28"/>
        </w:rPr>
        <w:t>‌</w:t>
      </w:r>
      <w:r w:rsidR="00373B40" w:rsidRPr="00457BB8">
        <w:rPr>
          <w:rFonts w:ascii="IRNazanin" w:hAnsi="IRNazanin" w:cs="IRNazanin"/>
          <w:sz w:val="28"/>
          <w:szCs w:val="28"/>
          <w:rtl/>
        </w:rPr>
        <w:t>ها و دام</w:t>
      </w:r>
      <w:r w:rsidR="00A3250B" w:rsidRPr="00457BB8">
        <w:rPr>
          <w:rFonts w:ascii="IRNazanin" w:hAnsi="IRNazanin" w:cs="IRNazanin"/>
          <w:sz w:val="28"/>
          <w:szCs w:val="28"/>
        </w:rPr>
        <w:t>‌</w:t>
      </w:r>
      <w:r w:rsidR="00373B40" w:rsidRPr="00457BB8">
        <w:rPr>
          <w:rFonts w:ascii="IRNazanin" w:hAnsi="IRNazanin" w:cs="IRNazanin"/>
          <w:sz w:val="28"/>
          <w:szCs w:val="28"/>
          <w:rtl/>
        </w:rPr>
        <w:t>ها</w:t>
      </w:r>
      <w:r w:rsidR="00373B40" w:rsidRPr="00457BB8">
        <w:rPr>
          <w:rFonts w:ascii="IRNazanin" w:hAnsi="IRNazanin" w:cs="IRNazanin" w:hint="cs"/>
          <w:sz w:val="28"/>
          <w:szCs w:val="28"/>
          <w:rtl/>
        </w:rPr>
        <w:t>ی</w:t>
      </w:r>
      <w:r w:rsidR="00A3250B" w:rsidRPr="00457BB8">
        <w:rPr>
          <w:rFonts w:ascii="IRNazanin" w:hAnsi="IRNazanin" w:cs="IRNazanin"/>
          <w:sz w:val="28"/>
          <w:szCs w:val="28"/>
        </w:rPr>
        <w:t>‌</w:t>
      </w:r>
      <w:r w:rsidR="00373B40" w:rsidRPr="00457BB8">
        <w:rPr>
          <w:rFonts w:ascii="IRNazanin" w:hAnsi="IRNazanin" w:cs="IRNazanin"/>
          <w:sz w:val="28"/>
          <w:szCs w:val="28"/>
          <w:rtl/>
        </w:rPr>
        <w:t>شان شد</w:t>
      </w:r>
      <w:r w:rsidR="00373B40" w:rsidRPr="00457BB8">
        <w:rPr>
          <w:rFonts w:ascii="IRNazanin" w:hAnsi="IRNazanin" w:cs="IRNazanin"/>
          <w:sz w:val="28"/>
          <w:szCs w:val="28"/>
          <w:lang w:bidi="fa-IR"/>
        </w:rPr>
        <w:t>.</w:t>
      </w:r>
    </w:p>
    <w:p w14:paraId="6A81885B" w14:textId="29FFA22B" w:rsidR="00EF0B40" w:rsidRPr="00457BB8" w:rsidRDefault="00EF0B40" w:rsidP="00E73133">
      <w:pPr>
        <w:bidi/>
        <w:jc w:val="both"/>
        <w:rPr>
          <w:rFonts w:ascii="IRNazanin" w:hAnsi="IRNazanin" w:cs="IRNazanin"/>
          <w:sz w:val="28"/>
          <w:szCs w:val="28"/>
          <w:lang w:bidi="fa-IR"/>
        </w:rPr>
      </w:pPr>
      <w:r w:rsidRPr="00457BB8">
        <w:rPr>
          <w:rFonts w:ascii="IRNazanin" w:hAnsi="IRNazanin" w:cs="IRNazanin"/>
          <w:sz w:val="28"/>
          <w:szCs w:val="28"/>
          <w:rtl/>
        </w:rPr>
        <w:t>فراتر از قاعده‌ی بنیادینی که زنان درانی باید با مردان درانی ازدواج کنند، ازدواج‌های درانی‌ها دو شکل داشتند: ازدواج با</w:t>
      </w:r>
      <w:r w:rsidRPr="00457BB8">
        <w:rPr>
          <w:rFonts w:ascii="Cambria" w:hAnsi="Cambria" w:cs="Cambria" w:hint="cs"/>
          <w:sz w:val="28"/>
          <w:szCs w:val="28"/>
          <w:rtl/>
        </w:rPr>
        <w:t> </w:t>
      </w:r>
      <w:r w:rsidRPr="00457BB8">
        <w:rPr>
          <w:rFonts w:ascii="IRNazanin" w:hAnsi="IRNazanin" w:cs="IRNazanin"/>
          <w:sz w:val="28"/>
          <w:szCs w:val="28"/>
          <w:rtl/>
        </w:rPr>
        <w:t>پرداخت بهای عروس</w:t>
      </w:r>
      <w:r w:rsidRPr="00457BB8">
        <w:rPr>
          <w:rFonts w:ascii="Cambria" w:hAnsi="Cambria" w:cs="Cambria" w:hint="cs"/>
          <w:sz w:val="28"/>
          <w:szCs w:val="28"/>
          <w:rtl/>
        </w:rPr>
        <w:t> </w:t>
      </w:r>
      <w:r w:rsidRPr="00457BB8">
        <w:rPr>
          <w:rFonts w:ascii="IRNazanin" w:hAnsi="IRNazanin" w:cs="IRNazanin"/>
          <w:sz w:val="28"/>
          <w:szCs w:val="28"/>
          <w:rtl/>
        </w:rPr>
        <w:t>و ازدواج‌هایی که شامل</w:t>
      </w:r>
      <w:r w:rsidRPr="00457BB8">
        <w:rPr>
          <w:rFonts w:ascii="Cambria" w:hAnsi="Cambria" w:cs="Cambria" w:hint="cs"/>
          <w:sz w:val="28"/>
          <w:szCs w:val="28"/>
          <w:rtl/>
        </w:rPr>
        <w:t> </w:t>
      </w:r>
      <w:r w:rsidRPr="00457BB8">
        <w:rPr>
          <w:rFonts w:ascii="IRNazanin" w:hAnsi="IRNazanin" w:cs="IRNazanin"/>
          <w:sz w:val="28"/>
          <w:szCs w:val="28"/>
          <w:rtl/>
        </w:rPr>
        <w:t>تبادل مستقیم زنان بین خانواده‌ها</w:t>
      </w:r>
      <w:r w:rsidRPr="00457BB8">
        <w:rPr>
          <w:rFonts w:ascii="Cambria" w:hAnsi="Cambria" w:cs="Cambria" w:hint="cs"/>
          <w:sz w:val="28"/>
          <w:szCs w:val="28"/>
          <w:rtl/>
        </w:rPr>
        <w:t> </w:t>
      </w:r>
      <w:r w:rsidRPr="00457BB8">
        <w:rPr>
          <w:rFonts w:ascii="IRNazanin" w:hAnsi="IRNazanin" w:cs="IRNazanin"/>
          <w:sz w:val="28"/>
          <w:szCs w:val="28"/>
          <w:rtl/>
        </w:rPr>
        <w:t>می‌شدند</w:t>
      </w:r>
      <w:r w:rsidRPr="00457BB8">
        <w:rPr>
          <w:rFonts w:ascii="IRNazanin" w:hAnsi="IRNazanin" w:cs="IRNazanin"/>
          <w:sz w:val="28"/>
          <w:szCs w:val="28"/>
          <w:lang w:bidi="fa-IR"/>
        </w:rPr>
        <w:t>.</w:t>
      </w:r>
      <w:r w:rsidRPr="00457BB8">
        <w:rPr>
          <w:rFonts w:ascii="IRNazanin" w:hAnsi="IRNazanin" w:cs="IRNazanin"/>
          <w:sz w:val="28"/>
          <w:szCs w:val="28"/>
          <w:lang w:bidi="fa-IR"/>
        </w:rPr>
        <w:br/>
      </w:r>
      <w:r w:rsidRPr="00457BB8">
        <w:rPr>
          <w:rFonts w:ascii="IRNazanin" w:hAnsi="IRNazanin" w:cs="IRNazanin"/>
          <w:sz w:val="28"/>
          <w:szCs w:val="28"/>
          <w:rtl/>
        </w:rPr>
        <w:t xml:space="preserve">درانی‌ها </w:t>
      </w:r>
      <w:r w:rsidR="00312950" w:rsidRPr="00457BB8">
        <w:rPr>
          <w:rFonts w:ascii="IRNazanin" w:hAnsi="IRNazanin" w:cs="IRNazanin" w:hint="cs"/>
          <w:sz w:val="28"/>
          <w:szCs w:val="28"/>
          <w:rtl/>
        </w:rPr>
        <w:t>بیشتر</w:t>
      </w:r>
      <w:r w:rsidR="00312950" w:rsidRPr="00457BB8">
        <w:rPr>
          <w:rFonts w:ascii="IRNazanin" w:hAnsi="IRNazanin" w:cs="IRNazanin"/>
          <w:sz w:val="28"/>
          <w:szCs w:val="28"/>
          <w:rtl/>
        </w:rPr>
        <w:t xml:space="preserve"> </w:t>
      </w:r>
      <w:r w:rsidR="00312950" w:rsidRPr="00457BB8">
        <w:rPr>
          <w:rFonts w:ascii="IRNazanin" w:hAnsi="IRNazanin" w:cs="IRNazanin" w:hint="cs"/>
          <w:sz w:val="28"/>
          <w:szCs w:val="28"/>
          <w:rtl/>
        </w:rPr>
        <w:t>به</w:t>
      </w:r>
      <w:r w:rsidR="00312950" w:rsidRPr="00457BB8">
        <w:rPr>
          <w:rFonts w:ascii="IRNazanin" w:hAnsi="IRNazanin" w:cs="IRNazanin"/>
          <w:sz w:val="28"/>
          <w:szCs w:val="28"/>
          <w:rtl/>
        </w:rPr>
        <w:t xml:space="preserve"> </w:t>
      </w:r>
      <w:r w:rsidR="00312950" w:rsidRPr="00457BB8">
        <w:rPr>
          <w:rFonts w:ascii="IRNazanin" w:hAnsi="IRNazanin" w:cs="IRNazanin" w:hint="cs"/>
          <w:sz w:val="28"/>
          <w:szCs w:val="28"/>
          <w:rtl/>
        </w:rPr>
        <w:t>شیوه‌ی</w:t>
      </w:r>
      <w:r w:rsidR="00312950" w:rsidRPr="00457BB8">
        <w:rPr>
          <w:rFonts w:ascii="IRNazanin" w:hAnsi="IRNazanin" w:cs="IRNazanin"/>
          <w:sz w:val="28"/>
          <w:szCs w:val="28"/>
          <w:rtl/>
        </w:rPr>
        <w:t xml:space="preserve"> </w:t>
      </w:r>
      <w:r w:rsidR="00312950" w:rsidRPr="00457BB8">
        <w:rPr>
          <w:rFonts w:ascii="IRNazanin" w:hAnsi="IRNazanin" w:cs="IRNazanin" w:hint="cs"/>
          <w:sz w:val="28"/>
          <w:szCs w:val="28"/>
          <w:rtl/>
        </w:rPr>
        <w:t>اولی</w:t>
      </w:r>
      <w:r w:rsidR="00312950" w:rsidRPr="00457BB8">
        <w:rPr>
          <w:rFonts w:ascii="IRNazanin" w:hAnsi="IRNazanin" w:cs="IRNazanin"/>
          <w:sz w:val="28"/>
          <w:szCs w:val="28"/>
          <w:rtl/>
        </w:rPr>
        <w:t xml:space="preserve"> </w:t>
      </w:r>
      <w:r w:rsidR="00312950" w:rsidRPr="00457BB8">
        <w:rPr>
          <w:rFonts w:ascii="IRNazanin" w:hAnsi="IRNazanin" w:cs="IRNazanin" w:hint="cs"/>
          <w:sz w:val="28"/>
          <w:szCs w:val="28"/>
          <w:rtl/>
        </w:rPr>
        <w:t>ازدواج</w:t>
      </w:r>
      <w:r w:rsidR="00312950" w:rsidRPr="00457BB8">
        <w:rPr>
          <w:rFonts w:ascii="IRNazanin" w:hAnsi="IRNazanin" w:cs="IRNazanin"/>
          <w:sz w:val="28"/>
          <w:szCs w:val="28"/>
          <w:rtl/>
        </w:rPr>
        <w:t xml:space="preserve"> </w:t>
      </w:r>
      <w:r w:rsidR="00312950" w:rsidRPr="00457BB8">
        <w:rPr>
          <w:rFonts w:ascii="IRNazanin" w:hAnsi="IRNazanin" w:cs="IRNazanin" w:hint="cs"/>
          <w:sz w:val="28"/>
          <w:szCs w:val="28"/>
          <w:rtl/>
        </w:rPr>
        <w:t>می‌کردند</w:t>
      </w:r>
      <w:r w:rsidRPr="00457BB8">
        <w:rPr>
          <w:rFonts w:ascii="IRNazanin" w:hAnsi="IRNazanin" w:cs="IRNazanin"/>
          <w:sz w:val="28"/>
          <w:szCs w:val="28"/>
          <w:rtl/>
        </w:rPr>
        <w:t xml:space="preserve">؛ دختری در ازای مبلغی قابل‌توجه، دام و </w:t>
      </w:r>
      <w:r w:rsidR="00CE6AC1" w:rsidRPr="00457BB8">
        <w:rPr>
          <w:rFonts w:ascii="IRNazanin" w:hAnsi="IRNazanin" w:cs="IRNazanin"/>
          <w:sz w:val="28"/>
          <w:szCs w:val="28"/>
          <w:rtl/>
        </w:rPr>
        <w:t>اجناس</w:t>
      </w:r>
      <w:r w:rsidRPr="00457BB8">
        <w:rPr>
          <w:rFonts w:ascii="IRNazanin" w:hAnsi="IRNazanin" w:cs="IRNazanin"/>
          <w:sz w:val="28"/>
          <w:szCs w:val="28"/>
          <w:rtl/>
        </w:rPr>
        <w:t xml:space="preserve"> دیگر به خانواده</w:t>
      </w:r>
      <w:r w:rsidR="0075375F" w:rsidRPr="00457BB8">
        <w:rPr>
          <w:rFonts w:ascii="IRNazanin" w:hAnsi="IRNazanin" w:cs="IRNazanin"/>
          <w:sz w:val="28"/>
          <w:szCs w:val="28"/>
          <w:rtl/>
        </w:rPr>
        <w:t>‌ی</w:t>
      </w:r>
      <w:r w:rsidRPr="00457BB8">
        <w:rPr>
          <w:rFonts w:ascii="IRNazanin" w:hAnsi="IRNazanin" w:cs="IRNazanin"/>
          <w:sz w:val="28"/>
          <w:szCs w:val="28"/>
          <w:rtl/>
        </w:rPr>
        <w:t xml:space="preserve"> درانی دیگری</w:t>
      </w:r>
      <w:r w:rsidR="0075375F" w:rsidRPr="00457BB8">
        <w:rPr>
          <w:rFonts w:ascii="IRNazanin" w:hAnsi="IRNazanin" w:cs="IRNazanin"/>
          <w:sz w:val="28"/>
          <w:szCs w:val="28"/>
          <w:rtl/>
        </w:rPr>
        <w:t xml:space="preserve"> به</w:t>
      </w:r>
      <w:r w:rsidRPr="00457BB8">
        <w:rPr>
          <w:rFonts w:ascii="IRNazanin" w:hAnsi="IRNazanin" w:cs="IRNazanin"/>
          <w:sz w:val="28"/>
          <w:szCs w:val="28"/>
          <w:rtl/>
        </w:rPr>
        <w:t xml:space="preserve"> شوهر داده می</w:t>
      </w:r>
      <w:r w:rsidR="0075375F" w:rsidRPr="00457BB8">
        <w:rPr>
          <w:rFonts w:ascii="IRNazanin" w:hAnsi="IRNazanin" w:cs="IRNazanin"/>
          <w:sz w:val="28"/>
          <w:szCs w:val="28"/>
          <w:rtl/>
        </w:rPr>
        <w:t>‌</w:t>
      </w:r>
      <w:r w:rsidRPr="00457BB8">
        <w:rPr>
          <w:rFonts w:ascii="IRNazanin" w:hAnsi="IRNazanin" w:cs="IRNazanin"/>
          <w:sz w:val="28"/>
          <w:szCs w:val="28"/>
          <w:rtl/>
        </w:rPr>
        <w:t>شد. اما آنچه در نگاه اول شبیه</w:t>
      </w:r>
      <w:r w:rsidRPr="00457BB8">
        <w:rPr>
          <w:rFonts w:ascii="Cambria" w:hAnsi="Cambria" w:cs="Cambria" w:hint="cs"/>
          <w:sz w:val="28"/>
          <w:szCs w:val="28"/>
          <w:rtl/>
        </w:rPr>
        <w:t> </w:t>
      </w:r>
      <w:r w:rsidR="00042490" w:rsidRPr="00457BB8">
        <w:rPr>
          <w:rFonts w:ascii="IRNazanin" w:hAnsi="IRNazanin" w:cs="IRNazanin" w:hint="cs"/>
          <w:sz w:val="28"/>
          <w:szCs w:val="28"/>
          <w:rtl/>
        </w:rPr>
        <w:t>تبادل</w:t>
      </w:r>
      <w:r w:rsidRPr="00457BB8">
        <w:rPr>
          <w:rFonts w:ascii="IRNazanin" w:hAnsi="IRNazanin" w:cs="IRNazanin"/>
          <w:sz w:val="28"/>
          <w:szCs w:val="28"/>
          <w:rtl/>
        </w:rPr>
        <w:t xml:space="preserve"> بی</w:t>
      </w:r>
      <w:r w:rsidR="005806E8" w:rsidRPr="00457BB8">
        <w:rPr>
          <w:rFonts w:ascii="IRNazanin" w:hAnsi="IRNazanin" w:cs="IRNazanin"/>
          <w:sz w:val="28"/>
          <w:szCs w:val="28"/>
          <w:rtl/>
        </w:rPr>
        <w:t>‌</w:t>
      </w:r>
      <w:r w:rsidRPr="00457BB8">
        <w:rPr>
          <w:rFonts w:ascii="IRNazanin" w:hAnsi="IRNazanin" w:cs="IRNazanin"/>
          <w:sz w:val="28"/>
          <w:szCs w:val="28"/>
          <w:rtl/>
        </w:rPr>
        <w:t>رحمانه</w:t>
      </w:r>
      <w:r w:rsidR="005806E8" w:rsidRPr="00457BB8">
        <w:rPr>
          <w:rFonts w:ascii="IRNazanin" w:hAnsi="IRNazanin" w:cs="IRNazanin"/>
          <w:sz w:val="28"/>
          <w:szCs w:val="28"/>
          <w:rtl/>
        </w:rPr>
        <w:t>‌ی</w:t>
      </w:r>
      <w:r w:rsidRPr="00457BB8">
        <w:rPr>
          <w:rFonts w:ascii="IRNazanin" w:hAnsi="IRNazanin" w:cs="IRNazanin"/>
          <w:sz w:val="28"/>
          <w:szCs w:val="28"/>
          <w:rtl/>
        </w:rPr>
        <w:t xml:space="preserve"> کار و خدمات جنسی زن (و شوهرش) ب</w:t>
      </w:r>
      <w:r w:rsidR="00042490" w:rsidRPr="00457BB8">
        <w:rPr>
          <w:rFonts w:ascii="IRNazanin" w:hAnsi="IRNazanin" w:cs="IRNazanin" w:hint="cs"/>
          <w:sz w:val="28"/>
          <w:szCs w:val="28"/>
          <w:rtl/>
        </w:rPr>
        <w:t>ا</w:t>
      </w:r>
      <w:r w:rsidRPr="00457BB8">
        <w:rPr>
          <w:rFonts w:ascii="IRNazanin" w:hAnsi="IRNazanin" w:cs="IRNazanin"/>
          <w:sz w:val="28"/>
          <w:szCs w:val="28"/>
          <w:rtl/>
        </w:rPr>
        <w:t xml:space="preserve"> کالا</w:t>
      </w:r>
      <w:r w:rsidRPr="00457BB8">
        <w:rPr>
          <w:rFonts w:ascii="Cambria" w:hAnsi="Cambria" w:cs="Cambria" w:hint="cs"/>
          <w:sz w:val="28"/>
          <w:szCs w:val="28"/>
          <w:rtl/>
        </w:rPr>
        <w:t> </w:t>
      </w:r>
      <w:r w:rsidRPr="00457BB8">
        <w:rPr>
          <w:rFonts w:ascii="IRNazanin" w:hAnsi="IRNazanin" w:cs="IRNazanin"/>
          <w:sz w:val="28"/>
          <w:szCs w:val="28"/>
          <w:rtl/>
        </w:rPr>
        <w:t>به نظر می</w:t>
      </w:r>
      <w:r w:rsidR="005806E8" w:rsidRPr="00457BB8">
        <w:rPr>
          <w:rFonts w:ascii="IRNazanin" w:hAnsi="IRNazanin" w:cs="IRNazanin"/>
          <w:sz w:val="28"/>
          <w:szCs w:val="28"/>
          <w:rtl/>
        </w:rPr>
        <w:t>‌</w:t>
      </w:r>
      <w:r w:rsidRPr="00457BB8">
        <w:rPr>
          <w:rFonts w:ascii="IRNazanin" w:hAnsi="IRNazanin" w:cs="IRNazanin"/>
          <w:sz w:val="28"/>
          <w:szCs w:val="28"/>
          <w:rtl/>
        </w:rPr>
        <w:t>رسد، در واقع عموماً شامل توافقی بین خانواده</w:t>
      </w:r>
      <w:r w:rsidR="005806E8" w:rsidRPr="00457BB8">
        <w:rPr>
          <w:rFonts w:ascii="IRNazanin" w:hAnsi="IRNazanin" w:cs="IRNazanin"/>
          <w:sz w:val="28"/>
          <w:szCs w:val="28"/>
          <w:rtl/>
        </w:rPr>
        <w:t>‌</w:t>
      </w:r>
      <w:r w:rsidRPr="00457BB8">
        <w:rPr>
          <w:rFonts w:ascii="IRNazanin" w:hAnsi="IRNazanin" w:cs="IRNazanin"/>
          <w:sz w:val="28"/>
          <w:szCs w:val="28"/>
          <w:rtl/>
        </w:rPr>
        <w:t>های هم</w:t>
      </w:r>
      <w:r w:rsidR="005806E8" w:rsidRPr="00457BB8">
        <w:rPr>
          <w:rFonts w:ascii="IRNazanin" w:hAnsi="IRNazanin" w:cs="IRNazanin"/>
          <w:sz w:val="28"/>
          <w:szCs w:val="28"/>
          <w:rtl/>
        </w:rPr>
        <w:t>‌</w:t>
      </w:r>
      <w:r w:rsidRPr="00457BB8">
        <w:rPr>
          <w:rFonts w:ascii="IRNazanin" w:hAnsi="IRNazanin" w:cs="IRNazanin"/>
          <w:sz w:val="28"/>
          <w:szCs w:val="28"/>
          <w:rtl/>
        </w:rPr>
        <w:t xml:space="preserve">تراز، </w:t>
      </w:r>
      <w:r w:rsidR="00520377" w:rsidRPr="00457BB8">
        <w:rPr>
          <w:rFonts w:ascii="IRNazanin" w:hAnsi="IRNazanin" w:cs="IRNazanin" w:hint="cs"/>
          <w:sz w:val="28"/>
          <w:szCs w:val="28"/>
          <w:rtl/>
        </w:rPr>
        <w:t>دوستی</w:t>
      </w:r>
      <w:r w:rsidRPr="00457BB8">
        <w:rPr>
          <w:rFonts w:ascii="IRNazanin" w:hAnsi="IRNazanin" w:cs="IRNazanin"/>
          <w:sz w:val="28"/>
          <w:szCs w:val="28"/>
          <w:rtl/>
        </w:rPr>
        <w:t xml:space="preserve"> والدین و سرپرستان برای تضمین رفاه زوج جوان، و عشق و علاقه</w:t>
      </w:r>
      <w:r w:rsidR="005806E8" w:rsidRPr="00457BB8">
        <w:rPr>
          <w:rFonts w:ascii="IRNazanin" w:hAnsi="IRNazanin" w:cs="IRNazanin"/>
          <w:sz w:val="28"/>
          <w:szCs w:val="28"/>
          <w:rtl/>
        </w:rPr>
        <w:t>‌</w:t>
      </w:r>
      <w:r w:rsidRPr="00457BB8">
        <w:rPr>
          <w:rFonts w:ascii="IRNazanin" w:hAnsi="IRNazanin" w:cs="IRNazanin"/>
          <w:sz w:val="28"/>
          <w:szCs w:val="28"/>
          <w:rtl/>
        </w:rPr>
        <w:t>ای عمیق بین طرفین می</w:t>
      </w:r>
      <w:r w:rsidR="005806E8" w:rsidRPr="00457BB8">
        <w:rPr>
          <w:rFonts w:ascii="IRNazanin" w:hAnsi="IRNazanin" w:cs="IRNazanin"/>
          <w:sz w:val="28"/>
          <w:szCs w:val="28"/>
          <w:rtl/>
        </w:rPr>
        <w:t>‌</w:t>
      </w:r>
      <w:r w:rsidRPr="00457BB8">
        <w:rPr>
          <w:rFonts w:ascii="IRNazanin" w:hAnsi="IRNazanin" w:cs="IRNazanin"/>
          <w:sz w:val="28"/>
          <w:szCs w:val="28"/>
          <w:rtl/>
        </w:rPr>
        <w:t xml:space="preserve">شد. از آنجا که در میان </w:t>
      </w:r>
      <w:r w:rsidR="005806E8" w:rsidRPr="00457BB8">
        <w:rPr>
          <w:rFonts w:ascii="IRNazanin" w:hAnsi="IRNazanin" w:cs="IRNazanin"/>
          <w:sz w:val="28"/>
          <w:szCs w:val="28"/>
          <w:rtl/>
        </w:rPr>
        <w:t>پیروزی‌ها</w:t>
      </w:r>
      <w:r w:rsidRPr="00457BB8">
        <w:rPr>
          <w:rFonts w:ascii="IRNazanin" w:hAnsi="IRNazanin" w:cs="IRNazanin"/>
          <w:sz w:val="28"/>
          <w:szCs w:val="28"/>
          <w:rtl/>
        </w:rPr>
        <w:t xml:space="preserve"> طلاق</w:t>
      </w:r>
      <w:r w:rsidR="00CA2FB2" w:rsidRPr="00457BB8">
        <w:rPr>
          <w:rFonts w:ascii="IRNazanin" w:hAnsi="IRNazanin" w:cs="IRNazanin"/>
          <w:sz w:val="28"/>
          <w:szCs w:val="28"/>
          <w:rtl/>
        </w:rPr>
        <w:t xml:space="preserve"> دادن رسم </w:t>
      </w:r>
      <w:r w:rsidR="00520377" w:rsidRPr="00457BB8">
        <w:rPr>
          <w:rFonts w:ascii="IRNazanin" w:hAnsi="IRNazanin" w:cs="IRNazanin" w:hint="cs"/>
          <w:sz w:val="28"/>
          <w:szCs w:val="28"/>
          <w:rtl/>
        </w:rPr>
        <w:t>نبود</w:t>
      </w:r>
      <w:r w:rsidRPr="00457BB8">
        <w:rPr>
          <w:rFonts w:ascii="IRNazanin" w:hAnsi="IRNazanin" w:cs="IRNazanin"/>
          <w:sz w:val="28"/>
          <w:szCs w:val="28"/>
          <w:rtl/>
        </w:rPr>
        <w:t>، ازدواج</w:t>
      </w:r>
      <w:r w:rsidR="005806E8" w:rsidRPr="00457BB8">
        <w:rPr>
          <w:rFonts w:ascii="IRNazanin" w:hAnsi="IRNazanin" w:cs="IRNazanin"/>
          <w:sz w:val="28"/>
          <w:szCs w:val="28"/>
          <w:rtl/>
        </w:rPr>
        <w:t>‌</w:t>
      </w:r>
      <w:r w:rsidRPr="00457BB8">
        <w:rPr>
          <w:rFonts w:ascii="IRNazanin" w:hAnsi="IRNazanin" w:cs="IRNazanin"/>
          <w:sz w:val="28"/>
          <w:szCs w:val="28"/>
          <w:rtl/>
        </w:rPr>
        <w:t xml:space="preserve"> برای تمام عمر </w:t>
      </w:r>
      <w:r w:rsidR="00042490" w:rsidRPr="00457BB8">
        <w:rPr>
          <w:rFonts w:ascii="IRNazanin" w:hAnsi="IRNazanin" w:cs="IRNazanin" w:hint="cs"/>
          <w:sz w:val="28"/>
          <w:szCs w:val="28"/>
          <w:rtl/>
        </w:rPr>
        <w:t>دوام</w:t>
      </w:r>
      <w:r w:rsidR="00042490" w:rsidRPr="00457BB8">
        <w:rPr>
          <w:rFonts w:ascii="IRNazanin" w:hAnsi="IRNazanin" w:cs="IRNazanin"/>
          <w:sz w:val="28"/>
          <w:szCs w:val="28"/>
          <w:rtl/>
        </w:rPr>
        <w:t xml:space="preserve"> داشت </w:t>
      </w:r>
      <w:r w:rsidRPr="00457BB8">
        <w:rPr>
          <w:rFonts w:ascii="IRNazanin" w:hAnsi="IRNazanin" w:cs="IRNazanin"/>
          <w:sz w:val="28"/>
          <w:szCs w:val="28"/>
          <w:rtl/>
        </w:rPr>
        <w:t xml:space="preserve">و </w:t>
      </w:r>
      <w:del w:id="255" w:author="Saeedi, Faiza" w:date="2025-06-05T23:07:00Z">
        <w:r w:rsidR="005806E8" w:rsidRPr="00457BB8" w:rsidDel="003C4EEC">
          <w:rPr>
            <w:rFonts w:ascii="IRNazanin" w:hAnsi="IRNazanin" w:cs="IRNazanin"/>
            <w:sz w:val="28"/>
            <w:szCs w:val="28"/>
            <w:rtl/>
          </w:rPr>
          <w:delText xml:space="preserve">مفاد </w:delText>
        </w:r>
      </w:del>
      <w:ins w:id="256" w:author="Saeedi, Faiza" w:date="2025-06-05T23:07:00Z">
        <w:r w:rsidR="003C4EEC" w:rsidRPr="00457BB8">
          <w:rPr>
            <w:rFonts w:ascii="IRNazanin" w:hAnsi="IRNazanin" w:cs="IRNazanin" w:hint="cs"/>
            <w:sz w:val="28"/>
            <w:szCs w:val="28"/>
            <w:rtl/>
          </w:rPr>
          <w:t>سود</w:t>
        </w:r>
        <w:r w:rsidR="003C4EEC" w:rsidRPr="00457BB8">
          <w:rPr>
            <w:rFonts w:ascii="IRNazanin" w:hAnsi="IRNazanin" w:cs="IRNazanin"/>
            <w:sz w:val="28"/>
            <w:szCs w:val="28"/>
            <w:rtl/>
          </w:rPr>
          <w:t xml:space="preserve"> </w:t>
        </w:r>
      </w:ins>
      <w:r w:rsidR="005806E8" w:rsidRPr="00457BB8">
        <w:rPr>
          <w:rFonts w:ascii="IRNazanin" w:hAnsi="IRNazanin" w:cs="IRNazanin"/>
          <w:sz w:val="28"/>
          <w:szCs w:val="28"/>
          <w:rtl/>
        </w:rPr>
        <w:t xml:space="preserve">همه در </w:t>
      </w:r>
      <w:del w:id="257" w:author="Saeedi, Faiza" w:date="2025-06-05T23:08:00Z">
        <w:r w:rsidR="005806E8" w:rsidRPr="00457BB8" w:rsidDel="003C4EEC">
          <w:rPr>
            <w:rFonts w:ascii="IRNazanin" w:hAnsi="IRNazanin" w:cs="IRNazanin"/>
            <w:sz w:val="28"/>
            <w:szCs w:val="28"/>
            <w:rtl/>
          </w:rPr>
          <w:delText>این بود</w:delText>
        </w:r>
        <w:r w:rsidRPr="00457BB8" w:rsidDel="003C4EEC">
          <w:rPr>
            <w:rFonts w:ascii="IRNazanin" w:hAnsi="IRNazanin" w:cs="IRNazanin"/>
            <w:sz w:val="28"/>
            <w:szCs w:val="28"/>
            <w:rtl/>
          </w:rPr>
          <w:delText xml:space="preserve"> که این پیوندها پایدار بمانند</w:delText>
        </w:r>
        <w:r w:rsidRPr="00457BB8" w:rsidDel="003C4EEC">
          <w:rPr>
            <w:rFonts w:ascii="IRNazanin" w:hAnsi="IRNazanin" w:cs="IRNazanin"/>
            <w:sz w:val="28"/>
            <w:szCs w:val="28"/>
            <w:lang w:bidi="fa-IR"/>
          </w:rPr>
          <w:delText>.</w:delText>
        </w:r>
      </w:del>
      <w:ins w:id="258" w:author="Saeedi, Faiza" w:date="2025-06-05T23:08:00Z">
        <w:r w:rsidR="003C4EEC" w:rsidRPr="00457BB8">
          <w:rPr>
            <w:rFonts w:ascii="IRNazanin" w:hAnsi="IRNazanin" w:cs="IRNazanin" w:hint="cs"/>
            <w:sz w:val="28"/>
            <w:szCs w:val="28"/>
            <w:rtl/>
          </w:rPr>
          <w:t>پایدار</w:t>
        </w:r>
        <w:r w:rsidR="003C4EEC" w:rsidRPr="00457BB8">
          <w:rPr>
            <w:rFonts w:ascii="IRNazanin" w:hAnsi="IRNazanin" w:cs="IRNazanin"/>
            <w:sz w:val="28"/>
            <w:szCs w:val="28"/>
            <w:rtl/>
          </w:rPr>
          <w:t xml:space="preserve"> </w:t>
        </w:r>
        <w:r w:rsidR="003C4EEC" w:rsidRPr="00457BB8">
          <w:rPr>
            <w:rFonts w:ascii="IRNazanin" w:hAnsi="IRNazanin" w:cs="IRNazanin" w:hint="cs"/>
            <w:sz w:val="28"/>
            <w:szCs w:val="28"/>
            <w:rtl/>
          </w:rPr>
          <w:t>ماندن</w:t>
        </w:r>
        <w:r w:rsidR="003C4EEC" w:rsidRPr="00457BB8">
          <w:rPr>
            <w:rFonts w:ascii="IRNazanin" w:hAnsi="IRNazanin" w:cs="IRNazanin"/>
            <w:sz w:val="28"/>
            <w:szCs w:val="28"/>
            <w:rtl/>
          </w:rPr>
          <w:t xml:space="preserve"> </w:t>
        </w:r>
        <w:r w:rsidR="003C4EEC" w:rsidRPr="00457BB8">
          <w:rPr>
            <w:rFonts w:ascii="IRNazanin" w:hAnsi="IRNazanin" w:cs="IRNazanin" w:hint="cs"/>
            <w:sz w:val="28"/>
            <w:szCs w:val="28"/>
            <w:rtl/>
          </w:rPr>
          <w:t>این</w:t>
        </w:r>
        <w:r w:rsidR="003C4EEC" w:rsidRPr="00457BB8">
          <w:rPr>
            <w:rFonts w:ascii="IRNazanin" w:hAnsi="IRNazanin" w:cs="IRNazanin"/>
            <w:sz w:val="28"/>
            <w:szCs w:val="28"/>
            <w:rtl/>
          </w:rPr>
          <w:t xml:space="preserve"> </w:t>
        </w:r>
        <w:r w:rsidR="003C4EEC" w:rsidRPr="00457BB8">
          <w:rPr>
            <w:rFonts w:ascii="IRNazanin" w:hAnsi="IRNazanin" w:cs="IRNazanin" w:hint="cs"/>
            <w:sz w:val="28"/>
            <w:szCs w:val="28"/>
            <w:rtl/>
          </w:rPr>
          <w:t>پیوندها</w:t>
        </w:r>
        <w:r w:rsidR="003C4EEC" w:rsidRPr="00457BB8">
          <w:rPr>
            <w:rFonts w:ascii="IRNazanin" w:hAnsi="IRNazanin" w:cs="IRNazanin"/>
            <w:sz w:val="28"/>
            <w:szCs w:val="28"/>
            <w:rtl/>
          </w:rPr>
          <w:t xml:space="preserve"> </w:t>
        </w:r>
        <w:r w:rsidR="003C4EEC" w:rsidRPr="00457BB8">
          <w:rPr>
            <w:rFonts w:ascii="IRNazanin" w:hAnsi="IRNazanin" w:cs="IRNazanin" w:hint="cs"/>
            <w:sz w:val="28"/>
            <w:szCs w:val="28"/>
            <w:rtl/>
          </w:rPr>
          <w:t>بود</w:t>
        </w:r>
        <w:r w:rsidR="003C4EEC" w:rsidRPr="00457BB8">
          <w:rPr>
            <w:rFonts w:ascii="IRNazanin" w:hAnsi="IRNazanin" w:cs="IRNazanin"/>
            <w:sz w:val="28"/>
            <w:szCs w:val="28"/>
            <w:rtl/>
          </w:rPr>
          <w:t>.</w:t>
        </w:r>
      </w:ins>
    </w:p>
    <w:p w14:paraId="26B8943D" w14:textId="55DF464C" w:rsidR="003E5AF9" w:rsidRPr="00457BB8" w:rsidRDefault="003E5AF9" w:rsidP="00E73133">
      <w:pPr>
        <w:bidi/>
        <w:jc w:val="both"/>
        <w:rPr>
          <w:rFonts w:ascii="IRNazanin" w:hAnsi="IRNazanin" w:cs="IRNazanin"/>
          <w:sz w:val="28"/>
          <w:szCs w:val="28"/>
          <w:lang w:bidi="fa-IR"/>
        </w:rPr>
      </w:pPr>
      <w:r w:rsidRPr="00457BB8">
        <w:rPr>
          <w:rFonts w:ascii="IRNazanin" w:hAnsi="IRNazanin" w:cs="IRNazanin"/>
          <w:sz w:val="28"/>
          <w:szCs w:val="28"/>
          <w:rtl/>
        </w:rPr>
        <w:t>با این حال، گاهی مردان درانی با زنان غیردرانی ازدواج می‌کردند. دلایل این ازدواج‌ بیناقومیتی با پرداخت بهای عروس، متفاوت بود. گاهی این ازدواج‌ها از عشق ناشی می‌شد، گاهی برای سود سیاسی یا اقتصادی انجام می‌گرفت، و گاهی نیز برعکس، از فقر خانواده و ناتوانی در یافتن عروس مناسب درانی سرچشمه می‌گرفت</w:t>
      </w:r>
      <w:r w:rsidRPr="00457BB8">
        <w:rPr>
          <w:rFonts w:ascii="IRNazanin" w:hAnsi="IRNazanin" w:cs="IRNazanin"/>
          <w:sz w:val="28"/>
          <w:szCs w:val="28"/>
          <w:lang w:bidi="fa-IR"/>
        </w:rPr>
        <w:t>.</w:t>
      </w:r>
    </w:p>
    <w:p w14:paraId="121BBEC8" w14:textId="76DD4510" w:rsidR="003E5AF9" w:rsidRPr="00457BB8" w:rsidRDefault="003E5AF9" w:rsidP="00E73133">
      <w:pPr>
        <w:bidi/>
        <w:jc w:val="both"/>
        <w:rPr>
          <w:rFonts w:ascii="IRNazanin" w:hAnsi="IRNazanin" w:cs="IRNazanin"/>
          <w:sz w:val="28"/>
          <w:szCs w:val="28"/>
          <w:rtl/>
          <w:lang w:bidi="fa-IR"/>
        </w:rPr>
      </w:pPr>
      <w:r w:rsidRPr="00457BB8">
        <w:rPr>
          <w:rFonts w:ascii="IRNazanin" w:hAnsi="IRNazanin" w:cs="IRNazanin"/>
          <w:sz w:val="28"/>
          <w:szCs w:val="28"/>
          <w:rtl/>
        </w:rPr>
        <w:lastRenderedPageBreak/>
        <w:t>ازدواج</w:t>
      </w:r>
      <w:r w:rsidR="00521ECC" w:rsidRPr="00457BB8">
        <w:rPr>
          <w:rFonts w:ascii="IRNazanin" w:hAnsi="IRNazanin" w:cs="IRNazanin"/>
          <w:sz w:val="28"/>
          <w:szCs w:val="28"/>
          <w:rtl/>
        </w:rPr>
        <w:t>‌</w:t>
      </w:r>
      <w:r w:rsidRPr="00457BB8">
        <w:rPr>
          <w:rFonts w:ascii="IRNazanin" w:hAnsi="IRNazanin" w:cs="IRNazanin"/>
          <w:sz w:val="28"/>
          <w:szCs w:val="28"/>
          <w:rtl/>
        </w:rPr>
        <w:t>های مبتنی بر تبادل مستقیم، ماهیتی کاملاً متفاوت از ازدواج</w:t>
      </w:r>
      <w:r w:rsidR="00521ECC" w:rsidRPr="00457BB8">
        <w:rPr>
          <w:rFonts w:ascii="IRNazanin" w:hAnsi="IRNazanin" w:cs="IRNazanin"/>
          <w:sz w:val="28"/>
          <w:szCs w:val="28"/>
          <w:rtl/>
        </w:rPr>
        <w:t>‌</w:t>
      </w:r>
      <w:r w:rsidRPr="00457BB8">
        <w:rPr>
          <w:rFonts w:ascii="IRNazanin" w:hAnsi="IRNazanin" w:cs="IRNazanin"/>
          <w:sz w:val="28"/>
          <w:szCs w:val="28"/>
          <w:rtl/>
        </w:rPr>
        <w:t xml:space="preserve"> با پرداخت بهای عروس داشتند. درانی</w:t>
      </w:r>
      <w:r w:rsidR="00521ECC" w:rsidRPr="00457BB8">
        <w:rPr>
          <w:rFonts w:ascii="IRNazanin" w:hAnsi="IRNazanin" w:cs="IRNazanin"/>
          <w:sz w:val="28"/>
          <w:szCs w:val="28"/>
          <w:rtl/>
        </w:rPr>
        <w:t>‌</w:t>
      </w:r>
      <w:r w:rsidRPr="00457BB8">
        <w:rPr>
          <w:rFonts w:ascii="IRNazanin" w:hAnsi="IRNazanin" w:cs="IRNazanin"/>
          <w:sz w:val="28"/>
          <w:szCs w:val="28"/>
          <w:rtl/>
        </w:rPr>
        <w:t>ها از ازدواج</w:t>
      </w:r>
      <w:r w:rsidR="00521ECC" w:rsidRPr="00457BB8">
        <w:rPr>
          <w:rFonts w:ascii="IRNazanin" w:hAnsi="IRNazanin" w:cs="IRNazanin"/>
          <w:sz w:val="28"/>
          <w:szCs w:val="28"/>
          <w:rtl/>
        </w:rPr>
        <w:t>‌</w:t>
      </w:r>
      <w:r w:rsidRPr="00457BB8">
        <w:rPr>
          <w:rFonts w:ascii="IRNazanin" w:hAnsi="IRNazanin" w:cs="IRNazanin"/>
          <w:sz w:val="28"/>
          <w:szCs w:val="28"/>
          <w:rtl/>
        </w:rPr>
        <w:t xml:space="preserve"> </w:t>
      </w:r>
      <w:r w:rsidR="00521ECC" w:rsidRPr="00457BB8">
        <w:rPr>
          <w:rFonts w:ascii="IRNazanin" w:hAnsi="IRNazanin" w:cs="IRNazanin"/>
          <w:sz w:val="28"/>
          <w:szCs w:val="28"/>
          <w:rtl/>
        </w:rPr>
        <w:t>سربدل</w:t>
      </w:r>
      <w:r w:rsidRPr="00457BB8">
        <w:rPr>
          <w:rFonts w:ascii="IRNazanin" w:hAnsi="IRNazanin" w:cs="IRNazanin"/>
          <w:sz w:val="28"/>
          <w:szCs w:val="28"/>
          <w:rtl/>
        </w:rPr>
        <w:t xml:space="preserve"> به</w:t>
      </w:r>
      <w:r w:rsidR="00521ECC" w:rsidRPr="00457BB8">
        <w:rPr>
          <w:rFonts w:ascii="IRNazanin" w:hAnsi="IRNazanin" w:cs="IRNazanin"/>
          <w:sz w:val="28"/>
          <w:szCs w:val="28"/>
          <w:rtl/>
        </w:rPr>
        <w:t>‌</w:t>
      </w:r>
      <w:r w:rsidRPr="00457BB8">
        <w:rPr>
          <w:rFonts w:ascii="IRNazanin" w:hAnsi="IRNazanin" w:cs="IRNazanin"/>
          <w:sz w:val="28"/>
          <w:szCs w:val="28"/>
          <w:rtl/>
        </w:rPr>
        <w:t xml:space="preserve">عنوان راهی برای حل اختلافات </w:t>
      </w:r>
      <w:r w:rsidR="00521ECC" w:rsidRPr="00457BB8">
        <w:rPr>
          <w:rFonts w:ascii="IRNazanin" w:hAnsi="IRNazanin" w:cs="IRNazanin"/>
          <w:sz w:val="28"/>
          <w:szCs w:val="28"/>
          <w:rtl/>
        </w:rPr>
        <w:t>بزرگ</w:t>
      </w:r>
      <w:r w:rsidRPr="00457BB8">
        <w:rPr>
          <w:rFonts w:ascii="IRNazanin" w:hAnsi="IRNazanin" w:cs="IRNazanin"/>
          <w:sz w:val="28"/>
          <w:szCs w:val="28"/>
          <w:rtl/>
        </w:rPr>
        <w:t>، تأیید برابری اجتماعی و تقویت هویت قبیله</w:t>
      </w:r>
      <w:r w:rsidR="006D5610" w:rsidRPr="00457BB8">
        <w:rPr>
          <w:rFonts w:ascii="IRNazanin" w:hAnsi="IRNazanin" w:cs="IRNazanin"/>
          <w:sz w:val="28"/>
          <w:szCs w:val="28"/>
          <w:rtl/>
        </w:rPr>
        <w:t>‌</w:t>
      </w:r>
      <w:r w:rsidRPr="00457BB8">
        <w:rPr>
          <w:rFonts w:ascii="IRNazanin" w:hAnsi="IRNazanin" w:cs="IRNazanin"/>
          <w:sz w:val="28"/>
          <w:szCs w:val="28"/>
          <w:rtl/>
        </w:rPr>
        <w:t>ای استفاده می</w:t>
      </w:r>
      <w:r w:rsidR="006D5610" w:rsidRPr="00457BB8">
        <w:rPr>
          <w:rFonts w:ascii="IRNazanin" w:hAnsi="IRNazanin" w:cs="IRNazanin"/>
          <w:sz w:val="28"/>
          <w:szCs w:val="28"/>
          <w:rtl/>
        </w:rPr>
        <w:t>‌</w:t>
      </w:r>
      <w:r w:rsidRPr="00457BB8">
        <w:rPr>
          <w:rFonts w:ascii="IRNazanin" w:hAnsi="IRNazanin" w:cs="IRNazanin"/>
          <w:sz w:val="28"/>
          <w:szCs w:val="28"/>
          <w:rtl/>
        </w:rPr>
        <w:t xml:space="preserve">کردند. </w:t>
      </w:r>
      <w:r w:rsidR="006D5610" w:rsidRPr="00457BB8">
        <w:rPr>
          <w:rFonts w:ascii="IRNazanin" w:hAnsi="IRNazanin" w:cs="IRNazanin"/>
          <w:sz w:val="28"/>
          <w:szCs w:val="28"/>
          <w:rtl/>
        </w:rPr>
        <w:t>پیروزی‌‌ها</w:t>
      </w:r>
      <w:r w:rsidRPr="00457BB8">
        <w:rPr>
          <w:rFonts w:ascii="IRNazanin" w:hAnsi="IRNazanin" w:cs="IRNazanin"/>
          <w:sz w:val="28"/>
          <w:szCs w:val="28"/>
          <w:rtl/>
        </w:rPr>
        <w:t xml:space="preserve"> می</w:t>
      </w:r>
      <w:r w:rsidR="006D5610" w:rsidRPr="00457BB8">
        <w:rPr>
          <w:rFonts w:ascii="IRNazanin" w:hAnsi="IRNazanin" w:cs="IRNazanin"/>
          <w:sz w:val="28"/>
          <w:szCs w:val="28"/>
          <w:rtl/>
        </w:rPr>
        <w:t>‌</w:t>
      </w:r>
      <w:r w:rsidRPr="00457BB8">
        <w:rPr>
          <w:rFonts w:ascii="IRNazanin" w:hAnsi="IRNazanin" w:cs="IRNazanin"/>
          <w:sz w:val="28"/>
          <w:szCs w:val="28"/>
          <w:rtl/>
        </w:rPr>
        <w:t xml:space="preserve">گفتند: «ما درانی هستیم، مردمی واحد که </w:t>
      </w:r>
      <w:r w:rsidR="003B6AFE" w:rsidRPr="00457BB8">
        <w:rPr>
          <w:rFonts w:ascii="IRNazanin" w:hAnsi="IRNazanin" w:cs="IRNazanin" w:hint="cs"/>
          <w:sz w:val="28"/>
          <w:szCs w:val="28"/>
          <w:rtl/>
        </w:rPr>
        <w:t>بین</w:t>
      </w:r>
      <w:r w:rsidR="003B6AFE" w:rsidRPr="00457BB8">
        <w:rPr>
          <w:rFonts w:ascii="IRNazanin" w:hAnsi="IRNazanin" w:cs="IRNazanin"/>
          <w:sz w:val="28"/>
          <w:szCs w:val="28"/>
          <w:rtl/>
        </w:rPr>
        <w:t xml:space="preserve"> خود </w:t>
      </w:r>
      <w:r w:rsidRPr="00457BB8">
        <w:rPr>
          <w:rFonts w:ascii="IRNazanin" w:hAnsi="IRNazanin" w:cs="IRNazanin"/>
          <w:sz w:val="28"/>
          <w:szCs w:val="28"/>
          <w:rtl/>
        </w:rPr>
        <w:t xml:space="preserve">زنان </w:t>
      </w:r>
      <w:r w:rsidR="003B6AFE" w:rsidRPr="00457BB8">
        <w:rPr>
          <w:rFonts w:ascii="IRNazanin" w:hAnsi="IRNazanin" w:cs="IRNazanin" w:hint="cs"/>
          <w:sz w:val="28"/>
          <w:szCs w:val="28"/>
          <w:rtl/>
        </w:rPr>
        <w:t>را</w:t>
      </w:r>
      <w:r w:rsidR="003B6AFE" w:rsidRPr="00457BB8">
        <w:rPr>
          <w:rFonts w:ascii="IRNazanin" w:hAnsi="IRNazanin" w:cs="IRNazanin"/>
          <w:sz w:val="28"/>
          <w:szCs w:val="28"/>
          <w:rtl/>
        </w:rPr>
        <w:t xml:space="preserve"> </w:t>
      </w:r>
      <w:r w:rsidRPr="00457BB8">
        <w:rPr>
          <w:rFonts w:ascii="IRNazanin" w:hAnsi="IRNazanin" w:cs="IRNazanin"/>
          <w:sz w:val="28"/>
          <w:szCs w:val="28"/>
          <w:rtl/>
        </w:rPr>
        <w:t xml:space="preserve">مبادله </w:t>
      </w:r>
      <w:r w:rsidR="003B6AFE" w:rsidRPr="00457BB8">
        <w:rPr>
          <w:rFonts w:ascii="IRNazanin" w:hAnsi="IRNazanin" w:cs="IRNazanin" w:hint="cs"/>
          <w:sz w:val="28"/>
          <w:szCs w:val="28"/>
          <w:rtl/>
        </w:rPr>
        <w:t>می‌کنند</w:t>
      </w:r>
      <w:r w:rsidR="006D5610" w:rsidRPr="00457BB8">
        <w:rPr>
          <w:rFonts w:ascii="IRNazanin" w:hAnsi="IRNazanin" w:cs="IRNazanin"/>
          <w:sz w:val="28"/>
          <w:szCs w:val="28"/>
          <w:rtl/>
        </w:rPr>
        <w:t>».</w:t>
      </w:r>
    </w:p>
    <w:p w14:paraId="4D72B13B" w14:textId="7464D417" w:rsidR="003E5AF9" w:rsidRPr="00457BB8" w:rsidRDefault="003E5AF9" w:rsidP="00E73133">
      <w:pPr>
        <w:bidi/>
        <w:jc w:val="both"/>
        <w:rPr>
          <w:rFonts w:ascii="IRNazanin" w:hAnsi="IRNazanin" w:cs="IRNazanin"/>
          <w:sz w:val="28"/>
          <w:szCs w:val="28"/>
          <w:lang w:bidi="fa-IR"/>
        </w:rPr>
      </w:pPr>
      <w:r w:rsidRPr="00457BB8">
        <w:rPr>
          <w:rFonts w:ascii="IRNazanin" w:hAnsi="IRNazanin" w:cs="IRNazanin"/>
          <w:sz w:val="28"/>
          <w:szCs w:val="28"/>
          <w:rtl/>
        </w:rPr>
        <w:t>برخی از این ازدواج</w:t>
      </w:r>
      <w:r w:rsidR="00525CDD" w:rsidRPr="00457BB8">
        <w:rPr>
          <w:rFonts w:ascii="IRNazanin" w:hAnsi="IRNazanin" w:cs="IRNazanin"/>
          <w:sz w:val="28"/>
          <w:szCs w:val="28"/>
          <w:rtl/>
        </w:rPr>
        <w:t>‌</w:t>
      </w:r>
      <w:r w:rsidRPr="00457BB8">
        <w:rPr>
          <w:rFonts w:ascii="IRNazanin" w:hAnsi="IRNazanin" w:cs="IRNazanin"/>
          <w:sz w:val="28"/>
          <w:szCs w:val="28"/>
          <w:rtl/>
        </w:rPr>
        <w:t xml:space="preserve">های </w:t>
      </w:r>
      <w:r w:rsidR="00525CDD" w:rsidRPr="00457BB8">
        <w:rPr>
          <w:rFonts w:ascii="IRNazanin" w:hAnsi="IRNazanin" w:cs="IRNazanin"/>
          <w:sz w:val="28"/>
          <w:szCs w:val="28"/>
          <w:rtl/>
        </w:rPr>
        <w:t>سربدل</w:t>
      </w:r>
      <w:r w:rsidRPr="00457BB8">
        <w:rPr>
          <w:rFonts w:ascii="IRNazanin" w:hAnsi="IRNazanin" w:cs="IRNazanin"/>
          <w:sz w:val="28"/>
          <w:szCs w:val="28"/>
          <w:rtl/>
        </w:rPr>
        <w:t xml:space="preserve"> بین سران خانواده</w:t>
      </w:r>
      <w:r w:rsidR="00525CDD" w:rsidRPr="00457BB8">
        <w:rPr>
          <w:rFonts w:ascii="IRNazanin" w:hAnsi="IRNazanin" w:cs="IRNazanin"/>
          <w:sz w:val="28"/>
          <w:szCs w:val="28"/>
          <w:rtl/>
        </w:rPr>
        <w:t>‌</w:t>
      </w:r>
      <w:r w:rsidRPr="00457BB8">
        <w:rPr>
          <w:rFonts w:ascii="IRNazanin" w:hAnsi="IRNazanin" w:cs="IRNazanin"/>
          <w:sz w:val="28"/>
          <w:szCs w:val="28"/>
          <w:rtl/>
        </w:rPr>
        <w:t>ها صورت می</w:t>
      </w:r>
      <w:r w:rsidR="00525CDD" w:rsidRPr="00457BB8">
        <w:rPr>
          <w:rFonts w:ascii="IRNazanin" w:hAnsi="IRNazanin" w:cs="IRNazanin"/>
          <w:sz w:val="28"/>
          <w:szCs w:val="28"/>
          <w:rtl/>
        </w:rPr>
        <w:t>‌</w:t>
      </w:r>
      <w:r w:rsidRPr="00457BB8">
        <w:rPr>
          <w:rFonts w:ascii="IRNazanin" w:hAnsi="IRNazanin" w:cs="IRNazanin"/>
          <w:sz w:val="28"/>
          <w:szCs w:val="28"/>
          <w:rtl/>
        </w:rPr>
        <w:t>گرفت: مردان، و گاه زنان ارشد، پسران و دختران خردسال خانواده</w:t>
      </w:r>
      <w:r w:rsidR="00525CDD" w:rsidRPr="00457BB8">
        <w:rPr>
          <w:rFonts w:ascii="IRNazanin" w:hAnsi="IRNazanin" w:cs="IRNazanin"/>
          <w:sz w:val="28"/>
          <w:szCs w:val="28"/>
          <w:rtl/>
        </w:rPr>
        <w:t>‌</w:t>
      </w:r>
      <w:r w:rsidRPr="00457BB8">
        <w:rPr>
          <w:rFonts w:ascii="IRNazanin" w:hAnsi="IRNazanin" w:cs="IRNazanin"/>
          <w:sz w:val="28"/>
          <w:szCs w:val="28"/>
          <w:rtl/>
        </w:rPr>
        <w:t>ها را به عقد یکدیگر درمی</w:t>
      </w:r>
      <w:r w:rsidR="00525CDD" w:rsidRPr="00457BB8">
        <w:rPr>
          <w:rFonts w:ascii="IRNazanin" w:hAnsi="IRNazanin" w:cs="IRNazanin"/>
          <w:sz w:val="28"/>
          <w:szCs w:val="28"/>
          <w:rtl/>
        </w:rPr>
        <w:t>‌</w:t>
      </w:r>
      <w:r w:rsidRPr="00457BB8">
        <w:rPr>
          <w:rFonts w:ascii="IRNazanin" w:hAnsi="IRNazanin" w:cs="IRNazanin"/>
          <w:sz w:val="28"/>
          <w:szCs w:val="28"/>
          <w:rtl/>
        </w:rPr>
        <w:t>آوردند تا پس از رسیدن به سن مناسب، مراسم عروسی برگزار شود.</w:t>
      </w:r>
      <w:r w:rsidR="00525CDD" w:rsidRPr="00457BB8">
        <w:rPr>
          <w:rFonts w:ascii="IRNazanin" w:hAnsi="IRNazanin" w:cs="IRNazanin"/>
          <w:sz w:val="28"/>
          <w:szCs w:val="28"/>
          <w:rtl/>
        </w:rPr>
        <w:t xml:space="preserve"> در</w:t>
      </w:r>
      <w:r w:rsidRPr="00457BB8">
        <w:rPr>
          <w:rFonts w:ascii="IRNazanin" w:hAnsi="IRNazanin" w:cs="IRNazanin"/>
          <w:sz w:val="28"/>
          <w:szCs w:val="28"/>
          <w:rtl/>
        </w:rPr>
        <w:t xml:space="preserve"> موارد نادرتر، تبادل دختران میان مردان ثروتمند به</w:t>
      </w:r>
      <w:r w:rsidR="00525CDD" w:rsidRPr="00457BB8">
        <w:rPr>
          <w:rFonts w:ascii="IRNazanin" w:hAnsi="IRNazanin" w:cs="IRNazanin"/>
          <w:sz w:val="28"/>
          <w:szCs w:val="28"/>
          <w:rtl/>
        </w:rPr>
        <w:t>‌</w:t>
      </w:r>
      <w:r w:rsidRPr="00457BB8">
        <w:rPr>
          <w:rFonts w:ascii="IRNazanin" w:hAnsi="IRNazanin" w:cs="IRNazanin"/>
          <w:sz w:val="28"/>
          <w:szCs w:val="28"/>
          <w:rtl/>
        </w:rPr>
        <w:t xml:space="preserve">عنوان همسر دوم </w:t>
      </w:r>
      <w:r w:rsidR="00A85483" w:rsidRPr="00457BB8">
        <w:rPr>
          <w:rFonts w:ascii="IRNazanin" w:hAnsi="IRNazanin" w:cs="IRNazanin" w:hint="cs"/>
          <w:sz w:val="28"/>
          <w:szCs w:val="28"/>
          <w:rtl/>
        </w:rPr>
        <w:t>صورت</w:t>
      </w:r>
      <w:r w:rsidR="00A85483" w:rsidRPr="00457BB8">
        <w:rPr>
          <w:rFonts w:ascii="IRNazanin" w:hAnsi="IRNazanin" w:cs="IRNazanin"/>
          <w:sz w:val="28"/>
          <w:szCs w:val="28"/>
          <w:rtl/>
        </w:rPr>
        <w:t xml:space="preserve"> </w:t>
      </w:r>
      <w:r w:rsidR="00A85483" w:rsidRPr="00457BB8">
        <w:rPr>
          <w:rFonts w:ascii="IRNazanin" w:hAnsi="IRNazanin" w:cs="IRNazanin" w:hint="cs"/>
          <w:sz w:val="28"/>
          <w:szCs w:val="28"/>
          <w:rtl/>
        </w:rPr>
        <w:t>می‌گرفت</w:t>
      </w:r>
      <w:r w:rsidRPr="00457BB8">
        <w:rPr>
          <w:rFonts w:ascii="IRNazanin" w:hAnsi="IRNazanin" w:cs="IRNazanin"/>
          <w:sz w:val="28"/>
          <w:szCs w:val="28"/>
          <w:rtl/>
        </w:rPr>
        <w:t>. ازدواج</w:t>
      </w:r>
      <w:r w:rsidR="00525CDD" w:rsidRPr="00457BB8">
        <w:rPr>
          <w:rFonts w:ascii="IRNazanin" w:hAnsi="IRNazanin" w:cs="IRNazanin"/>
          <w:sz w:val="28"/>
          <w:szCs w:val="28"/>
          <w:rtl/>
        </w:rPr>
        <w:t>‌</w:t>
      </w:r>
      <w:r w:rsidRPr="00457BB8">
        <w:rPr>
          <w:rFonts w:ascii="IRNazanin" w:hAnsi="IRNazanin" w:cs="IRNazanin"/>
          <w:sz w:val="28"/>
          <w:szCs w:val="28"/>
          <w:rtl/>
        </w:rPr>
        <w:t xml:space="preserve">های </w:t>
      </w:r>
      <w:r w:rsidR="00525CDD" w:rsidRPr="00457BB8">
        <w:rPr>
          <w:rFonts w:ascii="IRNazanin" w:hAnsi="IRNazanin" w:cs="IRNazanin"/>
          <w:sz w:val="28"/>
          <w:szCs w:val="28"/>
          <w:rtl/>
        </w:rPr>
        <w:t>سربدل</w:t>
      </w:r>
      <w:r w:rsidRPr="00457BB8">
        <w:rPr>
          <w:rFonts w:ascii="IRNazanin" w:hAnsi="IRNazanin" w:cs="IRNazanin"/>
          <w:sz w:val="28"/>
          <w:szCs w:val="28"/>
          <w:rtl/>
        </w:rPr>
        <w:t xml:space="preserve"> </w:t>
      </w:r>
      <w:r w:rsidR="00A85483" w:rsidRPr="00457BB8">
        <w:rPr>
          <w:rFonts w:ascii="IRNazanin" w:hAnsi="IRNazanin" w:cs="IRNazanin" w:hint="cs"/>
          <w:sz w:val="28"/>
          <w:szCs w:val="28"/>
          <w:rtl/>
        </w:rPr>
        <w:t>اینگونه</w:t>
      </w:r>
      <w:r w:rsidR="00A85483" w:rsidRPr="00457BB8">
        <w:rPr>
          <w:rFonts w:ascii="IRNazanin" w:hAnsi="IRNazanin" w:cs="IRNazanin"/>
          <w:sz w:val="28"/>
          <w:szCs w:val="28"/>
          <w:rtl/>
        </w:rPr>
        <w:t xml:space="preserve"> </w:t>
      </w:r>
      <w:r w:rsidRPr="00457BB8">
        <w:rPr>
          <w:rFonts w:ascii="IRNazanin" w:hAnsi="IRNazanin" w:cs="IRNazanin"/>
          <w:sz w:val="28"/>
          <w:szCs w:val="28"/>
          <w:rtl/>
        </w:rPr>
        <w:t>نقش سیاسی ایفا می</w:t>
      </w:r>
      <w:r w:rsidR="00525CDD" w:rsidRPr="00457BB8">
        <w:rPr>
          <w:rFonts w:ascii="IRNazanin" w:hAnsi="IRNazanin" w:cs="IRNazanin"/>
          <w:sz w:val="28"/>
          <w:szCs w:val="28"/>
          <w:rtl/>
        </w:rPr>
        <w:t>‌</w:t>
      </w:r>
      <w:r w:rsidRPr="00457BB8">
        <w:rPr>
          <w:rFonts w:ascii="IRNazanin" w:hAnsi="IRNazanin" w:cs="IRNazanin"/>
          <w:sz w:val="28"/>
          <w:szCs w:val="28"/>
          <w:rtl/>
        </w:rPr>
        <w:t>کردند؛ آن</w:t>
      </w:r>
      <w:r w:rsidR="00525CDD" w:rsidRPr="00457BB8">
        <w:rPr>
          <w:rFonts w:ascii="IRNazanin" w:hAnsi="IRNazanin" w:cs="IRNazanin"/>
          <w:sz w:val="28"/>
          <w:szCs w:val="28"/>
          <w:rtl/>
        </w:rPr>
        <w:t>‌</w:t>
      </w:r>
      <w:r w:rsidRPr="00457BB8">
        <w:rPr>
          <w:rFonts w:ascii="IRNazanin" w:hAnsi="IRNazanin" w:cs="IRNazanin"/>
          <w:sz w:val="28"/>
          <w:szCs w:val="28"/>
          <w:rtl/>
        </w:rPr>
        <w:t xml:space="preserve">ها </w:t>
      </w:r>
      <w:r w:rsidR="00703D37" w:rsidRPr="00457BB8">
        <w:rPr>
          <w:rFonts w:ascii="IRNazanin" w:hAnsi="IRNazanin" w:cs="IRNazanin"/>
          <w:sz w:val="28"/>
          <w:szCs w:val="28"/>
          <w:rtl/>
        </w:rPr>
        <w:t>گواه</w:t>
      </w:r>
      <w:r w:rsidR="00720A15" w:rsidRPr="00457BB8">
        <w:rPr>
          <w:rFonts w:ascii="IRNazanin" w:hAnsi="IRNazanin" w:cs="IRNazanin" w:hint="cs"/>
          <w:sz w:val="28"/>
          <w:szCs w:val="28"/>
          <w:rtl/>
        </w:rPr>
        <w:t>یِ</w:t>
      </w:r>
      <w:r w:rsidR="00720A15" w:rsidRPr="00457BB8">
        <w:rPr>
          <w:rFonts w:ascii="IRNazanin" w:hAnsi="IRNazanin" w:cs="IRNazanin"/>
          <w:sz w:val="28"/>
          <w:szCs w:val="28"/>
          <w:rtl/>
        </w:rPr>
        <w:t xml:space="preserve"> </w:t>
      </w:r>
      <w:r w:rsidR="00720A15" w:rsidRPr="00457BB8">
        <w:rPr>
          <w:rFonts w:ascii="IRNazanin" w:hAnsi="IRNazanin" w:cs="IRNazanin" w:hint="cs"/>
          <w:sz w:val="28"/>
          <w:szCs w:val="28"/>
          <w:rtl/>
        </w:rPr>
        <w:t>آشکاری</w:t>
      </w:r>
      <w:r w:rsidRPr="00457BB8">
        <w:rPr>
          <w:rFonts w:ascii="IRNazanin" w:hAnsi="IRNazanin" w:cs="IRNazanin"/>
          <w:sz w:val="28"/>
          <w:szCs w:val="28"/>
          <w:rtl/>
        </w:rPr>
        <w:t xml:space="preserve"> بودند بر اینکه اعضای خانواده</w:t>
      </w:r>
      <w:r w:rsidR="00703D37" w:rsidRPr="00457BB8">
        <w:rPr>
          <w:rFonts w:ascii="IRNazanin" w:hAnsi="IRNazanin" w:cs="IRNazanin"/>
          <w:sz w:val="28"/>
          <w:szCs w:val="28"/>
          <w:rtl/>
        </w:rPr>
        <w:t>‌</w:t>
      </w:r>
      <w:r w:rsidRPr="00457BB8">
        <w:rPr>
          <w:rFonts w:ascii="IRNazanin" w:hAnsi="IRNazanin" w:cs="IRNazanin"/>
          <w:sz w:val="28"/>
          <w:szCs w:val="28"/>
          <w:rtl/>
        </w:rPr>
        <w:t>های درگیر و خویشاوندان</w:t>
      </w:r>
      <w:r w:rsidR="00703D37" w:rsidRPr="00457BB8">
        <w:rPr>
          <w:rFonts w:ascii="IRNazanin" w:hAnsi="IRNazanin" w:cs="IRNazanin"/>
          <w:sz w:val="28"/>
          <w:szCs w:val="28"/>
          <w:rtl/>
        </w:rPr>
        <w:t>‌</w:t>
      </w:r>
      <w:r w:rsidRPr="00457BB8">
        <w:rPr>
          <w:rFonts w:ascii="IRNazanin" w:hAnsi="IRNazanin" w:cs="IRNazanin"/>
          <w:sz w:val="28"/>
          <w:szCs w:val="28"/>
          <w:rtl/>
        </w:rPr>
        <w:t>شان، خود را افرادی هم</w:t>
      </w:r>
      <w:r w:rsidR="00703D37" w:rsidRPr="00457BB8">
        <w:rPr>
          <w:rFonts w:ascii="IRNazanin" w:hAnsi="IRNazanin" w:cs="IRNazanin"/>
          <w:sz w:val="28"/>
          <w:szCs w:val="28"/>
          <w:rtl/>
        </w:rPr>
        <w:t>‌</w:t>
      </w:r>
      <w:r w:rsidRPr="00457BB8">
        <w:rPr>
          <w:rFonts w:ascii="IRNazanin" w:hAnsi="IRNazanin" w:cs="IRNazanin"/>
          <w:sz w:val="28"/>
          <w:szCs w:val="28"/>
          <w:rtl/>
        </w:rPr>
        <w:t>تراز می</w:t>
      </w:r>
      <w:r w:rsidR="00703D37" w:rsidRPr="00457BB8">
        <w:rPr>
          <w:rFonts w:ascii="IRNazanin" w:hAnsi="IRNazanin" w:cs="IRNazanin"/>
          <w:sz w:val="28"/>
          <w:szCs w:val="28"/>
          <w:rtl/>
        </w:rPr>
        <w:t>‌</w:t>
      </w:r>
      <w:r w:rsidRPr="00457BB8">
        <w:rPr>
          <w:rFonts w:ascii="IRNazanin" w:hAnsi="IRNazanin" w:cs="IRNazanin"/>
          <w:sz w:val="28"/>
          <w:szCs w:val="28"/>
          <w:rtl/>
        </w:rPr>
        <w:t>دانند که می</w:t>
      </w:r>
      <w:r w:rsidR="00703D37" w:rsidRPr="00457BB8">
        <w:rPr>
          <w:rFonts w:ascii="IRNazanin" w:hAnsi="IRNazanin" w:cs="IRNazanin"/>
          <w:sz w:val="28"/>
          <w:szCs w:val="28"/>
          <w:rtl/>
        </w:rPr>
        <w:t>‌</w:t>
      </w:r>
      <w:r w:rsidRPr="00457BB8">
        <w:rPr>
          <w:rFonts w:ascii="IRNazanin" w:hAnsi="IRNazanin" w:cs="IRNazanin"/>
          <w:sz w:val="28"/>
          <w:szCs w:val="28"/>
          <w:rtl/>
        </w:rPr>
        <w:t xml:space="preserve">خواهند متحد </w:t>
      </w:r>
      <w:r w:rsidR="006B399E" w:rsidRPr="00457BB8">
        <w:rPr>
          <w:rFonts w:ascii="IRNazanin" w:hAnsi="IRNazanin" w:cs="IRNazanin" w:hint="cs"/>
          <w:sz w:val="28"/>
          <w:szCs w:val="28"/>
          <w:rtl/>
        </w:rPr>
        <w:t>شوند</w:t>
      </w:r>
      <w:r w:rsidRPr="00457BB8">
        <w:rPr>
          <w:rFonts w:ascii="IRNazanin" w:hAnsi="IRNazanin" w:cs="IRNazanin"/>
          <w:sz w:val="28"/>
          <w:szCs w:val="28"/>
          <w:rtl/>
        </w:rPr>
        <w:t>. نکته</w:t>
      </w:r>
      <w:r w:rsidR="00703D37" w:rsidRPr="00457BB8">
        <w:rPr>
          <w:rFonts w:ascii="IRNazanin" w:hAnsi="IRNazanin" w:cs="IRNazanin"/>
          <w:sz w:val="28"/>
          <w:szCs w:val="28"/>
          <w:rtl/>
        </w:rPr>
        <w:t>‌ی</w:t>
      </w:r>
      <w:r w:rsidRPr="00457BB8">
        <w:rPr>
          <w:rFonts w:ascii="IRNazanin" w:hAnsi="IRNazanin" w:cs="IRNazanin"/>
          <w:sz w:val="28"/>
          <w:szCs w:val="28"/>
          <w:rtl/>
        </w:rPr>
        <w:t xml:space="preserve"> مهم اینجا است که تقریباً </w:t>
      </w:r>
      <w:r w:rsidR="00703D37" w:rsidRPr="00457BB8">
        <w:rPr>
          <w:rFonts w:ascii="IRNazanin" w:hAnsi="IRNazanin" w:cs="IRNazanin"/>
          <w:sz w:val="28"/>
          <w:szCs w:val="28"/>
          <w:rtl/>
        </w:rPr>
        <w:t xml:space="preserve">در </w:t>
      </w:r>
      <w:r w:rsidRPr="00457BB8">
        <w:rPr>
          <w:rFonts w:ascii="IRNazanin" w:hAnsi="IRNazanin" w:cs="IRNazanin"/>
          <w:sz w:val="28"/>
          <w:szCs w:val="28"/>
          <w:rtl/>
        </w:rPr>
        <w:t>همه</w:t>
      </w:r>
      <w:r w:rsidR="00703D37" w:rsidRPr="00457BB8">
        <w:rPr>
          <w:rFonts w:ascii="IRNazanin" w:hAnsi="IRNazanin" w:cs="IRNazanin"/>
          <w:sz w:val="28"/>
          <w:szCs w:val="28"/>
          <w:rtl/>
        </w:rPr>
        <w:t>‌ی</w:t>
      </w:r>
      <w:r w:rsidRPr="00457BB8">
        <w:rPr>
          <w:rFonts w:ascii="IRNazanin" w:hAnsi="IRNazanin" w:cs="IRNazanin"/>
          <w:sz w:val="28"/>
          <w:szCs w:val="28"/>
          <w:rtl/>
        </w:rPr>
        <w:t xml:space="preserve"> موارد،</w:t>
      </w:r>
      <w:r w:rsidRPr="00457BB8">
        <w:rPr>
          <w:rFonts w:ascii="Cambria" w:hAnsi="Cambria" w:cs="Cambria" w:hint="cs"/>
          <w:sz w:val="28"/>
          <w:szCs w:val="28"/>
          <w:rtl/>
        </w:rPr>
        <w:t> </w:t>
      </w:r>
      <w:r w:rsidRPr="00457BB8">
        <w:rPr>
          <w:rFonts w:ascii="IRNazanin" w:hAnsi="IRNazanin" w:cs="IRNazanin"/>
          <w:sz w:val="28"/>
          <w:szCs w:val="28"/>
          <w:rtl/>
        </w:rPr>
        <w:t>بهای عروس پرداخت نمی</w:t>
      </w:r>
      <w:r w:rsidR="00703D37" w:rsidRPr="00457BB8">
        <w:rPr>
          <w:rFonts w:ascii="IRNazanin" w:hAnsi="IRNazanin" w:cs="IRNazanin"/>
          <w:sz w:val="28"/>
          <w:szCs w:val="28"/>
          <w:rtl/>
        </w:rPr>
        <w:t>‌</w:t>
      </w:r>
      <w:r w:rsidRPr="00457BB8">
        <w:rPr>
          <w:rFonts w:ascii="IRNazanin" w:hAnsi="IRNazanin" w:cs="IRNazanin"/>
          <w:sz w:val="28"/>
          <w:szCs w:val="28"/>
          <w:rtl/>
        </w:rPr>
        <w:t>شد</w:t>
      </w:r>
      <w:r w:rsidRPr="00457BB8">
        <w:rPr>
          <w:rFonts w:ascii="IRNazanin" w:hAnsi="IRNazanin" w:cs="IRNazanin"/>
          <w:sz w:val="28"/>
          <w:szCs w:val="28"/>
          <w:lang w:bidi="fa-IR"/>
        </w:rPr>
        <w:t>.</w:t>
      </w:r>
    </w:p>
    <w:p w14:paraId="22FFC4A7" w14:textId="24FA2ACB" w:rsidR="00CB1081" w:rsidRPr="00457BB8" w:rsidRDefault="00BF43FC" w:rsidP="00CB1081">
      <w:pPr>
        <w:bidi/>
        <w:jc w:val="both"/>
        <w:rPr>
          <w:ins w:id="259" w:author="Saeedi, Faiza" w:date="2025-07-01T11:12:00Z"/>
          <w:rFonts w:ascii="IRNazanin" w:hAnsi="IRNazanin" w:cs="IRNazanin"/>
          <w:sz w:val="28"/>
          <w:szCs w:val="28"/>
          <w:rtl/>
          <w:lang w:bidi="fa-IR"/>
        </w:rPr>
      </w:pPr>
      <w:r w:rsidRPr="00457BB8">
        <w:rPr>
          <w:rFonts w:ascii="IRNazanin" w:hAnsi="IRNazanin" w:cs="IRNazanin" w:hint="cs"/>
          <w:sz w:val="28"/>
          <w:szCs w:val="28"/>
          <w:rtl/>
        </w:rPr>
        <w:t>در</w:t>
      </w:r>
      <w:r w:rsidRPr="00457BB8">
        <w:rPr>
          <w:rFonts w:ascii="IRNazanin" w:hAnsi="IRNazanin" w:cs="IRNazanin"/>
          <w:sz w:val="28"/>
          <w:szCs w:val="28"/>
          <w:rtl/>
        </w:rPr>
        <w:t xml:space="preserve"> </w:t>
      </w:r>
      <w:r w:rsidR="006C4374" w:rsidRPr="00457BB8">
        <w:rPr>
          <w:rFonts w:ascii="IRNazanin" w:hAnsi="IRNazanin" w:cs="IRNazanin"/>
          <w:sz w:val="28"/>
          <w:szCs w:val="28"/>
          <w:rtl/>
        </w:rPr>
        <w:t>ازدواج‌های سربدل که برای حل اختلافات قبیله‌ای (بدی) ترتیب داده می‌شدند،</w:t>
      </w:r>
      <w:r w:rsidRPr="00457BB8">
        <w:rPr>
          <w:rFonts w:ascii="IRNazanin" w:hAnsi="IRNazanin" w:cs="IRNazanin"/>
          <w:sz w:val="28"/>
          <w:szCs w:val="28"/>
          <w:rtl/>
        </w:rPr>
        <w:t xml:space="preserve"> م</w:t>
      </w:r>
      <w:r w:rsidRPr="00457BB8">
        <w:rPr>
          <w:rFonts w:ascii="IRNazanin" w:hAnsi="IRNazanin" w:cs="IRNazanin" w:hint="cs"/>
          <w:sz w:val="28"/>
          <w:szCs w:val="28"/>
          <w:rtl/>
        </w:rPr>
        <w:t>ی‌توان</w:t>
      </w:r>
      <w:r w:rsidR="006C4374" w:rsidRPr="00457BB8">
        <w:rPr>
          <w:rFonts w:ascii="IRNazanin" w:hAnsi="IRNazanin" w:cs="IRNazanin"/>
          <w:sz w:val="28"/>
          <w:szCs w:val="28"/>
          <w:rtl/>
        </w:rPr>
        <w:t xml:space="preserve"> این اصول را به‌ شکل افراطی و نمایشی </w:t>
      </w:r>
      <w:r w:rsidRPr="00457BB8">
        <w:rPr>
          <w:rFonts w:ascii="IRNazanin" w:hAnsi="IRNazanin" w:cs="IRNazanin" w:hint="cs"/>
          <w:sz w:val="28"/>
          <w:szCs w:val="28"/>
          <w:rtl/>
        </w:rPr>
        <w:t>شاهد</w:t>
      </w:r>
      <w:r w:rsidRPr="00457BB8">
        <w:rPr>
          <w:rFonts w:ascii="IRNazanin" w:hAnsi="IRNazanin" w:cs="IRNazanin"/>
          <w:sz w:val="28"/>
          <w:szCs w:val="28"/>
          <w:rtl/>
        </w:rPr>
        <w:t xml:space="preserve"> </w:t>
      </w:r>
      <w:r w:rsidRPr="00457BB8">
        <w:rPr>
          <w:rFonts w:ascii="IRNazanin" w:hAnsi="IRNazanin" w:cs="IRNazanin" w:hint="cs"/>
          <w:sz w:val="28"/>
          <w:szCs w:val="28"/>
          <w:rtl/>
        </w:rPr>
        <w:t>بود</w:t>
      </w:r>
      <w:r w:rsidR="006C4374" w:rsidRPr="00457BB8">
        <w:rPr>
          <w:rFonts w:ascii="IRNazanin" w:hAnsi="IRNazanin" w:cs="IRNazanin"/>
          <w:sz w:val="28"/>
          <w:szCs w:val="28"/>
          <w:rtl/>
        </w:rPr>
        <w:t xml:space="preserve">. ازدواج مریم با تومان یکی از این داستان‌های تراژیک است. همانطور که خواهیم دید، پس از شعله‌ور شدن اختلاف بین دو </w:t>
      </w:r>
      <w:del w:id="260" w:author="Saeedi, Faiza" w:date="2025-06-29T22:21:00Z">
        <w:r w:rsidR="006C4374" w:rsidRPr="00457BB8" w:rsidDel="00BD10F0">
          <w:rPr>
            <w:rFonts w:ascii="IRNazanin" w:hAnsi="IRNazanin" w:cs="IRNazanin"/>
            <w:sz w:val="28"/>
            <w:szCs w:val="28"/>
            <w:rtl/>
          </w:rPr>
          <w:delText xml:space="preserve">تبار </w:delText>
        </w:r>
      </w:del>
      <w:ins w:id="261" w:author="Saeedi, Faiza" w:date="2025-06-29T22:21:00Z">
        <w:r w:rsidR="00BD10F0" w:rsidRPr="00457BB8">
          <w:rPr>
            <w:rFonts w:ascii="IRNazanin" w:hAnsi="IRNazanin" w:cs="IRNazanin" w:hint="cs"/>
            <w:sz w:val="28"/>
            <w:szCs w:val="28"/>
            <w:rtl/>
          </w:rPr>
          <w:t>زیرقبیله‌ی</w:t>
        </w:r>
        <w:r w:rsidR="00BD10F0" w:rsidRPr="00457BB8">
          <w:rPr>
            <w:rFonts w:ascii="IRNazanin" w:hAnsi="IRNazanin" w:cs="IRNazanin"/>
            <w:sz w:val="28"/>
            <w:szCs w:val="28"/>
            <w:rtl/>
          </w:rPr>
          <w:t xml:space="preserve"> </w:t>
        </w:r>
      </w:ins>
      <w:r w:rsidR="006C4374" w:rsidRPr="00457BB8">
        <w:rPr>
          <w:rFonts w:ascii="IRNazanin" w:hAnsi="IRNazanin" w:cs="IRNazanin"/>
          <w:sz w:val="28"/>
          <w:szCs w:val="28"/>
          <w:rtl/>
        </w:rPr>
        <w:t xml:space="preserve">اصلی </w:t>
      </w:r>
      <w:del w:id="262" w:author="Saeedi, Faiza" w:date="2025-06-29T22:21:00Z">
        <w:r w:rsidR="006C4374" w:rsidRPr="00457BB8" w:rsidDel="00BD10F0">
          <w:rPr>
            <w:rFonts w:ascii="IRNazanin" w:hAnsi="IRNazanin" w:cs="IRNazanin"/>
            <w:sz w:val="28"/>
            <w:szCs w:val="28"/>
            <w:rtl/>
          </w:rPr>
          <w:delText xml:space="preserve">قبیله </w:delText>
        </w:r>
      </w:del>
      <w:r w:rsidR="006C4374" w:rsidRPr="00457BB8">
        <w:rPr>
          <w:rFonts w:ascii="IRNazanin" w:hAnsi="IRNazanin" w:cs="IRNazanin"/>
          <w:sz w:val="28"/>
          <w:szCs w:val="28"/>
          <w:rtl/>
        </w:rPr>
        <w:t xml:space="preserve">پیروزی که برای کسب جایگاه بالاتر رقابت می‌کردند، </w:t>
      </w:r>
      <w:r w:rsidR="008B595B" w:rsidRPr="00457BB8">
        <w:rPr>
          <w:rFonts w:ascii="IRNazanin" w:hAnsi="IRNazanin" w:cs="IRNazanin"/>
          <w:sz w:val="28"/>
          <w:szCs w:val="28"/>
          <w:rtl/>
        </w:rPr>
        <w:t xml:space="preserve">معصومیت جوانی مریم و همسر کم‌ سن و سالش </w:t>
      </w:r>
      <w:r w:rsidR="006C4374" w:rsidRPr="00457BB8">
        <w:rPr>
          <w:rFonts w:ascii="IRNazanin" w:hAnsi="IRNazanin" w:cs="IRNazanin"/>
          <w:sz w:val="28"/>
          <w:szCs w:val="28"/>
          <w:rtl/>
        </w:rPr>
        <w:t>برای همیشه از بین رفت</w:t>
      </w:r>
      <w:r w:rsidR="006C4374" w:rsidRPr="00457BB8">
        <w:rPr>
          <w:rFonts w:ascii="IRNazanin" w:hAnsi="IRNazanin" w:cs="IRNazanin"/>
          <w:sz w:val="28"/>
          <w:szCs w:val="28"/>
          <w:lang w:bidi="fa-IR"/>
        </w:rPr>
        <w:t>.</w:t>
      </w:r>
    </w:p>
    <w:p w14:paraId="74BD2C53" w14:textId="77777777" w:rsidR="00CB1081" w:rsidRPr="00457BB8" w:rsidRDefault="00CB1081">
      <w:pPr>
        <w:keepNext/>
        <w:bidi/>
        <w:jc w:val="both"/>
        <w:rPr>
          <w:ins w:id="263" w:author="Saeedi, Faiza" w:date="2025-07-01T11:13:00Z"/>
          <w:rFonts w:ascii="IRNazanin" w:hAnsi="IRNazanin" w:cs="IRNazanin"/>
          <w:sz w:val="28"/>
          <w:szCs w:val="28"/>
          <w:rPrChange w:id="264" w:author="Mohammad Mohammadi" w:date="2025-07-22T21:07:00Z">
            <w:rPr>
              <w:ins w:id="265" w:author="Saeedi, Faiza" w:date="2025-07-01T11:13:00Z"/>
            </w:rPr>
          </w:rPrChange>
        </w:rPr>
        <w:pPrChange w:id="266" w:author="Saeedi, Faiza" w:date="2025-07-01T11:13:00Z">
          <w:pPr>
            <w:bidi/>
            <w:jc w:val="both"/>
          </w:pPr>
        </w:pPrChange>
      </w:pPr>
      <w:ins w:id="267" w:author="Saeedi, Faiza" w:date="2025-07-01T11:12:00Z">
        <w:r w:rsidRPr="00457BB8">
          <w:rPr>
            <w:rFonts w:ascii="IRNazanin" w:hAnsi="IRNazanin" w:cs="IRNazanin"/>
            <w:noProof/>
            <w:sz w:val="28"/>
            <w:szCs w:val="28"/>
            <w:rtl/>
            <w:lang w:val="fa-IR" w:bidi="fa-IR"/>
          </w:rPr>
          <w:lastRenderedPageBreak/>
          <w:drawing>
            <wp:inline distT="0" distB="0" distL="0" distR="0" wp14:anchorId="07E3D07A" wp14:editId="5D8A1709">
              <wp:extent cx="5943600" cy="3801110"/>
              <wp:effectExtent l="0" t="0" r="0" b="0"/>
              <wp:docPr id="208751509" name="Picture 4" descr="A group of women in colorful ro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1509" name="Picture 4" descr="A group of women in colorful rob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01110"/>
                      </a:xfrm>
                      <a:prstGeom prst="rect">
                        <a:avLst/>
                      </a:prstGeom>
                    </pic:spPr>
                  </pic:pic>
                </a:graphicData>
              </a:graphic>
            </wp:inline>
          </w:drawing>
        </w:r>
      </w:ins>
    </w:p>
    <w:p w14:paraId="20CA3ADC" w14:textId="5ECF024D" w:rsidR="00CB1081" w:rsidRPr="00457BB8" w:rsidRDefault="00CB1081">
      <w:pPr>
        <w:pStyle w:val="Caption"/>
        <w:bidi/>
        <w:jc w:val="both"/>
        <w:rPr>
          <w:ins w:id="268" w:author="Saeedi, Faiza" w:date="2025-07-01T11:12:00Z"/>
          <w:rFonts w:ascii="IRNazanin" w:hAnsi="IRNazanin" w:cs="IRNazanin"/>
          <w:sz w:val="28"/>
          <w:szCs w:val="28"/>
          <w:rtl/>
          <w:lang w:bidi="fa-IR"/>
        </w:rPr>
        <w:pPrChange w:id="269" w:author="Saeedi, Faiza" w:date="2025-07-01T11:13:00Z">
          <w:pPr>
            <w:bidi/>
            <w:jc w:val="both"/>
          </w:pPr>
        </w:pPrChange>
      </w:pPr>
      <w:ins w:id="270" w:author="Saeedi, Faiza" w:date="2025-07-01T11:13:00Z">
        <w:del w:id="271" w:author="Mohammad Mohammadi" w:date="2025-07-07T16:08:00Z">
          <w:r w:rsidRPr="00457BB8" w:rsidDel="00D91AC6">
            <w:rPr>
              <w:rFonts w:ascii="IRNazanin" w:hAnsi="IRNazanin" w:cs="IRNazanin"/>
              <w:sz w:val="28"/>
              <w:szCs w:val="28"/>
              <w:rPrChange w:id="272" w:author="Mohammad Mohammadi" w:date="2025-07-22T21:07:00Z">
                <w:rPr/>
              </w:rPrChange>
            </w:rPr>
            <w:delText>Figure</w:delText>
          </w:r>
        </w:del>
      </w:ins>
      <w:ins w:id="273" w:author="Mohammad Mohammadi" w:date="2025-07-07T16:08:00Z">
        <w:r w:rsidR="00D91AC6" w:rsidRPr="00457BB8">
          <w:rPr>
            <w:rFonts w:ascii="IRNazanin" w:hAnsi="IRNazanin" w:cs="IRNazanin"/>
            <w:sz w:val="28"/>
            <w:szCs w:val="28"/>
            <w:rtl/>
          </w:rPr>
          <w:t>شکل</w:t>
        </w:r>
      </w:ins>
      <w:ins w:id="274" w:author="Saeedi, Faiza" w:date="2025-07-01T11:13:00Z">
        <w:r w:rsidRPr="00457BB8">
          <w:rPr>
            <w:rFonts w:ascii="IRNazanin" w:hAnsi="IRNazanin" w:cs="IRNazanin"/>
            <w:sz w:val="28"/>
            <w:szCs w:val="28"/>
            <w:rtl/>
            <w:rPrChange w:id="275" w:author="Mohammad Mohammadi" w:date="2025-07-22T21:07:00Z">
              <w:rPr>
                <w:rtl/>
              </w:rPr>
            </w:rPrChange>
          </w:rPr>
          <w:t xml:space="preserve"> </w:t>
        </w:r>
        <w:r w:rsidRPr="00457BB8">
          <w:rPr>
            <w:rFonts w:ascii="IRNazanin" w:hAnsi="IRNazanin" w:cs="IRNazanin"/>
            <w:sz w:val="28"/>
            <w:szCs w:val="28"/>
            <w:rtl/>
            <w:rPrChange w:id="276" w:author="Mohammad Mohammadi" w:date="2025-07-22T21:07:00Z">
              <w:rPr>
                <w:rtl/>
              </w:rPr>
            </w:rPrChange>
          </w:rPr>
          <w:fldChar w:fldCharType="begin"/>
        </w:r>
        <w:r w:rsidRPr="00457BB8">
          <w:rPr>
            <w:rFonts w:ascii="IRNazanin" w:hAnsi="IRNazanin" w:cs="IRNazanin"/>
            <w:sz w:val="28"/>
            <w:szCs w:val="28"/>
            <w:rtl/>
            <w:rPrChange w:id="277" w:author="Mohammad Mohammadi" w:date="2025-07-22T21:07:00Z">
              <w:rPr>
                <w:rtl/>
              </w:rPr>
            </w:rPrChange>
          </w:rPr>
          <w:instrText xml:space="preserve"> </w:instrText>
        </w:r>
        <w:r w:rsidRPr="00457BB8">
          <w:rPr>
            <w:rFonts w:ascii="IRNazanin" w:hAnsi="IRNazanin" w:cs="IRNazanin"/>
            <w:sz w:val="28"/>
            <w:szCs w:val="28"/>
            <w:rPrChange w:id="278" w:author="Mohammad Mohammadi" w:date="2025-07-22T21:07:00Z">
              <w:rPr/>
            </w:rPrChange>
          </w:rPr>
          <w:instrText>SEQ</w:instrText>
        </w:r>
        <w:r w:rsidRPr="00457BB8">
          <w:rPr>
            <w:rFonts w:ascii="IRNazanin" w:hAnsi="IRNazanin" w:cs="IRNazanin"/>
            <w:sz w:val="28"/>
            <w:szCs w:val="28"/>
            <w:rtl/>
            <w:rPrChange w:id="279" w:author="Mohammad Mohammadi" w:date="2025-07-22T21:07:00Z">
              <w:rPr>
                <w:rtl/>
              </w:rPr>
            </w:rPrChange>
          </w:rPr>
          <w:instrText xml:space="preserve"> </w:instrText>
        </w:r>
        <w:r w:rsidRPr="00457BB8">
          <w:rPr>
            <w:rFonts w:ascii="IRNazanin" w:hAnsi="IRNazanin" w:cs="IRNazanin"/>
            <w:sz w:val="28"/>
            <w:szCs w:val="28"/>
            <w:rPrChange w:id="280" w:author="Mohammad Mohammadi" w:date="2025-07-22T21:07:00Z">
              <w:rPr/>
            </w:rPrChange>
          </w:rPr>
          <w:instrText>Figure \* ARABIC</w:instrText>
        </w:r>
        <w:r w:rsidRPr="00457BB8">
          <w:rPr>
            <w:rFonts w:ascii="IRNazanin" w:hAnsi="IRNazanin" w:cs="IRNazanin"/>
            <w:sz w:val="28"/>
            <w:szCs w:val="28"/>
            <w:rtl/>
            <w:rPrChange w:id="281" w:author="Mohammad Mohammadi" w:date="2025-07-22T21:07:00Z">
              <w:rPr>
                <w:rtl/>
              </w:rPr>
            </w:rPrChange>
          </w:rPr>
          <w:instrText xml:space="preserve"> </w:instrText>
        </w:r>
      </w:ins>
      <w:r w:rsidRPr="00457BB8">
        <w:rPr>
          <w:rFonts w:ascii="IRNazanin" w:hAnsi="IRNazanin" w:cs="IRNazanin"/>
          <w:sz w:val="28"/>
          <w:szCs w:val="28"/>
          <w:rtl/>
          <w:rPrChange w:id="282" w:author="Mohammad Mohammadi" w:date="2025-07-22T21:07:00Z">
            <w:rPr>
              <w:rtl/>
            </w:rPr>
          </w:rPrChange>
        </w:rPr>
        <w:fldChar w:fldCharType="separate"/>
      </w:r>
      <w:ins w:id="283" w:author="Saeedi, Faiza" w:date="2025-07-01T11:19:00Z">
        <w:r w:rsidRPr="00457BB8">
          <w:rPr>
            <w:rFonts w:ascii="IRNazanin" w:hAnsi="IRNazanin" w:cs="IRNazanin"/>
            <w:noProof/>
            <w:sz w:val="28"/>
            <w:szCs w:val="28"/>
            <w:rtl/>
            <w:rPrChange w:id="284" w:author="Mohammad Mohammadi" w:date="2025-07-22T21:07:00Z">
              <w:rPr>
                <w:noProof/>
                <w:rtl/>
              </w:rPr>
            </w:rPrChange>
          </w:rPr>
          <w:t>2</w:t>
        </w:r>
      </w:ins>
      <w:ins w:id="285" w:author="Saeedi, Faiza" w:date="2025-07-01T11:13:00Z">
        <w:r w:rsidRPr="00457BB8">
          <w:rPr>
            <w:rFonts w:ascii="IRNazanin" w:hAnsi="IRNazanin" w:cs="IRNazanin"/>
            <w:sz w:val="28"/>
            <w:szCs w:val="28"/>
            <w:rtl/>
            <w:rPrChange w:id="286" w:author="Mohammad Mohammadi" w:date="2025-07-22T21:07:00Z">
              <w:rPr>
                <w:rtl/>
              </w:rPr>
            </w:rPrChange>
          </w:rPr>
          <w:fldChar w:fldCharType="end"/>
        </w:r>
        <w:r w:rsidRPr="00457BB8">
          <w:rPr>
            <w:rFonts w:ascii="IRNazanin" w:hAnsi="IRNazanin" w:cs="IRNazanin"/>
            <w:sz w:val="28"/>
            <w:szCs w:val="28"/>
            <w:rtl/>
            <w:lang w:bidi="fa-IR"/>
            <w:rPrChange w:id="287" w:author="Mohammad Mohammadi" w:date="2025-07-22T21:07:00Z">
              <w:rPr>
                <w:rtl/>
                <w:lang w:bidi="fa-IR"/>
              </w:rPr>
            </w:rPrChange>
          </w:rPr>
          <w:t xml:space="preserve">: </w:t>
        </w:r>
        <w:r w:rsidRPr="00457BB8">
          <w:rPr>
            <w:rFonts w:ascii="IRNazanin" w:hAnsi="IRNazanin" w:cs="IRNazanin" w:hint="cs"/>
            <w:sz w:val="28"/>
            <w:szCs w:val="28"/>
            <w:rtl/>
            <w:lang w:bidi="fa-IR"/>
            <w:rPrChange w:id="288" w:author="Mohammad Mohammadi" w:date="2025-07-22T21:07:00Z">
              <w:rPr>
                <w:rFonts w:hint="cs"/>
                <w:rtl/>
                <w:lang w:bidi="fa-IR"/>
              </w:rPr>
            </w:rPrChange>
          </w:rPr>
          <w:t>رقص</w:t>
        </w:r>
        <w:r w:rsidRPr="00457BB8">
          <w:rPr>
            <w:rFonts w:ascii="IRNazanin" w:hAnsi="IRNazanin" w:cs="IRNazanin"/>
            <w:sz w:val="28"/>
            <w:szCs w:val="28"/>
            <w:rtl/>
            <w:lang w:bidi="fa-IR"/>
            <w:rPrChange w:id="289" w:author="Mohammad Mohammadi" w:date="2025-07-22T21:07:00Z">
              <w:rPr>
                <w:rtl/>
                <w:lang w:bidi="fa-IR"/>
              </w:rPr>
            </w:rPrChange>
          </w:rPr>
          <w:t xml:space="preserve"> </w:t>
        </w:r>
        <w:r w:rsidRPr="00457BB8">
          <w:rPr>
            <w:rFonts w:ascii="IRNazanin" w:hAnsi="IRNazanin" w:cs="IRNazanin" w:hint="cs"/>
            <w:sz w:val="28"/>
            <w:szCs w:val="28"/>
            <w:rtl/>
            <w:lang w:bidi="fa-IR"/>
            <w:rPrChange w:id="290" w:author="Mohammad Mohammadi" w:date="2025-07-22T21:07:00Z">
              <w:rPr>
                <w:rFonts w:hint="cs"/>
                <w:rtl/>
                <w:lang w:bidi="fa-IR"/>
              </w:rPr>
            </w:rPrChange>
          </w:rPr>
          <w:t>زنان</w:t>
        </w:r>
        <w:r w:rsidRPr="00457BB8">
          <w:rPr>
            <w:rFonts w:ascii="IRNazanin" w:hAnsi="IRNazanin" w:cs="IRNazanin"/>
            <w:sz w:val="28"/>
            <w:szCs w:val="28"/>
            <w:rtl/>
            <w:lang w:bidi="fa-IR"/>
            <w:rPrChange w:id="291" w:author="Mohammad Mohammadi" w:date="2025-07-22T21:07:00Z">
              <w:rPr>
                <w:rtl/>
                <w:lang w:bidi="fa-IR"/>
              </w:rPr>
            </w:rPrChange>
          </w:rPr>
          <w:t xml:space="preserve"> </w:t>
        </w:r>
        <w:r w:rsidRPr="00457BB8">
          <w:rPr>
            <w:rFonts w:ascii="IRNazanin" w:hAnsi="IRNazanin" w:cs="IRNazanin" w:hint="cs"/>
            <w:sz w:val="28"/>
            <w:szCs w:val="28"/>
            <w:rtl/>
            <w:lang w:bidi="fa-IR"/>
            <w:rPrChange w:id="292" w:author="Mohammad Mohammadi" w:date="2025-07-22T21:07:00Z">
              <w:rPr>
                <w:rFonts w:hint="cs"/>
                <w:rtl/>
                <w:lang w:bidi="fa-IR"/>
              </w:rPr>
            </w:rPrChange>
          </w:rPr>
          <w:t>کوچی</w:t>
        </w:r>
        <w:r w:rsidRPr="00457BB8">
          <w:rPr>
            <w:rFonts w:ascii="IRNazanin" w:hAnsi="IRNazanin" w:cs="IRNazanin"/>
            <w:sz w:val="28"/>
            <w:szCs w:val="28"/>
            <w:rtl/>
            <w:lang w:bidi="fa-IR"/>
            <w:rPrChange w:id="293" w:author="Mohammad Mohammadi" w:date="2025-07-22T21:07:00Z">
              <w:rPr>
                <w:rtl/>
                <w:lang w:bidi="fa-IR"/>
              </w:rPr>
            </w:rPrChange>
          </w:rPr>
          <w:t xml:space="preserve"> </w:t>
        </w:r>
        <w:r w:rsidRPr="00457BB8">
          <w:rPr>
            <w:rFonts w:ascii="IRNazanin" w:hAnsi="IRNazanin" w:cs="IRNazanin" w:hint="cs"/>
            <w:sz w:val="28"/>
            <w:szCs w:val="28"/>
            <w:rtl/>
            <w:lang w:bidi="fa-IR"/>
            <w:rPrChange w:id="294" w:author="Mohammad Mohammadi" w:date="2025-07-22T21:07:00Z">
              <w:rPr>
                <w:rFonts w:hint="cs"/>
                <w:rtl/>
                <w:lang w:bidi="fa-IR"/>
              </w:rPr>
            </w:rPrChange>
          </w:rPr>
          <w:t>در</w:t>
        </w:r>
        <w:r w:rsidRPr="00457BB8">
          <w:rPr>
            <w:rFonts w:ascii="IRNazanin" w:hAnsi="IRNazanin" w:cs="IRNazanin"/>
            <w:sz w:val="28"/>
            <w:szCs w:val="28"/>
            <w:rtl/>
            <w:lang w:bidi="fa-IR"/>
            <w:rPrChange w:id="295" w:author="Mohammad Mohammadi" w:date="2025-07-22T21:07:00Z">
              <w:rPr>
                <w:rtl/>
                <w:lang w:bidi="fa-IR"/>
              </w:rPr>
            </w:rPrChange>
          </w:rPr>
          <w:t xml:space="preserve"> </w:t>
        </w:r>
        <w:r w:rsidRPr="00457BB8">
          <w:rPr>
            <w:rFonts w:ascii="IRNazanin" w:hAnsi="IRNazanin" w:cs="IRNazanin" w:hint="cs"/>
            <w:sz w:val="28"/>
            <w:szCs w:val="28"/>
            <w:rtl/>
            <w:lang w:bidi="fa-IR"/>
            <w:rPrChange w:id="296" w:author="Mohammad Mohammadi" w:date="2025-07-22T21:07:00Z">
              <w:rPr>
                <w:rFonts w:hint="cs"/>
                <w:rtl/>
                <w:lang w:bidi="fa-IR"/>
              </w:rPr>
            </w:rPrChange>
          </w:rPr>
          <w:t>مراسم</w:t>
        </w:r>
        <w:r w:rsidRPr="00457BB8">
          <w:rPr>
            <w:rFonts w:ascii="IRNazanin" w:hAnsi="IRNazanin" w:cs="IRNazanin"/>
            <w:sz w:val="28"/>
            <w:szCs w:val="28"/>
            <w:rtl/>
            <w:lang w:bidi="fa-IR"/>
            <w:rPrChange w:id="297" w:author="Mohammad Mohammadi" w:date="2025-07-22T21:07:00Z">
              <w:rPr>
                <w:rtl/>
                <w:lang w:bidi="fa-IR"/>
              </w:rPr>
            </w:rPrChange>
          </w:rPr>
          <w:t xml:space="preserve"> </w:t>
        </w:r>
        <w:r w:rsidRPr="00457BB8">
          <w:rPr>
            <w:rFonts w:ascii="IRNazanin" w:hAnsi="IRNazanin" w:cs="IRNazanin" w:hint="cs"/>
            <w:sz w:val="28"/>
            <w:szCs w:val="28"/>
            <w:rtl/>
            <w:lang w:bidi="fa-IR"/>
            <w:rPrChange w:id="298" w:author="Mohammad Mohammadi" w:date="2025-07-22T21:07:00Z">
              <w:rPr>
                <w:rFonts w:hint="cs"/>
                <w:rtl/>
                <w:lang w:bidi="fa-IR"/>
              </w:rPr>
            </w:rPrChange>
          </w:rPr>
          <w:t>عروسی</w:t>
        </w:r>
        <w:r w:rsidRPr="00457BB8">
          <w:rPr>
            <w:rFonts w:ascii="IRNazanin" w:hAnsi="IRNazanin" w:cs="IRNazanin"/>
            <w:sz w:val="28"/>
            <w:szCs w:val="28"/>
            <w:rtl/>
            <w:lang w:bidi="fa-IR"/>
            <w:rPrChange w:id="299" w:author="Mohammad Mohammadi" w:date="2025-07-22T21:07:00Z">
              <w:rPr>
                <w:rtl/>
                <w:lang w:bidi="fa-IR"/>
              </w:rPr>
            </w:rPrChange>
          </w:rPr>
          <w:t xml:space="preserve">. </w:t>
        </w:r>
        <w:r w:rsidRPr="00457BB8">
          <w:rPr>
            <w:rFonts w:ascii="IRNazanin" w:hAnsi="IRNazanin" w:cs="IRNazanin" w:hint="cs"/>
            <w:sz w:val="28"/>
            <w:szCs w:val="28"/>
            <w:rtl/>
            <w:lang w:bidi="fa-IR"/>
            <w:rPrChange w:id="300" w:author="Mohammad Mohammadi" w:date="2025-07-22T21:07:00Z">
              <w:rPr>
                <w:rFonts w:hint="cs"/>
                <w:rtl/>
                <w:lang w:bidi="fa-IR"/>
              </w:rPr>
            </w:rPrChange>
          </w:rPr>
          <w:t>چراگاه</w:t>
        </w:r>
        <w:r w:rsidRPr="00457BB8">
          <w:rPr>
            <w:rFonts w:ascii="IRNazanin" w:hAnsi="IRNazanin" w:cs="IRNazanin"/>
            <w:sz w:val="28"/>
            <w:szCs w:val="28"/>
            <w:rtl/>
            <w:lang w:bidi="fa-IR"/>
            <w:rPrChange w:id="301" w:author="Mohammad Mohammadi" w:date="2025-07-22T21:07:00Z">
              <w:rPr>
                <w:rtl/>
                <w:lang w:bidi="fa-IR"/>
              </w:rPr>
            </w:rPrChange>
          </w:rPr>
          <w:t xml:space="preserve"> </w:t>
        </w:r>
        <w:r w:rsidRPr="00457BB8">
          <w:rPr>
            <w:rFonts w:ascii="IRNazanin" w:hAnsi="IRNazanin" w:cs="IRNazanin" w:hint="cs"/>
            <w:sz w:val="28"/>
            <w:szCs w:val="28"/>
            <w:rtl/>
            <w:lang w:bidi="fa-IR"/>
            <w:rPrChange w:id="302" w:author="Mohammad Mohammadi" w:date="2025-07-22T21:07:00Z">
              <w:rPr>
                <w:rFonts w:hint="cs"/>
                <w:rtl/>
                <w:lang w:bidi="fa-IR"/>
              </w:rPr>
            </w:rPrChange>
          </w:rPr>
          <w:t>تابستانی</w:t>
        </w:r>
        <w:r w:rsidRPr="00457BB8">
          <w:rPr>
            <w:rFonts w:ascii="IRNazanin" w:hAnsi="IRNazanin" w:cs="IRNazanin"/>
            <w:sz w:val="28"/>
            <w:szCs w:val="28"/>
            <w:rtl/>
            <w:lang w:bidi="fa-IR"/>
            <w:rPrChange w:id="303" w:author="Mohammad Mohammadi" w:date="2025-07-22T21:07:00Z">
              <w:rPr>
                <w:rtl/>
                <w:lang w:bidi="fa-IR"/>
              </w:rPr>
            </w:rPrChange>
          </w:rPr>
          <w:t xml:space="preserve"> </w:t>
        </w:r>
        <w:r w:rsidRPr="00457BB8">
          <w:rPr>
            <w:rFonts w:ascii="IRNazanin" w:hAnsi="IRNazanin" w:cs="IRNazanin" w:hint="cs"/>
            <w:sz w:val="28"/>
            <w:szCs w:val="28"/>
            <w:rtl/>
            <w:lang w:bidi="fa-IR"/>
            <w:rPrChange w:id="304" w:author="Mohammad Mohammadi" w:date="2025-07-22T21:07:00Z">
              <w:rPr>
                <w:rFonts w:hint="cs"/>
                <w:rtl/>
                <w:lang w:bidi="fa-IR"/>
              </w:rPr>
            </w:rPrChange>
          </w:rPr>
          <w:t>حاجی</w:t>
        </w:r>
        <w:r w:rsidRPr="00457BB8">
          <w:rPr>
            <w:rFonts w:ascii="IRNazanin" w:hAnsi="IRNazanin" w:cs="IRNazanin"/>
            <w:sz w:val="28"/>
            <w:szCs w:val="28"/>
            <w:rtl/>
            <w:lang w:bidi="fa-IR"/>
            <w:rPrChange w:id="305" w:author="Mohammad Mohammadi" w:date="2025-07-22T21:07:00Z">
              <w:rPr>
                <w:rtl/>
                <w:lang w:bidi="fa-IR"/>
              </w:rPr>
            </w:rPrChange>
          </w:rPr>
          <w:t xml:space="preserve"> </w:t>
        </w:r>
        <w:r w:rsidRPr="00457BB8">
          <w:rPr>
            <w:rFonts w:ascii="IRNazanin" w:hAnsi="IRNazanin" w:cs="IRNazanin" w:hint="cs"/>
            <w:sz w:val="28"/>
            <w:szCs w:val="28"/>
            <w:rtl/>
            <w:lang w:bidi="fa-IR"/>
            <w:rPrChange w:id="306" w:author="Mohammad Mohammadi" w:date="2025-07-22T21:07:00Z">
              <w:rPr>
                <w:rFonts w:hint="cs"/>
                <w:rtl/>
                <w:lang w:bidi="fa-IR"/>
              </w:rPr>
            </w:rPrChange>
          </w:rPr>
          <w:t>غفور،</w:t>
        </w:r>
        <w:r w:rsidRPr="00457BB8">
          <w:rPr>
            <w:rFonts w:ascii="IRNazanin" w:hAnsi="IRNazanin" w:cs="IRNazanin"/>
            <w:sz w:val="28"/>
            <w:szCs w:val="28"/>
            <w:rtl/>
            <w:lang w:bidi="fa-IR"/>
            <w:rPrChange w:id="307" w:author="Mohammad Mohammadi" w:date="2025-07-22T21:07:00Z">
              <w:rPr>
                <w:rtl/>
                <w:lang w:bidi="fa-IR"/>
              </w:rPr>
            </w:rPrChange>
          </w:rPr>
          <w:t xml:space="preserve"> </w:t>
        </w:r>
        <w:r w:rsidRPr="00457BB8">
          <w:rPr>
            <w:rFonts w:ascii="IRNazanin" w:hAnsi="IRNazanin" w:cs="IRNazanin" w:hint="cs"/>
            <w:sz w:val="28"/>
            <w:szCs w:val="28"/>
            <w:rtl/>
            <w:lang w:bidi="fa-IR"/>
            <w:rPrChange w:id="308" w:author="Mohammad Mohammadi" w:date="2025-07-22T21:07:00Z">
              <w:rPr>
                <w:rFonts w:hint="cs"/>
                <w:rtl/>
                <w:lang w:bidi="fa-IR"/>
              </w:rPr>
            </w:rPrChange>
          </w:rPr>
          <w:t>می</w:t>
        </w:r>
        <w:r w:rsidRPr="00457BB8">
          <w:rPr>
            <w:rFonts w:ascii="IRNazanin" w:hAnsi="IRNazanin" w:cs="IRNazanin"/>
            <w:sz w:val="28"/>
            <w:szCs w:val="28"/>
            <w:rtl/>
            <w:lang w:bidi="fa-IR"/>
            <w:rPrChange w:id="309" w:author="Mohammad Mohammadi" w:date="2025-07-22T21:07:00Z">
              <w:rPr>
                <w:rtl/>
                <w:lang w:bidi="fa-IR"/>
              </w:rPr>
            </w:rPrChange>
          </w:rPr>
          <w:t xml:space="preserve"> ۱۹۷۱.</w:t>
        </w:r>
      </w:ins>
    </w:p>
    <w:p w14:paraId="32204990" w14:textId="77777777" w:rsidR="00CB1081" w:rsidRPr="00457BB8" w:rsidDel="00CB1081" w:rsidRDefault="00CB1081" w:rsidP="00CB1081">
      <w:pPr>
        <w:bidi/>
        <w:jc w:val="both"/>
        <w:rPr>
          <w:del w:id="310" w:author="Saeedi, Faiza" w:date="2025-07-01T11:13:00Z"/>
          <w:rFonts w:ascii="IRNazanin" w:hAnsi="IRNazanin" w:cs="IRNazanin"/>
          <w:sz w:val="28"/>
          <w:szCs w:val="28"/>
          <w:lang w:bidi="fa-IR"/>
        </w:rPr>
      </w:pPr>
    </w:p>
    <w:p w14:paraId="424F5B87" w14:textId="2D8CEBA1" w:rsidR="006C4374" w:rsidRPr="00457BB8" w:rsidRDefault="006C4374" w:rsidP="00E73133">
      <w:pPr>
        <w:bidi/>
        <w:jc w:val="both"/>
        <w:rPr>
          <w:rFonts w:ascii="IRNazanin" w:hAnsi="IRNazanin" w:cs="IRNazanin"/>
          <w:sz w:val="28"/>
          <w:szCs w:val="28"/>
          <w:rtl/>
          <w:lang w:bidi="fa-IR"/>
        </w:rPr>
      </w:pPr>
      <w:r w:rsidRPr="00457BB8">
        <w:rPr>
          <w:rFonts w:ascii="IRNazanin" w:hAnsi="IRNazanin" w:cs="IRNazanin"/>
          <w:sz w:val="28"/>
          <w:szCs w:val="28"/>
          <w:rtl/>
        </w:rPr>
        <w:t>پس از قاعد</w:t>
      </w:r>
      <w:r w:rsidR="00DA6479" w:rsidRPr="00457BB8">
        <w:rPr>
          <w:rFonts w:ascii="IRNazanin" w:hAnsi="IRNazanin" w:cs="IRNazanin"/>
          <w:sz w:val="28"/>
          <w:szCs w:val="28"/>
          <w:rtl/>
        </w:rPr>
        <w:t>ه‌ی</w:t>
      </w:r>
      <w:r w:rsidRPr="00457BB8">
        <w:rPr>
          <w:rFonts w:ascii="IRNazanin" w:hAnsi="IRNazanin" w:cs="IRNazanin"/>
          <w:sz w:val="28"/>
          <w:szCs w:val="28"/>
          <w:rtl/>
        </w:rPr>
        <w:t xml:space="preserve"> الزام ازدواج زنان </w:t>
      </w:r>
      <w:r w:rsidR="00DA6479" w:rsidRPr="00457BB8">
        <w:rPr>
          <w:rFonts w:ascii="IRNazanin" w:hAnsi="IRNazanin" w:cs="IRNazanin"/>
          <w:sz w:val="28"/>
          <w:szCs w:val="28"/>
          <w:rtl/>
        </w:rPr>
        <w:t>درانی</w:t>
      </w:r>
      <w:r w:rsidRPr="00457BB8">
        <w:rPr>
          <w:rFonts w:ascii="IRNazanin" w:hAnsi="IRNazanin" w:cs="IRNazanin"/>
          <w:sz w:val="28"/>
          <w:szCs w:val="28"/>
          <w:rtl/>
        </w:rPr>
        <w:t xml:space="preserve"> با مردان </w:t>
      </w:r>
      <w:r w:rsidR="00DA6479" w:rsidRPr="00457BB8">
        <w:rPr>
          <w:rFonts w:ascii="IRNazanin" w:hAnsi="IRNazanin" w:cs="IRNazanin"/>
          <w:sz w:val="28"/>
          <w:szCs w:val="28"/>
          <w:rtl/>
        </w:rPr>
        <w:t>درانی</w:t>
      </w:r>
      <w:r w:rsidRPr="00457BB8">
        <w:rPr>
          <w:rFonts w:ascii="IRNazanin" w:hAnsi="IRNazanin" w:cs="IRNazanin"/>
          <w:sz w:val="28"/>
          <w:szCs w:val="28"/>
          <w:rtl/>
        </w:rPr>
        <w:t>، ارزش صریح دوم،</w:t>
      </w:r>
      <w:r w:rsidR="00FC1604" w:rsidRPr="00457BB8">
        <w:rPr>
          <w:rFonts w:ascii="IRNazanin" w:hAnsi="IRNazanin" w:cs="IRNazanin"/>
          <w:sz w:val="28"/>
          <w:szCs w:val="28"/>
          <w:rtl/>
        </w:rPr>
        <w:t xml:space="preserve"> بر</w:t>
      </w:r>
      <w:r w:rsidRPr="00457BB8">
        <w:rPr>
          <w:rFonts w:ascii="Cambria" w:hAnsi="Cambria" w:cs="Cambria" w:hint="cs"/>
          <w:sz w:val="28"/>
          <w:szCs w:val="28"/>
          <w:rtl/>
        </w:rPr>
        <w:t> </w:t>
      </w:r>
      <w:r w:rsidRPr="00457BB8">
        <w:rPr>
          <w:rFonts w:ascii="IRNazanin" w:hAnsi="IRNazanin" w:cs="IRNazanin"/>
          <w:sz w:val="28"/>
          <w:szCs w:val="28"/>
          <w:rtl/>
        </w:rPr>
        <w:t>استقلال خانوا</w:t>
      </w:r>
      <w:r w:rsidR="00FC1604" w:rsidRPr="00457BB8">
        <w:rPr>
          <w:rFonts w:ascii="IRNazanin" w:hAnsi="IRNazanin" w:cs="IRNazanin"/>
          <w:sz w:val="28"/>
          <w:szCs w:val="28"/>
          <w:rtl/>
        </w:rPr>
        <w:t>ده</w:t>
      </w:r>
      <w:r w:rsidRPr="00457BB8">
        <w:rPr>
          <w:rFonts w:ascii="Cambria" w:hAnsi="Cambria" w:cs="Cambria" w:hint="cs"/>
          <w:sz w:val="28"/>
          <w:szCs w:val="28"/>
          <w:rtl/>
        </w:rPr>
        <w:t> </w:t>
      </w:r>
      <w:r w:rsidR="00FC1604" w:rsidRPr="00457BB8">
        <w:rPr>
          <w:rFonts w:ascii="IRNazanin" w:hAnsi="IRNazanin" w:cs="IRNazanin"/>
          <w:sz w:val="28"/>
          <w:szCs w:val="28"/>
          <w:rtl/>
        </w:rPr>
        <w:t>پافشاری</w:t>
      </w:r>
      <w:r w:rsidRPr="00457BB8">
        <w:rPr>
          <w:rFonts w:ascii="IRNazanin" w:hAnsi="IRNazanin" w:cs="IRNazanin"/>
          <w:sz w:val="28"/>
          <w:szCs w:val="28"/>
          <w:rtl/>
        </w:rPr>
        <w:t xml:space="preserve"> می</w:t>
      </w:r>
      <w:r w:rsidR="00DA6479" w:rsidRPr="00457BB8">
        <w:rPr>
          <w:rFonts w:ascii="IRNazanin" w:hAnsi="IRNazanin" w:cs="IRNazanin"/>
          <w:sz w:val="28"/>
          <w:szCs w:val="28"/>
          <w:rtl/>
        </w:rPr>
        <w:t>‌</w:t>
      </w:r>
      <w:r w:rsidRPr="00457BB8">
        <w:rPr>
          <w:rFonts w:ascii="IRNazanin" w:hAnsi="IRNazanin" w:cs="IRNazanin"/>
          <w:sz w:val="28"/>
          <w:szCs w:val="28"/>
          <w:rtl/>
        </w:rPr>
        <w:t xml:space="preserve">کرد. از نگاه </w:t>
      </w:r>
      <w:r w:rsidR="00FC1604" w:rsidRPr="00457BB8">
        <w:rPr>
          <w:rFonts w:ascii="IRNazanin" w:hAnsi="IRNazanin" w:cs="IRNazanin"/>
          <w:sz w:val="28"/>
          <w:szCs w:val="28"/>
          <w:rtl/>
        </w:rPr>
        <w:t>پیروزی‌ها</w:t>
      </w:r>
      <w:r w:rsidRPr="00457BB8">
        <w:rPr>
          <w:rFonts w:ascii="IRNazanin" w:hAnsi="IRNazanin" w:cs="IRNazanin"/>
          <w:sz w:val="28"/>
          <w:szCs w:val="28"/>
          <w:rtl/>
        </w:rPr>
        <w:t xml:space="preserve">، سرپرست </w:t>
      </w:r>
      <w:r w:rsidR="00263F28" w:rsidRPr="00457BB8">
        <w:rPr>
          <w:rFonts w:ascii="IRNazanin" w:hAnsi="IRNazanin" w:cs="IRNazanin"/>
          <w:sz w:val="28"/>
          <w:szCs w:val="28"/>
          <w:rtl/>
        </w:rPr>
        <w:t>خانواده</w:t>
      </w:r>
      <w:r w:rsidRPr="00457BB8">
        <w:rPr>
          <w:rFonts w:ascii="IRNazanin" w:hAnsi="IRNazanin" w:cs="IRNazanin"/>
          <w:sz w:val="28"/>
          <w:szCs w:val="28"/>
          <w:rtl/>
        </w:rPr>
        <w:t xml:space="preserve"> باید توانایی کامل مدیریت تمام منابع </w:t>
      </w:r>
      <w:r w:rsidR="00263F28" w:rsidRPr="00457BB8">
        <w:rPr>
          <w:rFonts w:ascii="IRNazanin" w:hAnsi="IRNazanin" w:cs="IRNazanin"/>
          <w:sz w:val="28"/>
          <w:szCs w:val="28"/>
          <w:rtl/>
        </w:rPr>
        <w:t>خانواده</w:t>
      </w:r>
      <w:r w:rsidRPr="00457BB8">
        <w:rPr>
          <w:rFonts w:ascii="IRNazanin" w:hAnsi="IRNazanin" w:cs="IRNazanin"/>
          <w:sz w:val="28"/>
          <w:szCs w:val="28"/>
          <w:rtl/>
        </w:rPr>
        <w:t xml:space="preserve"> و رفتار تمام مردان، زنان و کودکان آن را می</w:t>
      </w:r>
      <w:r w:rsidR="00FC1604" w:rsidRPr="00457BB8">
        <w:rPr>
          <w:rFonts w:ascii="IRNazanin" w:hAnsi="IRNazanin" w:cs="IRNazanin"/>
          <w:sz w:val="28"/>
          <w:szCs w:val="28"/>
          <w:rtl/>
        </w:rPr>
        <w:t>‌</w:t>
      </w:r>
      <w:r w:rsidRPr="00457BB8">
        <w:rPr>
          <w:rFonts w:ascii="IRNazanin" w:hAnsi="IRNazanin" w:cs="IRNazanin"/>
          <w:sz w:val="28"/>
          <w:szCs w:val="28"/>
          <w:rtl/>
        </w:rPr>
        <w:t>داشت. در میان مهمترین شاخص</w:t>
      </w:r>
      <w:r w:rsidR="00FC1604" w:rsidRPr="00457BB8">
        <w:rPr>
          <w:rFonts w:ascii="IRNazanin" w:hAnsi="IRNazanin" w:cs="IRNazanin"/>
          <w:sz w:val="28"/>
          <w:szCs w:val="28"/>
          <w:rtl/>
        </w:rPr>
        <w:t>‌</w:t>
      </w:r>
      <w:r w:rsidRPr="00457BB8">
        <w:rPr>
          <w:rFonts w:ascii="IRNazanin" w:hAnsi="IRNazanin" w:cs="IRNazanin"/>
          <w:sz w:val="28"/>
          <w:szCs w:val="28"/>
          <w:rtl/>
        </w:rPr>
        <w:t>های جایگاه اجتماعی یک خانواده، ازدواج</w:t>
      </w:r>
      <w:r w:rsidR="00FC1604" w:rsidRPr="00457BB8">
        <w:rPr>
          <w:rFonts w:ascii="IRNazanin" w:hAnsi="IRNazanin" w:cs="IRNazanin"/>
          <w:sz w:val="28"/>
          <w:szCs w:val="28"/>
          <w:rtl/>
        </w:rPr>
        <w:t>‌</w:t>
      </w:r>
      <w:r w:rsidRPr="00457BB8">
        <w:rPr>
          <w:rFonts w:ascii="IRNazanin" w:hAnsi="IRNazanin" w:cs="IRNazanin"/>
          <w:sz w:val="28"/>
          <w:szCs w:val="28"/>
          <w:rtl/>
        </w:rPr>
        <w:t xml:space="preserve">هایی بود که سرپرستان </w:t>
      </w:r>
      <w:r w:rsidR="00263F28" w:rsidRPr="00457BB8">
        <w:rPr>
          <w:rFonts w:ascii="IRNazanin" w:hAnsi="IRNazanin" w:cs="IRNazanin"/>
          <w:sz w:val="28"/>
          <w:szCs w:val="28"/>
          <w:rtl/>
        </w:rPr>
        <w:t>خانواده</w:t>
      </w:r>
      <w:r w:rsidRPr="00457BB8">
        <w:rPr>
          <w:rFonts w:ascii="IRNazanin" w:hAnsi="IRNazanin" w:cs="IRNazanin"/>
          <w:sz w:val="28"/>
          <w:szCs w:val="28"/>
          <w:rtl/>
        </w:rPr>
        <w:t xml:space="preserve"> ترتیب می</w:t>
      </w:r>
      <w:r w:rsidR="00FC1604" w:rsidRPr="00457BB8">
        <w:rPr>
          <w:rFonts w:ascii="IRNazanin" w:hAnsi="IRNazanin" w:cs="IRNazanin"/>
          <w:sz w:val="28"/>
          <w:szCs w:val="28"/>
          <w:rtl/>
        </w:rPr>
        <w:t>‌</w:t>
      </w:r>
      <w:r w:rsidRPr="00457BB8">
        <w:rPr>
          <w:rFonts w:ascii="IRNazanin" w:hAnsi="IRNazanin" w:cs="IRNazanin"/>
          <w:sz w:val="28"/>
          <w:szCs w:val="28"/>
          <w:rtl/>
        </w:rPr>
        <w:t xml:space="preserve">دادند. </w:t>
      </w:r>
      <w:r w:rsidR="00D601DF" w:rsidRPr="00457BB8">
        <w:rPr>
          <w:rFonts w:ascii="IRNazanin" w:hAnsi="IRNazanin" w:cs="IRNazanin"/>
          <w:sz w:val="28"/>
          <w:szCs w:val="28"/>
          <w:rtl/>
        </w:rPr>
        <w:t xml:space="preserve">کامیابی، </w:t>
      </w:r>
      <w:r w:rsidRPr="00457BB8">
        <w:rPr>
          <w:rFonts w:ascii="IRNazanin" w:hAnsi="IRNazanin" w:cs="IRNazanin"/>
          <w:sz w:val="28"/>
          <w:szCs w:val="28"/>
          <w:rtl/>
        </w:rPr>
        <w:t>فقر و آسیب</w:t>
      </w:r>
      <w:r w:rsidR="00FC1604" w:rsidRPr="00457BB8">
        <w:rPr>
          <w:rFonts w:ascii="IRNazanin" w:hAnsi="IRNazanin" w:cs="IRNazanin"/>
          <w:sz w:val="28"/>
          <w:szCs w:val="28"/>
          <w:rtl/>
        </w:rPr>
        <w:t>‌</w:t>
      </w:r>
      <w:r w:rsidRPr="00457BB8">
        <w:rPr>
          <w:rFonts w:ascii="IRNazanin" w:hAnsi="IRNazanin" w:cs="IRNazanin"/>
          <w:sz w:val="28"/>
          <w:szCs w:val="28"/>
          <w:rtl/>
        </w:rPr>
        <w:t>پذیری</w:t>
      </w:r>
      <w:r w:rsidR="00E47CEA" w:rsidRPr="00457BB8">
        <w:rPr>
          <w:rFonts w:ascii="IRNazanin" w:hAnsi="IRNazanin" w:cs="IRNazanin" w:hint="cs"/>
          <w:sz w:val="28"/>
          <w:szCs w:val="28"/>
          <w:rtl/>
        </w:rPr>
        <w:t>ِ</w:t>
      </w:r>
      <w:r w:rsidRPr="00457BB8">
        <w:rPr>
          <w:rFonts w:ascii="IRNazanin" w:hAnsi="IRNazanin" w:cs="IRNazanin"/>
          <w:sz w:val="28"/>
          <w:szCs w:val="28"/>
          <w:rtl/>
        </w:rPr>
        <w:t xml:space="preserve"> آغازین</w:t>
      </w:r>
      <w:r w:rsidR="00E47CEA" w:rsidRPr="00457BB8">
        <w:rPr>
          <w:rFonts w:ascii="IRNazanin" w:hAnsi="IRNazanin" w:cs="IRNazanin" w:hint="cs"/>
          <w:sz w:val="28"/>
          <w:szCs w:val="28"/>
          <w:rtl/>
        </w:rPr>
        <w:t>ِ</w:t>
      </w:r>
      <w:r w:rsidRPr="00457BB8">
        <w:rPr>
          <w:rFonts w:ascii="IRNazanin" w:hAnsi="IRNazanin" w:cs="IRNazanin"/>
          <w:sz w:val="28"/>
          <w:szCs w:val="28"/>
          <w:rtl/>
        </w:rPr>
        <w:t xml:space="preserve"> یک خانواده را می</w:t>
      </w:r>
      <w:r w:rsidR="00FC1604" w:rsidRPr="00457BB8">
        <w:rPr>
          <w:rFonts w:ascii="IRNazanin" w:hAnsi="IRNazanin" w:cs="IRNazanin"/>
          <w:sz w:val="28"/>
          <w:szCs w:val="28"/>
          <w:rtl/>
        </w:rPr>
        <w:t>‌</w:t>
      </w:r>
      <w:r w:rsidRPr="00457BB8">
        <w:rPr>
          <w:rFonts w:ascii="IRNazanin" w:hAnsi="IRNazanin" w:cs="IRNazanin"/>
          <w:sz w:val="28"/>
          <w:szCs w:val="28"/>
          <w:rtl/>
        </w:rPr>
        <w:t xml:space="preserve">شد از </w:t>
      </w:r>
      <w:r w:rsidR="00E47CEA" w:rsidRPr="00457BB8">
        <w:rPr>
          <w:rFonts w:ascii="IRNazanin" w:hAnsi="IRNazanin" w:cs="IRNazanin" w:hint="cs"/>
          <w:sz w:val="28"/>
          <w:szCs w:val="28"/>
          <w:rtl/>
        </w:rPr>
        <w:t>روی</w:t>
      </w:r>
      <w:r w:rsidRPr="00457BB8">
        <w:rPr>
          <w:rFonts w:ascii="IRNazanin" w:hAnsi="IRNazanin" w:cs="IRNazanin"/>
          <w:sz w:val="28"/>
          <w:szCs w:val="28"/>
          <w:rtl/>
        </w:rPr>
        <w:t xml:space="preserve"> ازدواج اعضای </w:t>
      </w:r>
      <w:r w:rsidR="00263F28" w:rsidRPr="00457BB8">
        <w:rPr>
          <w:rFonts w:ascii="IRNazanin" w:hAnsi="IRNazanin" w:cs="IRNazanin"/>
          <w:sz w:val="28"/>
          <w:szCs w:val="28"/>
          <w:rtl/>
        </w:rPr>
        <w:t>خانواده</w:t>
      </w:r>
      <w:r w:rsidRPr="00457BB8">
        <w:rPr>
          <w:rFonts w:ascii="IRNazanin" w:hAnsi="IRNazanin" w:cs="IRNazanin"/>
          <w:sz w:val="28"/>
          <w:szCs w:val="28"/>
          <w:rtl/>
        </w:rPr>
        <w:t>، مبالغ پرداختی به</w:t>
      </w:r>
      <w:r w:rsidR="00FC1604" w:rsidRPr="00457BB8">
        <w:rPr>
          <w:rFonts w:ascii="IRNazanin" w:hAnsi="IRNazanin" w:cs="IRNazanin"/>
          <w:sz w:val="28"/>
          <w:szCs w:val="28"/>
          <w:rtl/>
        </w:rPr>
        <w:t>‌</w:t>
      </w:r>
      <w:r w:rsidRPr="00457BB8">
        <w:rPr>
          <w:rFonts w:ascii="IRNazanin" w:hAnsi="IRNazanin" w:cs="IRNazanin"/>
          <w:sz w:val="28"/>
          <w:szCs w:val="28"/>
          <w:rtl/>
        </w:rPr>
        <w:t>عنوان بهای عروس، و شکوه مراسم عروسی که برگزار می</w:t>
      </w:r>
      <w:r w:rsidR="00DB68F9" w:rsidRPr="00457BB8">
        <w:rPr>
          <w:rFonts w:ascii="IRNazanin" w:hAnsi="IRNazanin" w:cs="IRNazanin"/>
          <w:sz w:val="28"/>
          <w:szCs w:val="28"/>
          <w:rtl/>
        </w:rPr>
        <w:t>‌</w:t>
      </w:r>
      <w:r w:rsidRPr="00457BB8">
        <w:rPr>
          <w:rFonts w:ascii="IRNazanin" w:hAnsi="IRNazanin" w:cs="IRNazanin"/>
          <w:sz w:val="28"/>
          <w:szCs w:val="28"/>
          <w:rtl/>
        </w:rPr>
        <w:t>کردند، سنجید</w:t>
      </w:r>
      <w:r w:rsidRPr="00457BB8">
        <w:rPr>
          <w:rFonts w:ascii="IRNazanin" w:hAnsi="IRNazanin" w:cs="IRNazanin"/>
          <w:sz w:val="28"/>
          <w:szCs w:val="28"/>
          <w:lang w:bidi="fa-IR"/>
        </w:rPr>
        <w:t>.</w:t>
      </w:r>
    </w:p>
    <w:p w14:paraId="526D0084" w14:textId="6A5F5070" w:rsidR="00CF7F49" w:rsidRPr="00457BB8" w:rsidRDefault="00CF7F49" w:rsidP="00E73133">
      <w:pPr>
        <w:bidi/>
        <w:jc w:val="both"/>
        <w:rPr>
          <w:rFonts w:ascii="IRNazanin" w:hAnsi="IRNazanin" w:cs="IRNazanin"/>
          <w:sz w:val="28"/>
          <w:szCs w:val="28"/>
          <w:lang w:bidi="fa-IR"/>
        </w:rPr>
      </w:pPr>
      <w:r w:rsidRPr="00457BB8">
        <w:rPr>
          <w:rFonts w:ascii="IRNazanin" w:hAnsi="IRNazanin" w:cs="IRNazanin"/>
          <w:sz w:val="28"/>
          <w:szCs w:val="28"/>
          <w:rtl/>
        </w:rPr>
        <w:t>به‌طور خلاصه،</w:t>
      </w:r>
      <w:r w:rsidR="00E47CEA" w:rsidRPr="00457BB8">
        <w:rPr>
          <w:rFonts w:ascii="IRNazanin" w:hAnsi="IRNazanin" w:cs="IRNazanin"/>
          <w:sz w:val="28"/>
          <w:szCs w:val="28"/>
          <w:rtl/>
        </w:rPr>
        <w:t xml:space="preserve"> ساختار پ</w:t>
      </w:r>
      <w:r w:rsidR="00E47CEA" w:rsidRPr="00457BB8">
        <w:rPr>
          <w:rFonts w:ascii="IRNazanin" w:hAnsi="IRNazanin" w:cs="IRNazanin" w:hint="cs"/>
          <w:sz w:val="28"/>
          <w:szCs w:val="28"/>
          <w:rtl/>
        </w:rPr>
        <w:t>یچیده‌ی</w:t>
      </w:r>
      <w:r w:rsidR="00E47CEA" w:rsidRPr="00457BB8">
        <w:rPr>
          <w:rFonts w:ascii="IRNazanin" w:hAnsi="IRNazanin" w:cs="IRNazanin"/>
          <w:sz w:val="28"/>
          <w:szCs w:val="28"/>
          <w:rtl/>
        </w:rPr>
        <w:t xml:space="preserve"> ازدواج، محل </w:t>
      </w:r>
      <w:r w:rsidR="00691C1C" w:rsidRPr="00457BB8">
        <w:rPr>
          <w:rFonts w:ascii="IRNazanin" w:hAnsi="IRNazanin" w:cs="IRNazanin" w:hint="cs"/>
          <w:sz w:val="28"/>
          <w:szCs w:val="28"/>
          <w:rtl/>
        </w:rPr>
        <w:t>نزاع</w:t>
      </w:r>
      <w:r w:rsidRPr="00457BB8">
        <w:rPr>
          <w:rFonts w:ascii="IRNazanin" w:hAnsi="IRNazanin" w:cs="IRNazanin"/>
          <w:sz w:val="28"/>
          <w:szCs w:val="28"/>
          <w:rtl/>
        </w:rPr>
        <w:t xml:space="preserve"> برابری و رقابت </w:t>
      </w:r>
      <w:r w:rsidR="00E47CEA" w:rsidRPr="00457BB8">
        <w:rPr>
          <w:rFonts w:ascii="IRNazanin" w:hAnsi="IRNazanin" w:cs="IRNazanin" w:hint="cs"/>
          <w:sz w:val="28"/>
          <w:szCs w:val="28"/>
          <w:rtl/>
        </w:rPr>
        <w:t>بود</w:t>
      </w:r>
      <w:r w:rsidRPr="00457BB8">
        <w:rPr>
          <w:rFonts w:ascii="IRNazanin" w:hAnsi="IRNazanin" w:cs="IRNazanin"/>
          <w:sz w:val="28"/>
          <w:szCs w:val="28"/>
          <w:rtl/>
        </w:rPr>
        <w:t>. درانی‌ها از عزت و آبرو</w:t>
      </w:r>
      <w:r w:rsidRPr="00457BB8">
        <w:rPr>
          <w:rFonts w:ascii="Cambria" w:hAnsi="Cambria" w:cs="Cambria" w:hint="cs"/>
          <w:sz w:val="28"/>
          <w:szCs w:val="28"/>
          <w:rtl/>
        </w:rPr>
        <w:t> </w:t>
      </w:r>
      <w:r w:rsidRPr="00457BB8">
        <w:rPr>
          <w:rFonts w:ascii="IRNazanin" w:hAnsi="IRNazanin" w:cs="IRNazanin"/>
          <w:sz w:val="28"/>
          <w:szCs w:val="28"/>
          <w:rtl/>
        </w:rPr>
        <w:t>برای توصیف کنترل مردان</w:t>
      </w:r>
      <w:ins w:id="311" w:author="Saeedi, Faiza" w:date="2025-06-05T23:43:00Z">
        <w:r w:rsidR="00AF1611" w:rsidRPr="00457BB8">
          <w:rPr>
            <w:rFonts w:ascii="IRNazanin" w:hAnsi="IRNazanin" w:cs="IRNazanin"/>
            <w:sz w:val="28"/>
            <w:szCs w:val="28"/>
            <w:rtl/>
          </w:rPr>
          <w:t xml:space="preserve"> </w:t>
        </w:r>
        <w:del w:id="312" w:author="Mohammad Mohammadi" w:date="2025-07-07T15:16:00Z">
          <w:r w:rsidR="00AF1611" w:rsidRPr="00457BB8" w:rsidDel="00407A3F">
            <w:rPr>
              <w:rFonts w:ascii="IRNazanin" w:hAnsi="IRNazanin" w:cs="IRNazanin"/>
              <w:sz w:val="28"/>
              <w:szCs w:val="28"/>
              <w:rtl/>
            </w:rPr>
            <w:delText>-</w:delText>
          </w:r>
        </w:del>
      </w:ins>
      <w:ins w:id="313" w:author="Mohammad Mohammadi" w:date="2025-07-07T15:16:00Z">
        <w:r w:rsidR="00407A3F" w:rsidRPr="00457BB8">
          <w:rPr>
            <w:rFonts w:ascii="IRNazanin" w:hAnsi="IRNazanin" w:cs="IRNazanin" w:hint="cs"/>
            <w:sz w:val="28"/>
            <w:szCs w:val="28"/>
            <w:rtl/>
          </w:rPr>
          <w:t>ـ</w:t>
        </w:r>
      </w:ins>
      <w:ins w:id="314" w:author="Saeedi, Faiza" w:date="2025-06-05T23:43:00Z">
        <w:r w:rsidR="005D3194" w:rsidRPr="00457BB8">
          <w:rPr>
            <w:rFonts w:ascii="IRNazanin" w:hAnsi="IRNazanin" w:cs="IRNazanin"/>
            <w:sz w:val="28"/>
            <w:szCs w:val="28"/>
            <w:rtl/>
          </w:rPr>
          <w:t xml:space="preserve"> </w:t>
        </w:r>
      </w:ins>
      <w:del w:id="315" w:author="Saeedi, Faiza" w:date="2025-06-05T23:43:00Z">
        <w:r w:rsidRPr="00457BB8" w:rsidDel="005D3194">
          <w:rPr>
            <w:rFonts w:ascii="IRNazanin" w:hAnsi="IRNazanin" w:cs="IRNazanin"/>
            <w:sz w:val="28"/>
            <w:szCs w:val="28"/>
            <w:rtl/>
          </w:rPr>
          <w:delText xml:space="preserve"> (</w:delText>
        </w:r>
      </w:del>
      <w:r w:rsidRPr="00457BB8">
        <w:rPr>
          <w:rFonts w:ascii="IRNazanin" w:hAnsi="IRNazanin" w:cs="IRNazanin"/>
          <w:sz w:val="28"/>
          <w:szCs w:val="28"/>
          <w:rtl/>
        </w:rPr>
        <w:t>و به‌ندرت زنان</w:t>
      </w:r>
      <w:del w:id="316" w:author="Saeedi, Faiza" w:date="2025-06-05T23:43:00Z">
        <w:r w:rsidRPr="00457BB8" w:rsidDel="005D3194">
          <w:rPr>
            <w:rFonts w:ascii="IRNazanin" w:hAnsi="IRNazanin" w:cs="IRNazanin"/>
            <w:sz w:val="28"/>
            <w:szCs w:val="28"/>
            <w:rtl/>
          </w:rPr>
          <w:delText>)</w:delText>
        </w:r>
      </w:del>
      <w:r w:rsidRPr="00457BB8">
        <w:rPr>
          <w:rFonts w:ascii="IRNazanin" w:hAnsi="IRNazanin" w:cs="IRNazanin"/>
          <w:sz w:val="28"/>
          <w:szCs w:val="28"/>
          <w:rtl/>
        </w:rPr>
        <w:t xml:space="preserve"> </w:t>
      </w:r>
      <w:ins w:id="317" w:author="Saeedi, Faiza" w:date="2025-06-05T23:43:00Z">
        <w:del w:id="318" w:author="Mohammad Mohammadi" w:date="2025-07-07T15:16:00Z">
          <w:r w:rsidR="00AF1611" w:rsidRPr="00457BB8" w:rsidDel="00407A3F">
            <w:rPr>
              <w:rFonts w:ascii="IRNazanin" w:hAnsi="IRNazanin" w:cs="IRNazanin"/>
              <w:sz w:val="28"/>
              <w:szCs w:val="28"/>
              <w:rtl/>
            </w:rPr>
            <w:delText>-</w:delText>
          </w:r>
        </w:del>
      </w:ins>
      <w:ins w:id="319" w:author="Mohammad Mohammadi" w:date="2025-07-07T15:16:00Z">
        <w:r w:rsidR="00407A3F" w:rsidRPr="00457BB8">
          <w:rPr>
            <w:rFonts w:ascii="IRNazanin" w:hAnsi="IRNazanin" w:cs="IRNazanin" w:hint="cs"/>
            <w:sz w:val="28"/>
            <w:szCs w:val="28"/>
            <w:rtl/>
          </w:rPr>
          <w:t>ـ</w:t>
        </w:r>
      </w:ins>
      <w:ins w:id="320" w:author="Saeedi, Faiza" w:date="2025-06-05T23:43:00Z">
        <w:r w:rsidR="00AF1611" w:rsidRPr="00457BB8">
          <w:rPr>
            <w:rFonts w:ascii="IRNazanin" w:hAnsi="IRNazanin" w:cs="IRNazanin"/>
            <w:sz w:val="28"/>
            <w:szCs w:val="28"/>
            <w:rtl/>
          </w:rPr>
          <w:t xml:space="preserve"> </w:t>
        </w:r>
      </w:ins>
      <w:r w:rsidRPr="00457BB8">
        <w:rPr>
          <w:rFonts w:ascii="IRNazanin" w:hAnsi="IRNazanin" w:cs="IRNazanin"/>
          <w:sz w:val="28"/>
          <w:szCs w:val="28"/>
          <w:rtl/>
        </w:rPr>
        <w:t>بر منابع انسانی و مادی استفاده می‌کردند. از آنجا که جایگاه خانوا</w:t>
      </w:r>
      <w:r w:rsidR="00FF1C77" w:rsidRPr="00457BB8">
        <w:rPr>
          <w:rFonts w:ascii="IRNazanin" w:hAnsi="IRNazanin" w:cs="IRNazanin"/>
          <w:sz w:val="28"/>
          <w:szCs w:val="28"/>
          <w:rtl/>
        </w:rPr>
        <w:t>ده</w:t>
      </w:r>
      <w:r w:rsidRPr="00457BB8">
        <w:rPr>
          <w:rFonts w:ascii="IRNazanin" w:hAnsi="IRNazanin" w:cs="IRNazanin"/>
          <w:sz w:val="28"/>
          <w:szCs w:val="28"/>
          <w:rtl/>
        </w:rPr>
        <w:t xml:space="preserve"> و موقعیت سرپرست آ</w:t>
      </w:r>
      <w:ins w:id="321" w:author="Saeedi, Faiza" w:date="2025-06-05T23:42:00Z">
        <w:r w:rsidR="005D3194" w:rsidRPr="00457BB8">
          <w:rPr>
            <w:rFonts w:ascii="IRNazanin" w:hAnsi="IRNazanin" w:cs="IRNazanin" w:hint="cs"/>
            <w:sz w:val="28"/>
            <w:szCs w:val="28"/>
            <w:rtl/>
          </w:rPr>
          <w:t>ن</w:t>
        </w:r>
      </w:ins>
      <w:del w:id="322" w:author="Saeedi, Faiza" w:date="2025-06-05T23:42:00Z">
        <w:r w:rsidRPr="00457BB8" w:rsidDel="005D3194">
          <w:rPr>
            <w:rFonts w:ascii="IRNazanin" w:hAnsi="IRNazanin" w:cs="IRNazanin"/>
            <w:sz w:val="28"/>
            <w:szCs w:val="28"/>
            <w:rtl/>
          </w:rPr>
          <w:delText xml:space="preserve">ن </w:delText>
        </w:r>
      </w:del>
      <w:ins w:id="323" w:author="Saeedi, Faiza" w:date="2025-06-05T23:43:00Z">
        <w:r w:rsidR="00AF1611" w:rsidRPr="00457BB8">
          <w:rPr>
            <w:rFonts w:ascii="IRNazanin" w:hAnsi="IRNazanin" w:cs="IRNazanin" w:hint="cs"/>
            <w:sz w:val="28"/>
            <w:szCs w:val="28"/>
            <w:rtl/>
          </w:rPr>
          <w:t>،</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یعنی</w:t>
        </w:r>
      </w:ins>
      <w:del w:id="324" w:author="Saeedi, Faiza" w:date="2025-06-05T23:42:00Z">
        <w:r w:rsidR="00FF1C77" w:rsidRPr="00457BB8" w:rsidDel="005D3194">
          <w:rPr>
            <w:rFonts w:ascii="IRNazanin" w:hAnsi="IRNazanin" w:cs="IRNazanin"/>
            <w:sz w:val="28"/>
            <w:szCs w:val="28"/>
            <w:rtl/>
          </w:rPr>
          <w:delText>ـ</w:delText>
        </w:r>
        <w:r w:rsidRPr="00457BB8" w:rsidDel="005D3194">
          <w:rPr>
            <w:rFonts w:ascii="IRNazanin" w:hAnsi="IRNazanin" w:cs="IRNazanin"/>
            <w:sz w:val="28"/>
            <w:szCs w:val="28"/>
            <w:rtl/>
          </w:rPr>
          <w:delText xml:space="preserve"> ی</w:delText>
        </w:r>
      </w:del>
      <w:del w:id="325" w:author="Saeedi, Faiza" w:date="2025-06-05T23:43:00Z">
        <w:r w:rsidRPr="00457BB8" w:rsidDel="00AF1611">
          <w:rPr>
            <w:rFonts w:ascii="IRNazanin" w:hAnsi="IRNazanin" w:cs="IRNazanin"/>
            <w:sz w:val="28"/>
            <w:szCs w:val="28"/>
            <w:rtl/>
          </w:rPr>
          <w:delText>عنی</w:delText>
        </w:r>
      </w:del>
      <w:r w:rsidRPr="00457BB8">
        <w:rPr>
          <w:rFonts w:ascii="IRNazanin" w:hAnsi="IRNazanin" w:cs="IRNazanin"/>
          <w:sz w:val="28"/>
          <w:szCs w:val="28"/>
          <w:rtl/>
        </w:rPr>
        <w:t xml:space="preserve"> عزت او</w:t>
      </w:r>
      <w:del w:id="326" w:author="Saeedi, Faiza" w:date="2025-06-05T23:42:00Z">
        <w:r w:rsidRPr="00457BB8" w:rsidDel="005D3194">
          <w:rPr>
            <w:rFonts w:ascii="IRNazanin" w:hAnsi="IRNazanin" w:cs="IRNazanin"/>
            <w:sz w:val="28"/>
            <w:szCs w:val="28"/>
            <w:rtl/>
          </w:rPr>
          <w:delText xml:space="preserve"> </w:delText>
        </w:r>
        <w:r w:rsidR="00FF1C77" w:rsidRPr="00457BB8" w:rsidDel="005D3194">
          <w:rPr>
            <w:rFonts w:ascii="IRNazanin" w:hAnsi="IRNazanin" w:cs="IRNazanin"/>
            <w:sz w:val="28"/>
            <w:szCs w:val="28"/>
            <w:rtl/>
          </w:rPr>
          <w:delText>ـ</w:delText>
        </w:r>
      </w:del>
      <w:r w:rsidRPr="00457BB8">
        <w:rPr>
          <w:rFonts w:ascii="IRNazanin" w:hAnsi="IRNazanin" w:cs="IRNazanin"/>
          <w:sz w:val="28"/>
          <w:szCs w:val="28"/>
          <w:rtl/>
        </w:rPr>
        <w:t xml:space="preserve"> به رفتار زنان و مردان</w:t>
      </w:r>
      <w:r w:rsidR="00691C1C" w:rsidRPr="00457BB8">
        <w:rPr>
          <w:rFonts w:ascii="IRNazanin" w:hAnsi="IRNazanin" w:cs="IRNazanin"/>
          <w:sz w:val="28"/>
          <w:szCs w:val="28"/>
          <w:rtl/>
        </w:rPr>
        <w:t xml:space="preserve"> خانواده</w:t>
      </w:r>
      <w:r w:rsidRPr="00457BB8">
        <w:rPr>
          <w:rFonts w:ascii="IRNazanin" w:hAnsi="IRNazanin" w:cs="IRNazanin"/>
          <w:sz w:val="28"/>
          <w:szCs w:val="28"/>
          <w:rtl/>
        </w:rPr>
        <w:t xml:space="preserve"> وابسته بود،</w:t>
      </w:r>
      <w:ins w:id="327" w:author="Mohammad Mohammadi" w:date="2025-07-07T15:16:00Z">
        <w:r w:rsidR="00407A3F" w:rsidRPr="00457BB8">
          <w:rPr>
            <w:rFonts w:ascii="IRNazanin" w:hAnsi="IRNazanin" w:cs="IRNazanin" w:hint="cs"/>
            <w:sz w:val="28"/>
            <w:szCs w:val="28"/>
            <w:rtl/>
          </w:rPr>
          <w:t xml:space="preserve"> بنابراین</w:t>
        </w:r>
      </w:ins>
      <w:r w:rsidRPr="00457BB8">
        <w:rPr>
          <w:rFonts w:ascii="IRNazanin" w:hAnsi="IRNazanin" w:cs="IRNazanin"/>
          <w:sz w:val="28"/>
          <w:szCs w:val="28"/>
          <w:rtl/>
        </w:rPr>
        <w:t xml:space="preserve"> زنان از</w:t>
      </w:r>
      <w:r w:rsidRPr="00457BB8">
        <w:rPr>
          <w:rFonts w:ascii="Cambria" w:hAnsi="Cambria" w:cs="Cambria" w:hint="cs"/>
          <w:sz w:val="28"/>
          <w:szCs w:val="28"/>
          <w:rtl/>
        </w:rPr>
        <w:t> </w:t>
      </w:r>
      <w:r w:rsidRPr="00457BB8">
        <w:rPr>
          <w:rFonts w:ascii="IRNazanin" w:hAnsi="IRNazanin" w:cs="IRNazanin"/>
          <w:sz w:val="28"/>
          <w:szCs w:val="28"/>
          <w:rtl/>
        </w:rPr>
        <w:t>قدرت پنهانی</w:t>
      </w:r>
      <w:r w:rsidRPr="00457BB8">
        <w:rPr>
          <w:rFonts w:ascii="Cambria" w:hAnsi="Cambria" w:cs="Cambria" w:hint="cs"/>
          <w:sz w:val="28"/>
          <w:szCs w:val="28"/>
          <w:rtl/>
        </w:rPr>
        <w:t> </w:t>
      </w:r>
      <w:r w:rsidRPr="00457BB8">
        <w:rPr>
          <w:rFonts w:ascii="IRNazanin" w:hAnsi="IRNazanin" w:cs="IRNazanin"/>
          <w:sz w:val="28"/>
          <w:szCs w:val="28"/>
          <w:rtl/>
        </w:rPr>
        <w:t>برای تضعیف جاه</w:t>
      </w:r>
      <w:r w:rsidR="00FF1C77" w:rsidRPr="00457BB8">
        <w:rPr>
          <w:rFonts w:ascii="IRNazanin" w:hAnsi="IRNazanin" w:cs="IRNazanin"/>
          <w:sz w:val="28"/>
          <w:szCs w:val="28"/>
          <w:rtl/>
        </w:rPr>
        <w:t>‌</w:t>
      </w:r>
      <w:r w:rsidRPr="00457BB8">
        <w:rPr>
          <w:rFonts w:ascii="IRNazanin" w:hAnsi="IRNazanin" w:cs="IRNazanin"/>
          <w:sz w:val="28"/>
          <w:szCs w:val="28"/>
          <w:rtl/>
        </w:rPr>
        <w:t>طلبی</w:t>
      </w:r>
      <w:r w:rsidR="00FF1C77" w:rsidRPr="00457BB8">
        <w:rPr>
          <w:rFonts w:ascii="IRNazanin" w:hAnsi="IRNazanin" w:cs="IRNazanin"/>
          <w:sz w:val="28"/>
          <w:szCs w:val="28"/>
          <w:rtl/>
        </w:rPr>
        <w:t>‌</w:t>
      </w:r>
      <w:r w:rsidRPr="00457BB8">
        <w:rPr>
          <w:rFonts w:ascii="IRNazanin" w:hAnsi="IRNazanin" w:cs="IRNazanin"/>
          <w:sz w:val="28"/>
          <w:szCs w:val="28"/>
          <w:rtl/>
        </w:rPr>
        <w:t>های مردان و آسیب زدن به اعتبار خانوا</w:t>
      </w:r>
      <w:r w:rsidR="00FF1C77" w:rsidRPr="00457BB8">
        <w:rPr>
          <w:rFonts w:ascii="IRNazanin" w:hAnsi="IRNazanin" w:cs="IRNazanin"/>
          <w:sz w:val="28"/>
          <w:szCs w:val="28"/>
          <w:rtl/>
        </w:rPr>
        <w:t>ده</w:t>
      </w:r>
      <w:r w:rsidRPr="00457BB8">
        <w:rPr>
          <w:rFonts w:ascii="IRNazanin" w:hAnsi="IRNazanin" w:cs="IRNazanin"/>
          <w:sz w:val="28"/>
          <w:szCs w:val="28"/>
          <w:rtl/>
        </w:rPr>
        <w:t xml:space="preserve"> برخوردار بودند. با این حال، </w:t>
      </w:r>
      <w:del w:id="328" w:author="Mohammad Mohammadi" w:date="2025-07-07T15:17:00Z">
        <w:r w:rsidRPr="00457BB8" w:rsidDel="006C6671">
          <w:rPr>
            <w:rFonts w:ascii="IRNazanin" w:hAnsi="IRNazanin" w:cs="IRNazanin"/>
            <w:sz w:val="28"/>
            <w:szCs w:val="28"/>
            <w:rtl/>
          </w:rPr>
          <w:delText>در نبود طلاق</w:delText>
        </w:r>
      </w:del>
      <w:ins w:id="329" w:author="Mohammad Mohammadi" w:date="2025-07-07T15:17:00Z">
        <w:r w:rsidR="006C6671" w:rsidRPr="00457BB8">
          <w:rPr>
            <w:rFonts w:ascii="IRNazanin" w:hAnsi="IRNazanin" w:cs="IRNazanin" w:hint="cs"/>
            <w:sz w:val="28"/>
            <w:szCs w:val="28"/>
            <w:rtl/>
          </w:rPr>
          <w:t>وقتی مساله طلاق در میان نباشد</w:t>
        </w:r>
      </w:ins>
      <w:del w:id="330" w:author="Mohammad Mohammadi" w:date="2025-07-07T15:17:00Z">
        <w:r w:rsidRPr="00457BB8" w:rsidDel="006C6671">
          <w:rPr>
            <w:rFonts w:ascii="IRNazanin" w:hAnsi="IRNazanin" w:cs="IRNazanin"/>
            <w:sz w:val="28"/>
            <w:szCs w:val="28"/>
            <w:rtl/>
          </w:rPr>
          <w:delText xml:space="preserve">، </w:delText>
        </w:r>
      </w:del>
      <w:ins w:id="331" w:author="Mohammad Mohammadi" w:date="2025-07-07T15:17:00Z">
        <w:r w:rsidR="006C6671" w:rsidRPr="00457BB8">
          <w:rPr>
            <w:rFonts w:ascii="IRNazanin" w:hAnsi="IRNazanin" w:cs="IRNazanin" w:hint="cs"/>
            <w:sz w:val="28"/>
            <w:szCs w:val="28"/>
            <w:rtl/>
          </w:rPr>
          <w:t>،</w:t>
        </w:r>
        <w:r w:rsidR="006C6671" w:rsidRPr="00457BB8">
          <w:rPr>
            <w:rFonts w:ascii="IRNazanin" w:hAnsi="IRNazanin" w:cs="IRNazanin"/>
            <w:sz w:val="28"/>
            <w:szCs w:val="28"/>
            <w:rtl/>
          </w:rPr>
          <w:t xml:space="preserve"> </w:t>
        </w:r>
      </w:ins>
      <w:r w:rsidRPr="00457BB8">
        <w:rPr>
          <w:rFonts w:ascii="IRNazanin" w:hAnsi="IRNazanin" w:cs="IRNazanin"/>
          <w:sz w:val="28"/>
          <w:szCs w:val="28"/>
          <w:rtl/>
        </w:rPr>
        <w:t>زنان و مردان</w:t>
      </w:r>
      <w:r w:rsidRPr="00457BB8">
        <w:rPr>
          <w:rFonts w:ascii="Cambria" w:hAnsi="Cambria" w:cs="Cambria" w:hint="cs"/>
          <w:sz w:val="28"/>
          <w:szCs w:val="28"/>
          <w:rtl/>
        </w:rPr>
        <w:t> </w:t>
      </w:r>
      <w:r w:rsidRPr="00457BB8">
        <w:rPr>
          <w:rFonts w:ascii="IRNazanin" w:hAnsi="IRNazanin" w:cs="IRNazanin"/>
          <w:sz w:val="28"/>
          <w:szCs w:val="28"/>
          <w:rtl/>
        </w:rPr>
        <w:t>منفعت مشترکی</w:t>
      </w:r>
      <w:r w:rsidRPr="00457BB8">
        <w:rPr>
          <w:rFonts w:ascii="Cambria" w:hAnsi="Cambria" w:cs="Cambria" w:hint="cs"/>
          <w:sz w:val="28"/>
          <w:szCs w:val="28"/>
          <w:rtl/>
        </w:rPr>
        <w:t> </w:t>
      </w:r>
      <w:r w:rsidRPr="00457BB8">
        <w:rPr>
          <w:rFonts w:ascii="IRNazanin" w:hAnsi="IRNazanin" w:cs="IRNazanin"/>
          <w:sz w:val="28"/>
          <w:szCs w:val="28"/>
          <w:rtl/>
        </w:rPr>
        <w:t>در موفقیت خانوا</w:t>
      </w:r>
      <w:r w:rsidR="00ED6151" w:rsidRPr="00457BB8">
        <w:rPr>
          <w:rFonts w:ascii="IRNazanin" w:hAnsi="IRNazanin" w:cs="IRNazanin"/>
          <w:sz w:val="28"/>
          <w:szCs w:val="28"/>
          <w:rtl/>
        </w:rPr>
        <w:t>ده</w:t>
      </w:r>
      <w:r w:rsidRPr="00457BB8">
        <w:rPr>
          <w:rFonts w:ascii="IRNazanin" w:hAnsi="IRNazanin" w:cs="IRNazanin"/>
          <w:sz w:val="28"/>
          <w:szCs w:val="28"/>
          <w:rtl/>
        </w:rPr>
        <w:t xml:space="preserve"> داشتند. </w:t>
      </w:r>
      <w:r w:rsidR="00135E3B" w:rsidRPr="00457BB8">
        <w:rPr>
          <w:rFonts w:ascii="IRNazanin" w:hAnsi="IRNazanin" w:cs="IRNazanin" w:hint="cs"/>
          <w:sz w:val="28"/>
          <w:szCs w:val="28"/>
          <w:rtl/>
        </w:rPr>
        <w:t>اما</w:t>
      </w:r>
      <w:r w:rsidR="00135E3B" w:rsidRPr="00457BB8">
        <w:rPr>
          <w:rFonts w:ascii="IRNazanin" w:hAnsi="IRNazanin" w:cs="IRNazanin"/>
          <w:sz w:val="28"/>
          <w:szCs w:val="28"/>
          <w:rtl/>
        </w:rPr>
        <w:t xml:space="preserve"> </w:t>
      </w:r>
      <w:r w:rsidRPr="00457BB8">
        <w:rPr>
          <w:rFonts w:ascii="IRNazanin" w:hAnsi="IRNazanin" w:cs="IRNazanin"/>
          <w:sz w:val="28"/>
          <w:szCs w:val="28"/>
          <w:rtl/>
        </w:rPr>
        <w:t>در بیشتر موارد، تلاش</w:t>
      </w:r>
      <w:r w:rsidR="00ED6151" w:rsidRPr="00457BB8">
        <w:rPr>
          <w:rFonts w:ascii="IRNazanin" w:hAnsi="IRNazanin" w:cs="IRNazanin"/>
          <w:sz w:val="28"/>
          <w:szCs w:val="28"/>
          <w:rtl/>
        </w:rPr>
        <w:t>‌</w:t>
      </w:r>
      <w:r w:rsidRPr="00457BB8">
        <w:rPr>
          <w:rFonts w:ascii="IRNazanin" w:hAnsi="IRNazanin" w:cs="IRNazanin"/>
          <w:sz w:val="28"/>
          <w:szCs w:val="28"/>
          <w:rtl/>
        </w:rPr>
        <w:t xml:space="preserve"> زنان برای </w:t>
      </w:r>
      <w:r w:rsidR="00691C1C" w:rsidRPr="00457BB8">
        <w:rPr>
          <w:rFonts w:ascii="IRNazanin" w:hAnsi="IRNazanin" w:cs="IRNazanin" w:hint="cs"/>
          <w:sz w:val="28"/>
          <w:szCs w:val="28"/>
          <w:rtl/>
        </w:rPr>
        <w:t>حقوق</w:t>
      </w:r>
      <w:r w:rsidRPr="00457BB8">
        <w:rPr>
          <w:rFonts w:ascii="IRNazanin" w:hAnsi="IRNazanin" w:cs="IRNazanin"/>
          <w:sz w:val="28"/>
          <w:szCs w:val="28"/>
          <w:rtl/>
        </w:rPr>
        <w:t xml:space="preserve"> و دفاع از منافع خود از چشم عموم پنهان می</w:t>
      </w:r>
      <w:r w:rsidR="00ED6151" w:rsidRPr="00457BB8">
        <w:rPr>
          <w:rFonts w:ascii="IRNazanin" w:hAnsi="IRNazanin" w:cs="IRNazanin"/>
          <w:sz w:val="28"/>
          <w:szCs w:val="28"/>
          <w:rtl/>
        </w:rPr>
        <w:t>‌</w:t>
      </w:r>
      <w:r w:rsidRPr="00457BB8">
        <w:rPr>
          <w:rFonts w:ascii="IRNazanin" w:hAnsi="IRNazanin" w:cs="IRNazanin"/>
          <w:sz w:val="28"/>
          <w:szCs w:val="28"/>
          <w:rtl/>
        </w:rPr>
        <w:t>ماند، همان</w:t>
      </w:r>
      <w:r w:rsidR="00ED6151" w:rsidRPr="00457BB8">
        <w:rPr>
          <w:rFonts w:ascii="IRNazanin" w:hAnsi="IRNazanin" w:cs="IRNazanin"/>
          <w:sz w:val="28"/>
          <w:szCs w:val="28"/>
          <w:rtl/>
        </w:rPr>
        <w:t>‌</w:t>
      </w:r>
      <w:r w:rsidRPr="00457BB8">
        <w:rPr>
          <w:rFonts w:ascii="IRNazanin" w:hAnsi="IRNazanin" w:cs="IRNazanin"/>
          <w:sz w:val="28"/>
          <w:szCs w:val="28"/>
          <w:rtl/>
        </w:rPr>
        <w:t>گونه که در داستان مریم خواهیم دید</w:t>
      </w:r>
      <w:r w:rsidRPr="00457BB8">
        <w:rPr>
          <w:rFonts w:ascii="IRNazanin" w:hAnsi="IRNazanin" w:cs="IRNazanin"/>
          <w:sz w:val="28"/>
          <w:szCs w:val="28"/>
          <w:lang w:bidi="fa-IR"/>
        </w:rPr>
        <w:t>.</w:t>
      </w:r>
    </w:p>
    <w:p w14:paraId="3AB9B75F" w14:textId="589B3BD7" w:rsidR="00CF7F49" w:rsidRPr="00457BB8" w:rsidRDefault="00CF7F49" w:rsidP="00E73133">
      <w:pPr>
        <w:bidi/>
        <w:jc w:val="both"/>
        <w:rPr>
          <w:rFonts w:ascii="IRNazanin" w:hAnsi="IRNazanin" w:cs="IRNazanin"/>
          <w:sz w:val="28"/>
          <w:szCs w:val="28"/>
          <w:rtl/>
          <w:lang w:bidi="fa-IR"/>
        </w:rPr>
      </w:pPr>
      <w:r w:rsidRPr="00457BB8">
        <w:rPr>
          <w:rFonts w:ascii="IRNazanin" w:hAnsi="IRNazanin" w:cs="IRNazanin"/>
          <w:sz w:val="28"/>
          <w:szCs w:val="28"/>
          <w:rtl/>
        </w:rPr>
        <w:lastRenderedPageBreak/>
        <w:t>ارزش کلیدی سوم،</w:t>
      </w:r>
      <w:r w:rsidRPr="00457BB8">
        <w:rPr>
          <w:rFonts w:ascii="Cambria" w:hAnsi="Cambria" w:cs="Cambria" w:hint="cs"/>
          <w:sz w:val="28"/>
          <w:szCs w:val="28"/>
          <w:rtl/>
        </w:rPr>
        <w:t> </w:t>
      </w:r>
      <w:r w:rsidRPr="00457BB8">
        <w:rPr>
          <w:rFonts w:ascii="IRNazanin" w:hAnsi="IRNazanin" w:cs="IRNazanin"/>
          <w:sz w:val="28"/>
          <w:szCs w:val="28"/>
          <w:rtl/>
        </w:rPr>
        <w:t>قانون مس</w:t>
      </w:r>
      <w:r w:rsidR="002227F0" w:rsidRPr="00457BB8">
        <w:rPr>
          <w:rFonts w:ascii="IRNazanin" w:hAnsi="IRNazanin" w:cs="IRNazanin"/>
          <w:sz w:val="28"/>
          <w:szCs w:val="28"/>
          <w:rtl/>
        </w:rPr>
        <w:t>و</w:t>
      </w:r>
      <w:r w:rsidRPr="00457BB8">
        <w:rPr>
          <w:rFonts w:ascii="IRNazanin" w:hAnsi="IRNazanin" w:cs="IRNazanin"/>
          <w:sz w:val="28"/>
          <w:szCs w:val="28"/>
          <w:rtl/>
        </w:rPr>
        <w:t>ولیت جمعی و عزت غ</w:t>
      </w:r>
      <w:r w:rsidRPr="00457BB8">
        <w:rPr>
          <w:rFonts w:ascii="IRNazanin" w:hAnsi="IRNazanin" w:cs="IRNazanin" w:hint="cs"/>
          <w:sz w:val="28"/>
          <w:szCs w:val="28"/>
          <w:rtl/>
        </w:rPr>
        <w:t>یررقابتی</w:t>
      </w:r>
      <w:r w:rsidRPr="00457BB8">
        <w:rPr>
          <w:rFonts w:ascii="Cambria" w:hAnsi="Cambria" w:cs="Cambria"/>
          <w:sz w:val="28"/>
          <w:szCs w:val="28"/>
          <w:rtl/>
          <w:rPrChange w:id="332" w:author="Mohammad Mohammadi" w:date="2025-07-22T21:07:00Z">
            <w:rPr>
              <w:rFonts w:ascii="Cambria" w:hAnsi="Cambria" w:cs="Times New Roman"/>
              <w:sz w:val="28"/>
              <w:szCs w:val="28"/>
              <w:rtl/>
            </w:rPr>
          </w:rPrChange>
        </w:rPr>
        <w:t> </w:t>
      </w:r>
      <w:r w:rsidRPr="00457BB8">
        <w:rPr>
          <w:rFonts w:ascii="IRNazanin" w:hAnsi="IRNazanin" w:cs="IRNazanin"/>
          <w:sz w:val="28"/>
          <w:szCs w:val="28"/>
          <w:rtl/>
        </w:rPr>
        <w:t>بود. این ایدئولوژی جایگزین</w:t>
      </w:r>
      <w:r w:rsidR="002227F0" w:rsidRPr="00457BB8">
        <w:rPr>
          <w:rFonts w:ascii="IRNazanin" w:hAnsi="IRNazanin" w:cs="IRNazanin"/>
          <w:sz w:val="28"/>
          <w:szCs w:val="28"/>
          <w:rtl/>
        </w:rPr>
        <w:t>ِ</w:t>
      </w:r>
      <w:r w:rsidRPr="00457BB8">
        <w:rPr>
          <w:rFonts w:ascii="IRNazanin" w:hAnsi="IRNazanin" w:cs="IRNazanin"/>
          <w:sz w:val="28"/>
          <w:szCs w:val="28"/>
          <w:rtl/>
        </w:rPr>
        <w:t xml:space="preserve"> برابری</w:t>
      </w:r>
      <w:r w:rsidR="00024481" w:rsidRPr="00457BB8">
        <w:rPr>
          <w:rFonts w:ascii="IRNazanin" w:hAnsi="IRNazanin" w:cs="IRNazanin" w:hint="cs"/>
          <w:sz w:val="28"/>
          <w:szCs w:val="28"/>
          <w:rtl/>
        </w:rPr>
        <w:t>ِ</w:t>
      </w:r>
      <w:r w:rsidRPr="00457BB8">
        <w:rPr>
          <w:rFonts w:ascii="IRNazanin" w:hAnsi="IRNazanin" w:cs="IRNazanin"/>
          <w:sz w:val="28"/>
          <w:szCs w:val="28"/>
          <w:rtl/>
        </w:rPr>
        <w:t xml:space="preserve"> مذهبی و قبیله</w:t>
      </w:r>
      <w:r w:rsidR="002227F0" w:rsidRPr="00457BB8">
        <w:rPr>
          <w:rFonts w:ascii="IRNazanin" w:hAnsi="IRNazanin" w:cs="IRNazanin"/>
          <w:sz w:val="28"/>
          <w:szCs w:val="28"/>
          <w:rtl/>
        </w:rPr>
        <w:t>‌</w:t>
      </w:r>
      <w:r w:rsidRPr="00457BB8">
        <w:rPr>
          <w:rFonts w:ascii="IRNazanin" w:hAnsi="IRNazanin" w:cs="IRNazanin"/>
          <w:sz w:val="28"/>
          <w:szCs w:val="28"/>
          <w:rtl/>
        </w:rPr>
        <w:t>ای، به</w:t>
      </w:r>
      <w:r w:rsidR="002227F0" w:rsidRPr="00457BB8">
        <w:rPr>
          <w:rFonts w:ascii="IRNazanin" w:hAnsi="IRNazanin" w:cs="IRNazanin"/>
          <w:sz w:val="28"/>
          <w:szCs w:val="28"/>
          <w:rtl/>
        </w:rPr>
        <w:t>‌</w:t>
      </w:r>
      <w:r w:rsidRPr="00457BB8">
        <w:rPr>
          <w:rFonts w:ascii="IRNazanin" w:hAnsi="IRNazanin" w:cs="IRNazanin"/>
          <w:sz w:val="28"/>
          <w:szCs w:val="28"/>
          <w:rtl/>
        </w:rPr>
        <w:t>عنوان مانعی در برابر رقابت</w:t>
      </w:r>
      <w:r w:rsidR="002227F0" w:rsidRPr="00457BB8">
        <w:rPr>
          <w:rFonts w:ascii="IRNazanin" w:hAnsi="IRNazanin" w:cs="IRNazanin"/>
          <w:sz w:val="28"/>
          <w:szCs w:val="28"/>
          <w:rtl/>
        </w:rPr>
        <w:t>‌</w:t>
      </w:r>
      <w:r w:rsidRPr="00457BB8">
        <w:rPr>
          <w:rFonts w:ascii="IRNazanin" w:hAnsi="IRNazanin" w:cs="IRNazanin"/>
          <w:sz w:val="28"/>
          <w:szCs w:val="28"/>
          <w:rtl/>
        </w:rPr>
        <w:t>های سیاسی و اقتصادی عمل می</w:t>
      </w:r>
      <w:r w:rsidR="002227F0" w:rsidRPr="00457BB8">
        <w:rPr>
          <w:rFonts w:ascii="IRNazanin" w:hAnsi="IRNazanin" w:cs="IRNazanin"/>
          <w:sz w:val="28"/>
          <w:szCs w:val="28"/>
          <w:rtl/>
        </w:rPr>
        <w:t>‌</w:t>
      </w:r>
      <w:r w:rsidRPr="00457BB8">
        <w:rPr>
          <w:rFonts w:ascii="IRNazanin" w:hAnsi="IRNazanin" w:cs="IRNazanin"/>
          <w:sz w:val="28"/>
          <w:szCs w:val="28"/>
          <w:rtl/>
        </w:rPr>
        <w:t>کرد. در هر مقطع زمانی،</w:t>
      </w:r>
      <w:r w:rsidRPr="00457BB8">
        <w:rPr>
          <w:rFonts w:ascii="Cambria" w:hAnsi="Cambria" w:cs="Cambria" w:hint="cs"/>
          <w:sz w:val="28"/>
          <w:szCs w:val="28"/>
          <w:rtl/>
        </w:rPr>
        <w:t> </w:t>
      </w:r>
      <w:r w:rsidRPr="00457BB8">
        <w:rPr>
          <w:rFonts w:ascii="IRNazanin" w:hAnsi="IRNazanin" w:cs="IRNazanin"/>
          <w:sz w:val="28"/>
          <w:szCs w:val="28"/>
          <w:rtl/>
        </w:rPr>
        <w:t>تعاملی پویا</w:t>
      </w:r>
      <w:r w:rsidRPr="00457BB8">
        <w:rPr>
          <w:rFonts w:ascii="Cambria" w:hAnsi="Cambria" w:cs="Cambria" w:hint="cs"/>
          <w:sz w:val="28"/>
          <w:szCs w:val="28"/>
          <w:rtl/>
        </w:rPr>
        <w:t> </w:t>
      </w:r>
      <w:r w:rsidRPr="00457BB8">
        <w:rPr>
          <w:rFonts w:ascii="IRNazanin" w:hAnsi="IRNazanin" w:cs="IRNazanin"/>
          <w:sz w:val="28"/>
          <w:szCs w:val="28"/>
          <w:rtl/>
        </w:rPr>
        <w:t>بین این ارزش</w:t>
      </w:r>
      <w:r w:rsidR="002227F0" w:rsidRPr="00457BB8">
        <w:rPr>
          <w:rFonts w:ascii="IRNazanin" w:hAnsi="IRNazanin" w:cs="IRNazanin"/>
          <w:sz w:val="28"/>
          <w:szCs w:val="28"/>
          <w:rtl/>
        </w:rPr>
        <w:t>‌</w:t>
      </w:r>
      <w:r w:rsidRPr="00457BB8">
        <w:rPr>
          <w:rFonts w:ascii="IRNazanin" w:hAnsi="IRNazanin" w:cs="IRNazanin"/>
          <w:sz w:val="28"/>
          <w:szCs w:val="28"/>
          <w:rtl/>
        </w:rPr>
        <w:t xml:space="preserve">های متضاد </w:t>
      </w:r>
      <w:r w:rsidR="002227F0" w:rsidRPr="00457BB8">
        <w:rPr>
          <w:rFonts w:ascii="IRNazanin" w:hAnsi="IRNazanin" w:cs="IRNazanin"/>
          <w:sz w:val="28"/>
          <w:szCs w:val="28"/>
          <w:rtl/>
        </w:rPr>
        <w:t>شکل می‌گرفت</w:t>
      </w:r>
      <w:r w:rsidRPr="00457BB8">
        <w:rPr>
          <w:rFonts w:ascii="IRNazanin" w:hAnsi="IRNazanin" w:cs="IRNazanin"/>
          <w:sz w:val="28"/>
          <w:szCs w:val="28"/>
          <w:rtl/>
        </w:rPr>
        <w:t xml:space="preserve">. اما </w:t>
      </w:r>
      <w:r w:rsidR="00C94110" w:rsidRPr="00457BB8">
        <w:rPr>
          <w:rFonts w:ascii="IRNazanin" w:hAnsi="IRNazanin" w:cs="IRNazanin"/>
          <w:sz w:val="28"/>
          <w:szCs w:val="28"/>
          <w:rtl/>
        </w:rPr>
        <w:t>به مرور زمان</w:t>
      </w:r>
      <w:r w:rsidRPr="00457BB8">
        <w:rPr>
          <w:rFonts w:ascii="IRNazanin" w:hAnsi="IRNazanin" w:cs="IRNazanin"/>
          <w:sz w:val="28"/>
          <w:szCs w:val="28"/>
          <w:rtl/>
        </w:rPr>
        <w:t>، جایگاه و هویت قومی افراد و گروه</w:t>
      </w:r>
      <w:r w:rsidR="003A0CAF" w:rsidRPr="00457BB8">
        <w:rPr>
          <w:rFonts w:ascii="IRNazanin" w:hAnsi="IRNazanin" w:cs="IRNazanin"/>
          <w:sz w:val="28"/>
          <w:szCs w:val="28"/>
          <w:rtl/>
        </w:rPr>
        <w:t>‌</w:t>
      </w:r>
      <w:r w:rsidRPr="00457BB8">
        <w:rPr>
          <w:rFonts w:ascii="IRNazanin" w:hAnsi="IRNazanin" w:cs="IRNazanin"/>
          <w:sz w:val="28"/>
          <w:szCs w:val="28"/>
          <w:rtl/>
        </w:rPr>
        <w:t>ها می</w:t>
      </w:r>
      <w:r w:rsidR="003A0CAF" w:rsidRPr="00457BB8">
        <w:rPr>
          <w:rFonts w:ascii="IRNazanin" w:hAnsi="IRNazanin" w:cs="IRNazanin"/>
          <w:sz w:val="28"/>
          <w:szCs w:val="28"/>
          <w:rtl/>
        </w:rPr>
        <w:t>‌</w:t>
      </w:r>
      <w:r w:rsidRPr="00457BB8">
        <w:rPr>
          <w:rFonts w:ascii="IRNazanin" w:hAnsi="IRNazanin" w:cs="IRNazanin"/>
          <w:sz w:val="28"/>
          <w:szCs w:val="28"/>
          <w:rtl/>
        </w:rPr>
        <w:t>توانست تغییر کند</w:t>
      </w:r>
      <w:r w:rsidRPr="00457BB8">
        <w:rPr>
          <w:rFonts w:ascii="IRNazanin" w:hAnsi="IRNazanin" w:cs="IRNazanin"/>
          <w:sz w:val="28"/>
          <w:szCs w:val="28"/>
          <w:lang w:bidi="fa-IR"/>
        </w:rPr>
        <w:t>.</w:t>
      </w:r>
    </w:p>
    <w:p w14:paraId="282E9A96" w14:textId="35C39EEB" w:rsidR="00C94110" w:rsidRPr="00457BB8" w:rsidRDefault="00263F28" w:rsidP="00E73133">
      <w:pPr>
        <w:bidi/>
        <w:jc w:val="both"/>
        <w:rPr>
          <w:rFonts w:ascii="IRNazanin" w:hAnsi="IRNazanin" w:cs="IRNazanin"/>
          <w:sz w:val="28"/>
          <w:szCs w:val="28"/>
          <w:rtl/>
        </w:rPr>
      </w:pPr>
      <w:r w:rsidRPr="00457BB8">
        <w:rPr>
          <w:rFonts w:ascii="IRNazanin" w:hAnsi="IRNazanin" w:cs="IRNazanin"/>
          <w:sz w:val="28"/>
          <w:szCs w:val="28"/>
          <w:rtl/>
        </w:rPr>
        <w:t>ازدواج</w:t>
      </w:r>
      <w:r w:rsidR="00C22C4E" w:rsidRPr="00457BB8">
        <w:rPr>
          <w:rFonts w:ascii="IRNazanin" w:hAnsi="IRNazanin" w:cs="IRNazanin" w:hint="cs"/>
          <w:sz w:val="28"/>
          <w:szCs w:val="28"/>
        </w:rPr>
        <w:t>‌</w:t>
      </w:r>
      <w:r w:rsidRPr="00457BB8">
        <w:rPr>
          <w:rFonts w:ascii="IRNazanin" w:hAnsi="IRNazanin" w:cs="IRNazanin"/>
          <w:sz w:val="28"/>
          <w:szCs w:val="28"/>
          <w:rtl/>
        </w:rPr>
        <w:t>های سربدل، هویت درانی‌ها و پندار آن‌ها از برتری قبیله‌ای و قومی‌شان را تقویت می‌کرد. از یک</w:t>
      </w:r>
      <w:ins w:id="333" w:author="Saeedi, Faiza" w:date="2025-06-05T23:44:00Z">
        <w:r w:rsidR="00AF1611" w:rsidRPr="00457BB8">
          <w:rPr>
            <w:rFonts w:ascii="IRNazanin" w:hAnsi="IRNazanin" w:cs="IRNazanin"/>
            <w:sz w:val="28"/>
            <w:szCs w:val="28"/>
            <w:rtl/>
          </w:rPr>
          <w:t xml:space="preserve"> </w:t>
        </w:r>
      </w:ins>
      <w:r w:rsidRPr="00457BB8">
        <w:rPr>
          <w:rFonts w:ascii="IRNazanin" w:hAnsi="IRNazanin" w:cs="IRNazanin"/>
          <w:sz w:val="28"/>
          <w:szCs w:val="28"/>
          <w:rtl/>
        </w:rPr>
        <w:t>سو، سرپرست بااعتبار یک خانواده</w:t>
      </w:r>
      <w:r w:rsidR="00C22C4E" w:rsidRPr="00457BB8">
        <w:rPr>
          <w:rFonts w:ascii="IRNazanin" w:hAnsi="IRNazanin" w:cs="IRNazanin" w:hint="cs"/>
          <w:sz w:val="28"/>
          <w:szCs w:val="28"/>
          <w:rtl/>
        </w:rPr>
        <w:t>‌ی</w:t>
      </w:r>
      <w:r w:rsidRPr="00457BB8">
        <w:rPr>
          <w:rFonts w:ascii="IRNazanin" w:hAnsi="IRNazanin" w:cs="IRNazanin"/>
          <w:sz w:val="28"/>
          <w:szCs w:val="28"/>
          <w:rtl/>
        </w:rPr>
        <w:t xml:space="preserve"> قدرتمند می‌توانست زمین‌ها و دام‌ها را از دستبرد حفظ کند و فردی مناسب را برای ازدواج با اعضای خانواده در نظر بگیرد</w:t>
      </w:r>
      <w:ins w:id="334" w:author="Saeedi, Faiza" w:date="2025-06-05T23:44:00Z">
        <w:r w:rsidR="00AF1611" w:rsidRPr="00457BB8">
          <w:rPr>
            <w:rFonts w:ascii="IRNazanin" w:hAnsi="IRNazanin" w:cs="IRNazanin" w:hint="cs"/>
            <w:sz w:val="28"/>
            <w:szCs w:val="28"/>
            <w:rtl/>
          </w:rPr>
          <w:t>؛</w:t>
        </w:r>
      </w:ins>
      <w:del w:id="335" w:author="Saeedi, Faiza" w:date="2025-06-05T23:44:00Z">
        <w:r w:rsidRPr="00457BB8" w:rsidDel="00AF1611">
          <w:rPr>
            <w:rFonts w:ascii="IRNazanin" w:hAnsi="IRNazanin" w:cs="IRNazanin"/>
            <w:sz w:val="28"/>
            <w:szCs w:val="28"/>
            <w:rtl/>
          </w:rPr>
          <w:delText>،</w:delText>
        </w:r>
      </w:del>
      <w:r w:rsidRPr="00457BB8">
        <w:rPr>
          <w:rFonts w:ascii="IRNazanin" w:hAnsi="IRNazanin" w:cs="IRNazanin"/>
          <w:sz w:val="28"/>
          <w:szCs w:val="28"/>
          <w:rtl/>
        </w:rPr>
        <w:t xml:space="preserve"> </w:t>
      </w:r>
      <w:r w:rsidR="00C22C4E" w:rsidRPr="00457BB8">
        <w:rPr>
          <w:rFonts w:ascii="IRNazanin" w:hAnsi="IRNazanin" w:cs="IRNazanin" w:hint="cs"/>
          <w:sz w:val="28"/>
          <w:szCs w:val="28"/>
          <w:rtl/>
        </w:rPr>
        <w:t>از</w:t>
      </w:r>
      <w:r w:rsidR="00C22C4E" w:rsidRPr="00457BB8">
        <w:rPr>
          <w:rFonts w:ascii="IRNazanin" w:hAnsi="IRNazanin" w:cs="IRNazanin"/>
          <w:sz w:val="28"/>
          <w:szCs w:val="28"/>
          <w:rtl/>
        </w:rPr>
        <w:t xml:space="preserve"> سو</w:t>
      </w:r>
      <w:r w:rsidR="00C22C4E" w:rsidRPr="00457BB8">
        <w:rPr>
          <w:rFonts w:ascii="IRNazanin" w:hAnsi="IRNazanin" w:cs="IRNazanin" w:hint="cs"/>
          <w:sz w:val="28"/>
          <w:szCs w:val="28"/>
          <w:rtl/>
        </w:rPr>
        <w:t>ی</w:t>
      </w:r>
      <w:r w:rsidR="00C22C4E" w:rsidRPr="00457BB8">
        <w:rPr>
          <w:rFonts w:ascii="IRNazanin" w:hAnsi="IRNazanin" w:cs="IRNazanin"/>
          <w:sz w:val="28"/>
          <w:szCs w:val="28"/>
          <w:rtl/>
        </w:rPr>
        <w:t xml:space="preserve"> د</w:t>
      </w:r>
      <w:r w:rsidR="00C22C4E" w:rsidRPr="00457BB8">
        <w:rPr>
          <w:rFonts w:ascii="IRNazanin" w:hAnsi="IRNazanin" w:cs="IRNazanin" w:hint="cs"/>
          <w:sz w:val="28"/>
          <w:szCs w:val="28"/>
          <w:rtl/>
        </w:rPr>
        <w:t>یگر،</w:t>
      </w:r>
      <w:r w:rsidR="00C22C4E" w:rsidRPr="00457BB8">
        <w:rPr>
          <w:rFonts w:ascii="IRNazanin" w:hAnsi="IRNazanin" w:cs="IRNazanin"/>
          <w:sz w:val="28"/>
          <w:szCs w:val="28"/>
          <w:rtl/>
        </w:rPr>
        <w:t xml:space="preserve"> </w:t>
      </w:r>
      <w:ins w:id="336" w:author="Saeedi, Faiza" w:date="2025-06-05T23:44:00Z">
        <w:r w:rsidR="00AF1611" w:rsidRPr="00457BB8">
          <w:rPr>
            <w:rFonts w:ascii="IRNazanin" w:hAnsi="IRNazanin" w:cs="IRNazanin" w:hint="cs"/>
            <w:sz w:val="28"/>
            <w:szCs w:val="28"/>
            <w:rtl/>
          </w:rPr>
          <w:t>او</w:t>
        </w:r>
        <w:r w:rsidR="00AF1611" w:rsidRPr="00457BB8">
          <w:rPr>
            <w:rFonts w:ascii="IRNazanin" w:hAnsi="IRNazanin" w:cs="IRNazanin"/>
            <w:sz w:val="28"/>
            <w:szCs w:val="28"/>
            <w:rtl/>
          </w:rPr>
          <w:t xml:space="preserve"> م</w:t>
        </w:r>
        <w:r w:rsidR="00AF1611" w:rsidRPr="00457BB8">
          <w:rPr>
            <w:rFonts w:ascii="IRNazanin" w:hAnsi="IRNazanin" w:cs="IRNazanin" w:hint="cs"/>
            <w:sz w:val="28"/>
            <w:szCs w:val="28"/>
            <w:rtl/>
          </w:rPr>
          <w:t>ی‌توانست</w:t>
        </w:r>
        <w:r w:rsidR="00AF1611" w:rsidRPr="00457BB8">
          <w:rPr>
            <w:rFonts w:ascii="IRNazanin" w:hAnsi="IRNazanin" w:cs="IRNazanin"/>
            <w:sz w:val="28"/>
            <w:szCs w:val="28"/>
            <w:rtl/>
          </w:rPr>
          <w:t xml:space="preserve"> </w:t>
        </w:r>
      </w:ins>
      <w:r w:rsidRPr="00457BB8">
        <w:rPr>
          <w:rFonts w:ascii="IRNazanin" w:hAnsi="IRNazanin" w:cs="IRNazanin"/>
          <w:sz w:val="28"/>
          <w:szCs w:val="28"/>
          <w:rtl/>
        </w:rPr>
        <w:t>همه‌ی این‌</w:t>
      </w:r>
      <w:r w:rsidR="00C22C4E" w:rsidRPr="00457BB8">
        <w:rPr>
          <w:rFonts w:ascii="IRNazanin" w:hAnsi="IRNazanin" w:cs="IRNazanin"/>
          <w:sz w:val="28"/>
          <w:szCs w:val="28"/>
          <w:rtl/>
        </w:rPr>
        <w:t xml:space="preserve"> موارد</w:t>
      </w:r>
      <w:r w:rsidRPr="00457BB8">
        <w:rPr>
          <w:rFonts w:ascii="IRNazanin" w:hAnsi="IRNazanin" w:cs="IRNazanin"/>
          <w:sz w:val="28"/>
          <w:szCs w:val="28"/>
          <w:rtl/>
        </w:rPr>
        <w:t xml:space="preserve"> را بدون دخالت دیگران انجام دهد. چنین مردی احتمالاً خانواده</w:t>
      </w:r>
      <w:r w:rsidR="00B2430D" w:rsidRPr="00457BB8">
        <w:rPr>
          <w:rFonts w:ascii="IRNazanin" w:hAnsi="IRNazanin" w:cs="IRNazanin"/>
          <w:sz w:val="28"/>
          <w:szCs w:val="28"/>
          <w:rtl/>
        </w:rPr>
        <w:t>‌</w:t>
      </w:r>
      <w:r w:rsidRPr="00457BB8">
        <w:rPr>
          <w:rFonts w:ascii="IRNazanin" w:hAnsi="IRNazanin" w:cs="IRNazanin"/>
          <w:sz w:val="28"/>
          <w:szCs w:val="28"/>
          <w:rtl/>
        </w:rPr>
        <w:t>های ضعیف</w:t>
      </w:r>
      <w:r w:rsidR="00B2430D" w:rsidRPr="00457BB8">
        <w:rPr>
          <w:rFonts w:ascii="IRNazanin" w:hAnsi="IRNazanin" w:cs="IRNazanin"/>
          <w:sz w:val="28"/>
          <w:szCs w:val="28"/>
          <w:rtl/>
        </w:rPr>
        <w:t>‌</w:t>
      </w:r>
      <w:r w:rsidRPr="00457BB8">
        <w:rPr>
          <w:rFonts w:ascii="IRNazanin" w:hAnsi="IRNazanin" w:cs="IRNazanin"/>
          <w:sz w:val="28"/>
          <w:szCs w:val="28"/>
          <w:rtl/>
        </w:rPr>
        <w:t>تر را جذب</w:t>
      </w:r>
      <w:r w:rsidR="00B2430D" w:rsidRPr="00457BB8">
        <w:rPr>
          <w:rFonts w:ascii="IRNazanin" w:hAnsi="IRNazanin" w:cs="IRNazanin"/>
          <w:sz w:val="28"/>
          <w:szCs w:val="28"/>
          <w:rtl/>
        </w:rPr>
        <w:t xml:space="preserve"> خودش</w:t>
      </w:r>
      <w:r w:rsidRPr="00457BB8">
        <w:rPr>
          <w:rFonts w:ascii="IRNazanin" w:hAnsi="IRNazanin" w:cs="IRNazanin"/>
          <w:sz w:val="28"/>
          <w:szCs w:val="28"/>
          <w:rtl/>
        </w:rPr>
        <w:t xml:space="preserve"> می</w:t>
      </w:r>
      <w:r w:rsidR="00B2430D" w:rsidRPr="00457BB8">
        <w:rPr>
          <w:rFonts w:ascii="IRNazanin" w:hAnsi="IRNazanin" w:cs="IRNazanin"/>
          <w:sz w:val="28"/>
          <w:szCs w:val="28"/>
          <w:rtl/>
        </w:rPr>
        <w:t>‌</w:t>
      </w:r>
      <w:r w:rsidRPr="00457BB8">
        <w:rPr>
          <w:rFonts w:ascii="IRNazanin" w:hAnsi="IRNazanin" w:cs="IRNazanin"/>
          <w:sz w:val="28"/>
          <w:szCs w:val="28"/>
          <w:rtl/>
        </w:rPr>
        <w:t>کرد، اما چن</w:t>
      </w:r>
      <w:r w:rsidRPr="00457BB8">
        <w:rPr>
          <w:rFonts w:ascii="IRNazanin" w:hAnsi="IRNazanin" w:cs="IRNazanin" w:hint="cs"/>
          <w:sz w:val="28"/>
          <w:szCs w:val="28"/>
          <w:rtl/>
        </w:rPr>
        <w:t>ین</w:t>
      </w:r>
      <w:r w:rsidRPr="00457BB8">
        <w:rPr>
          <w:rFonts w:ascii="IRNazanin" w:hAnsi="IRNazanin" w:cs="IRNazanin"/>
          <w:sz w:val="28"/>
          <w:szCs w:val="28"/>
          <w:rtl/>
        </w:rPr>
        <w:t xml:space="preserve"> </w:t>
      </w:r>
      <w:r w:rsidR="00C22C4E" w:rsidRPr="00457BB8">
        <w:rPr>
          <w:rFonts w:ascii="IRNazanin" w:hAnsi="IRNazanin" w:cs="IRNazanin" w:hint="cs"/>
          <w:sz w:val="28"/>
          <w:szCs w:val="28"/>
          <w:rtl/>
        </w:rPr>
        <w:t>چیزی</w:t>
      </w:r>
      <w:r w:rsidRPr="00457BB8">
        <w:rPr>
          <w:rFonts w:ascii="IRNazanin" w:hAnsi="IRNazanin" w:cs="IRNazanin"/>
          <w:sz w:val="28"/>
          <w:szCs w:val="28"/>
          <w:rtl/>
        </w:rPr>
        <w:t xml:space="preserve"> به</w:t>
      </w:r>
      <w:r w:rsidR="00B2430D" w:rsidRPr="00457BB8">
        <w:rPr>
          <w:rFonts w:ascii="IRNazanin" w:hAnsi="IRNazanin" w:cs="IRNazanin"/>
          <w:sz w:val="28"/>
          <w:szCs w:val="28"/>
          <w:rtl/>
        </w:rPr>
        <w:t>‌</w:t>
      </w:r>
      <w:r w:rsidRPr="00457BB8">
        <w:rPr>
          <w:rFonts w:ascii="IRNazanin" w:hAnsi="IRNazanin" w:cs="IRNazanin"/>
          <w:sz w:val="28"/>
          <w:szCs w:val="28"/>
          <w:rtl/>
        </w:rPr>
        <w:t>راحتی می</w:t>
      </w:r>
      <w:r w:rsidR="00B2430D" w:rsidRPr="00457BB8">
        <w:rPr>
          <w:rFonts w:ascii="IRNazanin" w:hAnsi="IRNazanin" w:cs="IRNazanin"/>
          <w:sz w:val="28"/>
          <w:szCs w:val="28"/>
          <w:rtl/>
        </w:rPr>
        <w:t>‌</w:t>
      </w:r>
      <w:r w:rsidRPr="00457BB8">
        <w:rPr>
          <w:rFonts w:ascii="IRNazanin" w:hAnsi="IRNazanin" w:cs="IRNazanin"/>
          <w:sz w:val="28"/>
          <w:szCs w:val="28"/>
          <w:rtl/>
        </w:rPr>
        <w:t>توانست به بهره</w:t>
      </w:r>
      <w:r w:rsidR="00B2430D" w:rsidRPr="00457BB8">
        <w:rPr>
          <w:rFonts w:ascii="IRNazanin" w:hAnsi="IRNazanin" w:cs="IRNazanin"/>
          <w:sz w:val="28"/>
          <w:szCs w:val="28"/>
          <w:rtl/>
        </w:rPr>
        <w:t>‌</w:t>
      </w:r>
      <w:r w:rsidRPr="00457BB8">
        <w:rPr>
          <w:rFonts w:ascii="IRNazanin" w:hAnsi="IRNazanin" w:cs="IRNazanin"/>
          <w:sz w:val="28"/>
          <w:szCs w:val="28"/>
          <w:rtl/>
        </w:rPr>
        <w:t>کشی و ستم</w:t>
      </w:r>
      <w:r w:rsidR="00B2430D" w:rsidRPr="00457BB8">
        <w:rPr>
          <w:rFonts w:ascii="IRNazanin" w:hAnsi="IRNazanin" w:cs="IRNazanin"/>
          <w:sz w:val="28"/>
          <w:szCs w:val="28"/>
          <w:rtl/>
        </w:rPr>
        <w:t>‌</w:t>
      </w:r>
      <w:r w:rsidRPr="00457BB8">
        <w:rPr>
          <w:rFonts w:ascii="IRNazanin" w:hAnsi="IRNazanin" w:cs="IRNazanin"/>
          <w:sz w:val="28"/>
          <w:szCs w:val="28"/>
          <w:rtl/>
        </w:rPr>
        <w:t>گری تبدیل شود. خانواده</w:t>
      </w:r>
      <w:r w:rsidR="003E4EE3" w:rsidRPr="00457BB8">
        <w:rPr>
          <w:rFonts w:ascii="IRNazanin" w:hAnsi="IRNazanin" w:cs="IRNazanin"/>
          <w:sz w:val="28"/>
          <w:szCs w:val="28"/>
          <w:rtl/>
        </w:rPr>
        <w:t>‌</w:t>
      </w:r>
      <w:r w:rsidRPr="00457BB8">
        <w:rPr>
          <w:rFonts w:ascii="IRNazanin" w:hAnsi="IRNazanin" w:cs="IRNazanin"/>
          <w:sz w:val="28"/>
          <w:szCs w:val="28"/>
          <w:rtl/>
        </w:rPr>
        <w:t>هایی که در کنترل منابع خانواده یا نشان</w:t>
      </w:r>
      <w:r w:rsidR="003E4EE3" w:rsidRPr="00457BB8">
        <w:rPr>
          <w:rFonts w:ascii="IRNazanin" w:hAnsi="IRNazanin" w:cs="IRNazanin"/>
          <w:sz w:val="28"/>
          <w:szCs w:val="28"/>
          <w:rtl/>
        </w:rPr>
        <w:t xml:space="preserve"> </w:t>
      </w:r>
      <w:r w:rsidRPr="00457BB8">
        <w:rPr>
          <w:rFonts w:ascii="IRNazanin" w:hAnsi="IRNazanin" w:cs="IRNazanin"/>
          <w:sz w:val="28"/>
          <w:szCs w:val="28"/>
          <w:rtl/>
        </w:rPr>
        <w:t>دادن استقلال در ترتیب ازدواج</w:t>
      </w:r>
      <w:r w:rsidR="003E4EE3" w:rsidRPr="00457BB8">
        <w:rPr>
          <w:rFonts w:ascii="IRNazanin" w:hAnsi="IRNazanin" w:cs="IRNazanin"/>
          <w:sz w:val="28"/>
          <w:szCs w:val="28"/>
          <w:rtl/>
        </w:rPr>
        <w:t>‌</w:t>
      </w:r>
      <w:r w:rsidRPr="00457BB8">
        <w:rPr>
          <w:rFonts w:ascii="IRNazanin" w:hAnsi="IRNazanin" w:cs="IRNazanin"/>
          <w:sz w:val="28"/>
          <w:szCs w:val="28"/>
          <w:rtl/>
        </w:rPr>
        <w:t>، ضعف نشان می</w:t>
      </w:r>
      <w:r w:rsidR="003E4EE3" w:rsidRPr="00457BB8">
        <w:rPr>
          <w:rFonts w:ascii="IRNazanin" w:hAnsi="IRNazanin" w:cs="IRNazanin"/>
          <w:sz w:val="28"/>
          <w:szCs w:val="28"/>
          <w:rtl/>
        </w:rPr>
        <w:t>‌</w:t>
      </w:r>
      <w:r w:rsidRPr="00457BB8">
        <w:rPr>
          <w:rFonts w:ascii="IRNazanin" w:hAnsi="IRNazanin" w:cs="IRNazanin"/>
          <w:sz w:val="28"/>
          <w:szCs w:val="28"/>
          <w:rtl/>
        </w:rPr>
        <w:t>دادند، به</w:t>
      </w:r>
      <w:r w:rsidR="003E4EE3" w:rsidRPr="00457BB8">
        <w:rPr>
          <w:rFonts w:ascii="IRNazanin" w:hAnsi="IRNazanin" w:cs="IRNazanin"/>
          <w:sz w:val="28"/>
          <w:szCs w:val="28"/>
          <w:rtl/>
        </w:rPr>
        <w:t>‌</w:t>
      </w:r>
      <w:r w:rsidRPr="00457BB8">
        <w:rPr>
          <w:rFonts w:ascii="IRNazanin" w:hAnsi="IRNazanin" w:cs="IRNazanin"/>
          <w:sz w:val="28"/>
          <w:szCs w:val="28"/>
          <w:rtl/>
        </w:rPr>
        <w:t xml:space="preserve">سادگی </w:t>
      </w:r>
      <w:r w:rsidR="00233E08" w:rsidRPr="00457BB8">
        <w:rPr>
          <w:rFonts w:ascii="IRNazanin" w:hAnsi="IRNazanin" w:cs="IRNazanin"/>
          <w:sz w:val="28"/>
          <w:szCs w:val="28"/>
          <w:rtl/>
        </w:rPr>
        <w:t>دچار افول</w:t>
      </w:r>
      <w:r w:rsidRPr="00457BB8">
        <w:rPr>
          <w:rFonts w:ascii="IRNazanin" w:hAnsi="IRNazanin" w:cs="IRNazanin"/>
          <w:sz w:val="28"/>
          <w:szCs w:val="28"/>
          <w:rtl/>
        </w:rPr>
        <w:t xml:space="preserve"> می</w:t>
      </w:r>
      <w:r w:rsidR="003E4EE3" w:rsidRPr="00457BB8">
        <w:rPr>
          <w:rFonts w:ascii="IRNazanin" w:hAnsi="IRNazanin" w:cs="IRNazanin"/>
          <w:sz w:val="28"/>
          <w:szCs w:val="28"/>
          <w:rtl/>
        </w:rPr>
        <w:t>‌</w:t>
      </w:r>
      <w:r w:rsidRPr="00457BB8">
        <w:rPr>
          <w:rFonts w:ascii="IRNazanin" w:hAnsi="IRNazanin" w:cs="IRNazanin"/>
          <w:sz w:val="28"/>
          <w:szCs w:val="28"/>
          <w:rtl/>
        </w:rPr>
        <w:t>شدند و در برابر بهره</w:t>
      </w:r>
      <w:r w:rsidR="003E4EE3" w:rsidRPr="00457BB8">
        <w:rPr>
          <w:rFonts w:ascii="IRNazanin" w:hAnsi="IRNazanin" w:cs="IRNazanin"/>
          <w:sz w:val="28"/>
          <w:szCs w:val="28"/>
          <w:rtl/>
        </w:rPr>
        <w:t>‌</w:t>
      </w:r>
      <w:r w:rsidRPr="00457BB8">
        <w:rPr>
          <w:rFonts w:ascii="IRNazanin" w:hAnsi="IRNazanin" w:cs="IRNazanin"/>
          <w:sz w:val="28"/>
          <w:szCs w:val="28"/>
          <w:rtl/>
        </w:rPr>
        <w:t>کشی</w:t>
      </w:r>
      <w:r w:rsidR="003E4EE3" w:rsidRPr="00457BB8">
        <w:rPr>
          <w:rFonts w:ascii="IRNazanin" w:hAnsi="IRNazanin" w:cs="IRNazanin"/>
          <w:sz w:val="28"/>
          <w:szCs w:val="28"/>
          <w:rtl/>
        </w:rPr>
        <w:t>‌</w:t>
      </w:r>
      <w:r w:rsidRPr="00457BB8">
        <w:rPr>
          <w:rFonts w:ascii="IRNazanin" w:hAnsi="IRNazanin" w:cs="IRNazanin"/>
          <w:sz w:val="28"/>
          <w:szCs w:val="28"/>
          <w:rtl/>
        </w:rPr>
        <w:t>های بیشتر آسیب</w:t>
      </w:r>
      <w:r w:rsidR="003E4EE3" w:rsidRPr="00457BB8">
        <w:rPr>
          <w:rFonts w:ascii="IRNazanin" w:hAnsi="IRNazanin" w:cs="IRNazanin"/>
          <w:sz w:val="28"/>
          <w:szCs w:val="28"/>
          <w:rtl/>
        </w:rPr>
        <w:t>‌</w:t>
      </w:r>
      <w:r w:rsidRPr="00457BB8">
        <w:rPr>
          <w:rFonts w:ascii="IRNazanin" w:hAnsi="IRNazanin" w:cs="IRNazanin"/>
          <w:sz w:val="28"/>
          <w:szCs w:val="28"/>
          <w:rtl/>
        </w:rPr>
        <w:t>پذیر می</w:t>
      </w:r>
      <w:r w:rsidR="003E4EE3" w:rsidRPr="00457BB8">
        <w:rPr>
          <w:rFonts w:ascii="IRNazanin" w:hAnsi="IRNazanin" w:cs="IRNazanin"/>
          <w:sz w:val="28"/>
          <w:szCs w:val="28"/>
          <w:rtl/>
        </w:rPr>
        <w:t>‌</w:t>
      </w:r>
      <w:r w:rsidRPr="00457BB8">
        <w:rPr>
          <w:rFonts w:ascii="IRNazanin" w:hAnsi="IRNazanin" w:cs="IRNazanin"/>
          <w:sz w:val="28"/>
          <w:szCs w:val="28"/>
          <w:rtl/>
        </w:rPr>
        <w:t xml:space="preserve">گردیدند. </w:t>
      </w:r>
      <w:r w:rsidR="0016460F" w:rsidRPr="00457BB8">
        <w:rPr>
          <w:rFonts w:ascii="IRNazanin" w:hAnsi="IRNazanin" w:cs="IRNazanin"/>
          <w:sz w:val="28"/>
          <w:szCs w:val="28"/>
          <w:rtl/>
        </w:rPr>
        <w:t>دوری</w:t>
      </w:r>
      <w:r w:rsidRPr="00457BB8">
        <w:rPr>
          <w:rFonts w:ascii="IRNazanin" w:hAnsi="IRNazanin" w:cs="IRNazanin"/>
          <w:sz w:val="28"/>
          <w:szCs w:val="28"/>
          <w:rtl/>
        </w:rPr>
        <w:t xml:space="preserve"> از «ننگ» </w:t>
      </w:r>
      <w:r w:rsidR="0016460F" w:rsidRPr="00457BB8">
        <w:rPr>
          <w:rFonts w:ascii="IRNazanin" w:hAnsi="IRNazanin" w:cs="IRNazanin"/>
          <w:sz w:val="28"/>
          <w:szCs w:val="28"/>
          <w:rtl/>
        </w:rPr>
        <w:t>بخاطر ارتباط</w:t>
      </w:r>
      <w:r w:rsidRPr="00457BB8">
        <w:rPr>
          <w:rFonts w:ascii="IRNazanin" w:hAnsi="IRNazanin" w:cs="IRNazanin"/>
          <w:sz w:val="28"/>
          <w:szCs w:val="28"/>
          <w:rtl/>
        </w:rPr>
        <w:t xml:space="preserve"> با خانواده</w:t>
      </w:r>
      <w:r w:rsidR="0016460F" w:rsidRPr="00457BB8">
        <w:rPr>
          <w:rFonts w:ascii="IRNazanin" w:hAnsi="IRNazanin" w:cs="IRNazanin"/>
          <w:sz w:val="28"/>
          <w:szCs w:val="28"/>
          <w:rtl/>
        </w:rPr>
        <w:t>‌ی</w:t>
      </w:r>
      <w:r w:rsidRPr="00457BB8">
        <w:rPr>
          <w:rFonts w:ascii="IRNazanin" w:hAnsi="IRNazanin" w:cs="IRNazanin"/>
          <w:sz w:val="28"/>
          <w:szCs w:val="28"/>
          <w:rtl/>
        </w:rPr>
        <w:t xml:space="preserve"> ضعیف</w:t>
      </w:r>
      <w:r w:rsidR="0016460F" w:rsidRPr="00457BB8">
        <w:rPr>
          <w:rFonts w:ascii="IRNazanin" w:hAnsi="IRNazanin" w:cs="IRNazanin"/>
          <w:sz w:val="28"/>
          <w:szCs w:val="28"/>
          <w:rtl/>
        </w:rPr>
        <w:t>،</w:t>
      </w:r>
      <w:r w:rsidRPr="00457BB8">
        <w:rPr>
          <w:rFonts w:ascii="IRNazanin" w:hAnsi="IRNazanin" w:cs="IRNazanin"/>
          <w:sz w:val="28"/>
          <w:szCs w:val="28"/>
          <w:rtl/>
        </w:rPr>
        <w:t xml:space="preserve"> برای هر دو جنس مرد و زن اهمیت داشت. دزدی، </w:t>
      </w:r>
      <w:r w:rsidR="00B32C8C" w:rsidRPr="00457BB8">
        <w:rPr>
          <w:rFonts w:ascii="IRNazanin" w:hAnsi="IRNazanin" w:cs="IRNazanin"/>
          <w:sz w:val="28"/>
          <w:szCs w:val="28"/>
          <w:rtl/>
        </w:rPr>
        <w:t>قتل</w:t>
      </w:r>
      <w:r w:rsidRPr="00457BB8">
        <w:rPr>
          <w:rFonts w:ascii="IRNazanin" w:hAnsi="IRNazanin" w:cs="IRNazanin"/>
          <w:sz w:val="28"/>
          <w:szCs w:val="28"/>
          <w:rtl/>
        </w:rPr>
        <w:t xml:space="preserve"> و حتی </w:t>
      </w:r>
      <w:del w:id="337" w:author="Saeedi, Faiza" w:date="2025-06-29T22:23:00Z">
        <w:r w:rsidR="00B32C8C" w:rsidRPr="00457BB8" w:rsidDel="00BD10F0">
          <w:rPr>
            <w:rFonts w:ascii="IRNazanin" w:hAnsi="IRNazanin" w:cs="IRNazanin"/>
            <w:sz w:val="28"/>
            <w:szCs w:val="28"/>
            <w:rtl/>
          </w:rPr>
          <w:delText>لنده‌غر</w:delText>
        </w:r>
        <w:r w:rsidR="00B32C8C" w:rsidRPr="00457BB8" w:rsidDel="00BD10F0">
          <w:rPr>
            <w:rFonts w:ascii="IRNazanin" w:hAnsi="IRNazanin" w:cs="IRNazanin" w:hint="cs"/>
            <w:sz w:val="28"/>
            <w:szCs w:val="28"/>
            <w:rtl/>
          </w:rPr>
          <w:delText>ی</w:delText>
        </w:r>
        <w:r w:rsidRPr="00457BB8" w:rsidDel="00BD10F0">
          <w:rPr>
            <w:rFonts w:ascii="IRNazanin" w:hAnsi="IRNazanin" w:cs="IRNazanin"/>
            <w:sz w:val="28"/>
            <w:szCs w:val="28"/>
            <w:rtl/>
          </w:rPr>
          <w:delText xml:space="preserve"> </w:delText>
        </w:r>
      </w:del>
      <w:ins w:id="338" w:author="Saeedi, Faiza" w:date="2025-06-29T22:23:00Z">
        <w:r w:rsidR="00BD10F0" w:rsidRPr="00457BB8">
          <w:rPr>
            <w:rFonts w:ascii="IRNazanin" w:hAnsi="IRNazanin" w:cs="IRNazanin" w:hint="cs"/>
            <w:sz w:val="28"/>
            <w:szCs w:val="28"/>
            <w:rtl/>
            <w:lang w:bidi="fa-IR"/>
          </w:rPr>
          <w:t>فحشا</w:t>
        </w:r>
        <w:r w:rsidR="00BD10F0" w:rsidRPr="00457BB8">
          <w:rPr>
            <w:rFonts w:ascii="IRNazanin" w:hAnsi="IRNazanin" w:cs="IRNazanin"/>
            <w:sz w:val="28"/>
            <w:szCs w:val="28"/>
            <w:rtl/>
          </w:rPr>
          <w:t xml:space="preserve"> </w:t>
        </w:r>
      </w:ins>
      <w:r w:rsidR="00B32C8C" w:rsidRPr="00457BB8">
        <w:rPr>
          <w:rFonts w:ascii="IRNazanin" w:hAnsi="IRNazanin" w:cs="IRNazanin"/>
          <w:sz w:val="28"/>
          <w:szCs w:val="28"/>
          <w:rtl/>
        </w:rPr>
        <w:t>راه‌حل‌هایی بود که پیش پای مردان قرار می‌گرفت</w:t>
      </w:r>
      <w:r w:rsidRPr="00457BB8">
        <w:rPr>
          <w:rFonts w:ascii="IRNazanin" w:hAnsi="IRNazanin" w:cs="IRNazanin"/>
          <w:sz w:val="28"/>
          <w:szCs w:val="28"/>
          <w:rtl/>
        </w:rPr>
        <w:t>، درحالی</w:t>
      </w:r>
      <w:r w:rsidR="00B32C8C" w:rsidRPr="00457BB8">
        <w:rPr>
          <w:rFonts w:ascii="IRNazanin" w:hAnsi="IRNazanin" w:cs="IRNazanin"/>
          <w:sz w:val="28"/>
          <w:szCs w:val="28"/>
          <w:rtl/>
        </w:rPr>
        <w:t>‌</w:t>
      </w:r>
      <w:r w:rsidRPr="00457BB8">
        <w:rPr>
          <w:rFonts w:ascii="IRNazanin" w:hAnsi="IRNazanin" w:cs="IRNazanin"/>
          <w:sz w:val="28"/>
          <w:szCs w:val="28"/>
          <w:rtl/>
        </w:rPr>
        <w:t>که رابطه</w:t>
      </w:r>
      <w:r w:rsidR="00B32C8C" w:rsidRPr="00457BB8">
        <w:rPr>
          <w:rFonts w:ascii="IRNazanin" w:hAnsi="IRNazanin" w:cs="IRNazanin"/>
          <w:sz w:val="28"/>
          <w:szCs w:val="28"/>
          <w:rtl/>
        </w:rPr>
        <w:t>‌</w:t>
      </w:r>
      <w:r w:rsidRPr="00457BB8">
        <w:rPr>
          <w:rFonts w:ascii="IRNazanin" w:hAnsi="IRNazanin" w:cs="IRNazanin"/>
          <w:sz w:val="28"/>
          <w:szCs w:val="28"/>
          <w:rtl/>
        </w:rPr>
        <w:t>های عاشقانه و فرار از خانه، راه گریز ناامیدانه</w:t>
      </w:r>
      <w:r w:rsidR="00B32C8C" w:rsidRPr="00457BB8">
        <w:rPr>
          <w:rFonts w:ascii="IRNazanin" w:hAnsi="IRNazanin" w:cs="IRNazanin"/>
          <w:sz w:val="28"/>
          <w:szCs w:val="28"/>
          <w:rtl/>
        </w:rPr>
        <w:t>‌</w:t>
      </w:r>
      <w:r w:rsidRPr="00457BB8">
        <w:rPr>
          <w:rFonts w:ascii="IRNazanin" w:hAnsi="IRNazanin" w:cs="IRNazanin"/>
          <w:sz w:val="28"/>
          <w:szCs w:val="28"/>
          <w:rtl/>
        </w:rPr>
        <w:t>ای برای معدود زنان جسور فراهم می</w:t>
      </w:r>
      <w:r w:rsidR="00B32C8C" w:rsidRPr="00457BB8">
        <w:rPr>
          <w:rFonts w:ascii="IRNazanin" w:hAnsi="IRNazanin" w:cs="IRNazanin"/>
          <w:sz w:val="28"/>
          <w:szCs w:val="28"/>
          <w:rtl/>
        </w:rPr>
        <w:t>‌</w:t>
      </w:r>
      <w:r w:rsidRPr="00457BB8">
        <w:rPr>
          <w:rFonts w:ascii="IRNazanin" w:hAnsi="IRNazanin" w:cs="IRNazanin"/>
          <w:sz w:val="28"/>
          <w:szCs w:val="28"/>
          <w:rtl/>
        </w:rPr>
        <w:t xml:space="preserve">کرد. </w:t>
      </w:r>
      <w:r w:rsidR="005E28DD" w:rsidRPr="00457BB8">
        <w:rPr>
          <w:rFonts w:ascii="IRNazanin" w:hAnsi="IRNazanin" w:cs="IRNazanin"/>
          <w:sz w:val="28"/>
          <w:szCs w:val="28"/>
          <w:rtl/>
        </w:rPr>
        <w:t xml:space="preserve">در </w:t>
      </w:r>
      <w:r w:rsidR="00961913" w:rsidRPr="00457BB8">
        <w:rPr>
          <w:rFonts w:ascii="IRNazanin" w:hAnsi="IRNazanin" w:cs="IRNazanin" w:hint="cs"/>
          <w:sz w:val="28"/>
          <w:szCs w:val="28"/>
          <w:rtl/>
        </w:rPr>
        <w:t>نتیجه‌ی</w:t>
      </w:r>
      <w:r w:rsidRPr="00457BB8">
        <w:rPr>
          <w:rFonts w:ascii="IRNazanin" w:hAnsi="IRNazanin" w:cs="IRNazanin"/>
          <w:sz w:val="28"/>
          <w:szCs w:val="28"/>
          <w:rtl/>
        </w:rPr>
        <w:t xml:space="preserve"> </w:t>
      </w:r>
      <w:r w:rsidR="005E28DD" w:rsidRPr="00457BB8">
        <w:rPr>
          <w:rFonts w:ascii="IRNazanin" w:hAnsi="IRNazanin" w:cs="IRNazanin"/>
          <w:sz w:val="28"/>
          <w:szCs w:val="28"/>
          <w:rtl/>
        </w:rPr>
        <w:t xml:space="preserve">بالا گرفتن </w:t>
      </w:r>
      <w:r w:rsidRPr="00457BB8">
        <w:rPr>
          <w:rFonts w:ascii="IRNazanin" w:hAnsi="IRNazanin" w:cs="IRNazanin"/>
          <w:sz w:val="28"/>
          <w:szCs w:val="28"/>
          <w:rtl/>
        </w:rPr>
        <w:t>رقابت</w:t>
      </w:r>
      <w:r w:rsidR="00B32C8C" w:rsidRPr="00457BB8">
        <w:rPr>
          <w:rFonts w:ascii="IRNazanin" w:hAnsi="IRNazanin" w:cs="IRNazanin"/>
          <w:sz w:val="28"/>
          <w:szCs w:val="28"/>
          <w:rtl/>
        </w:rPr>
        <w:t>‌</w:t>
      </w:r>
      <w:r w:rsidRPr="00457BB8">
        <w:rPr>
          <w:rFonts w:ascii="IRNazanin" w:hAnsi="IRNazanin" w:cs="IRNazanin"/>
          <w:sz w:val="28"/>
          <w:szCs w:val="28"/>
          <w:rtl/>
        </w:rPr>
        <w:t>های اقتصادی در طول قرن بیستم، برخی خانواده</w:t>
      </w:r>
      <w:r w:rsidR="005E28DD" w:rsidRPr="00457BB8">
        <w:rPr>
          <w:rFonts w:ascii="IRNazanin" w:hAnsi="IRNazanin" w:cs="IRNazanin"/>
          <w:sz w:val="28"/>
          <w:szCs w:val="28"/>
          <w:rtl/>
        </w:rPr>
        <w:t>‌</w:t>
      </w:r>
      <w:r w:rsidRPr="00457BB8">
        <w:rPr>
          <w:rFonts w:ascii="IRNazanin" w:hAnsi="IRNazanin" w:cs="IRNazanin"/>
          <w:sz w:val="28"/>
          <w:szCs w:val="28"/>
          <w:rtl/>
        </w:rPr>
        <w:t xml:space="preserve">های </w:t>
      </w:r>
      <w:r w:rsidR="005E28DD" w:rsidRPr="00457BB8">
        <w:rPr>
          <w:rFonts w:ascii="IRNazanin" w:hAnsi="IRNazanin" w:cs="IRNazanin"/>
          <w:sz w:val="28"/>
          <w:szCs w:val="28"/>
          <w:rtl/>
        </w:rPr>
        <w:t>درانی</w:t>
      </w:r>
      <w:r w:rsidRPr="00457BB8">
        <w:rPr>
          <w:rFonts w:ascii="IRNazanin" w:hAnsi="IRNazanin" w:cs="IRNazanin"/>
          <w:sz w:val="28"/>
          <w:szCs w:val="28"/>
          <w:rtl/>
        </w:rPr>
        <w:t xml:space="preserve"> </w:t>
      </w:r>
      <w:r w:rsidR="00961913" w:rsidRPr="00457BB8">
        <w:rPr>
          <w:rFonts w:ascii="IRNazanin" w:hAnsi="IRNazanin" w:cs="IRNazanin" w:hint="cs"/>
          <w:sz w:val="28"/>
          <w:szCs w:val="28"/>
          <w:rtl/>
        </w:rPr>
        <w:t>ضعیف</w:t>
      </w:r>
      <w:r w:rsidRPr="00457BB8">
        <w:rPr>
          <w:rFonts w:ascii="IRNazanin" w:hAnsi="IRNazanin" w:cs="IRNazanin"/>
          <w:sz w:val="28"/>
          <w:szCs w:val="28"/>
          <w:rtl/>
        </w:rPr>
        <w:t xml:space="preserve"> و تحت ستم، به رعیت</w:t>
      </w:r>
      <w:r w:rsidR="005E28DD" w:rsidRPr="00457BB8">
        <w:rPr>
          <w:rFonts w:ascii="IRNazanin" w:hAnsi="IRNazanin" w:cs="IRNazanin"/>
          <w:sz w:val="28"/>
          <w:szCs w:val="28"/>
          <w:rtl/>
        </w:rPr>
        <w:t>‌</w:t>
      </w:r>
      <w:r w:rsidRPr="00457BB8">
        <w:rPr>
          <w:rFonts w:ascii="IRNazanin" w:hAnsi="IRNazanin" w:cs="IRNazanin"/>
          <w:sz w:val="28"/>
          <w:szCs w:val="28"/>
          <w:rtl/>
        </w:rPr>
        <w:t xml:space="preserve">های </w:t>
      </w:r>
      <w:r w:rsidR="005E28DD" w:rsidRPr="00457BB8">
        <w:rPr>
          <w:rFonts w:ascii="IRNazanin" w:hAnsi="IRNazanin" w:cs="IRNazanin"/>
          <w:sz w:val="28"/>
          <w:szCs w:val="28"/>
          <w:rtl/>
        </w:rPr>
        <w:t xml:space="preserve">فاقد </w:t>
      </w:r>
      <w:r w:rsidRPr="00457BB8">
        <w:rPr>
          <w:rFonts w:ascii="IRNazanin" w:hAnsi="IRNazanin" w:cs="IRNazanin"/>
          <w:sz w:val="28"/>
          <w:szCs w:val="28"/>
          <w:rtl/>
        </w:rPr>
        <w:t>زمین</w:t>
      </w:r>
      <w:r w:rsidR="00627BDD" w:rsidRPr="00457BB8">
        <w:rPr>
          <w:rFonts w:ascii="IRNazanin" w:hAnsi="IRNazanin" w:cs="IRNazanin"/>
          <w:sz w:val="28"/>
          <w:szCs w:val="28"/>
          <w:rtl/>
        </w:rPr>
        <w:t>ِ</w:t>
      </w:r>
      <w:r w:rsidRPr="00457BB8">
        <w:rPr>
          <w:rFonts w:ascii="IRNazanin" w:hAnsi="IRNazanin" w:cs="IRNazanin"/>
          <w:sz w:val="28"/>
          <w:szCs w:val="28"/>
          <w:rtl/>
        </w:rPr>
        <w:t xml:space="preserve"> </w:t>
      </w:r>
      <w:r w:rsidR="005E28DD" w:rsidRPr="00457BB8">
        <w:rPr>
          <w:rFonts w:ascii="IRNazanin" w:hAnsi="IRNazanin" w:cs="IRNazanin"/>
          <w:sz w:val="28"/>
          <w:szCs w:val="28"/>
          <w:rtl/>
        </w:rPr>
        <w:t>زمین‌داران</w:t>
      </w:r>
      <w:r w:rsidRPr="00457BB8">
        <w:rPr>
          <w:rFonts w:ascii="IRNazanin" w:hAnsi="IRNazanin" w:cs="IRNazanin"/>
          <w:sz w:val="28"/>
          <w:szCs w:val="28"/>
          <w:rtl/>
        </w:rPr>
        <w:t xml:space="preserve"> </w:t>
      </w:r>
      <w:r w:rsidR="005E28DD" w:rsidRPr="00457BB8">
        <w:rPr>
          <w:rFonts w:ascii="IRNazanin" w:hAnsi="IRNazanin" w:cs="IRNazanin"/>
          <w:sz w:val="28"/>
          <w:szCs w:val="28"/>
          <w:rtl/>
        </w:rPr>
        <w:t>درانی</w:t>
      </w:r>
      <w:r w:rsidRPr="00457BB8">
        <w:rPr>
          <w:rFonts w:ascii="IRNazanin" w:hAnsi="IRNazanin" w:cs="IRNazanin"/>
          <w:sz w:val="28"/>
          <w:szCs w:val="28"/>
          <w:rtl/>
        </w:rPr>
        <w:t xml:space="preserve"> تبدیل شدند یا</w:t>
      </w:r>
      <w:r w:rsidR="005E28DD" w:rsidRPr="00457BB8">
        <w:rPr>
          <w:rFonts w:ascii="IRNazanin" w:hAnsi="IRNazanin" w:cs="IRNazanin"/>
          <w:sz w:val="28"/>
          <w:szCs w:val="28"/>
          <w:rtl/>
        </w:rPr>
        <w:t xml:space="preserve"> به ترک</w:t>
      </w:r>
      <w:r w:rsidR="000349AC" w:rsidRPr="00457BB8">
        <w:rPr>
          <w:rFonts w:ascii="IRNazanin" w:hAnsi="IRNazanin" w:cs="IRNazanin"/>
          <w:sz w:val="28"/>
          <w:szCs w:val="28"/>
          <w:rtl/>
        </w:rPr>
        <w:t xml:space="preserve"> محل زندگی</w:t>
      </w:r>
      <w:r w:rsidRPr="00457BB8">
        <w:rPr>
          <w:rFonts w:ascii="IRNazanin" w:hAnsi="IRNazanin" w:cs="IRNazanin"/>
          <w:sz w:val="28"/>
          <w:szCs w:val="28"/>
          <w:rtl/>
        </w:rPr>
        <w:t xml:space="preserve"> و هویت</w:t>
      </w:r>
      <w:r w:rsidR="00ED63CF" w:rsidRPr="00457BB8">
        <w:rPr>
          <w:rFonts w:ascii="IRNazanin" w:hAnsi="IRNazanin" w:cs="IRNazanin"/>
          <w:sz w:val="28"/>
          <w:szCs w:val="28"/>
          <w:rtl/>
        </w:rPr>
        <w:t xml:space="preserve"> برتر خود</w:t>
      </w:r>
      <w:r w:rsidRPr="00457BB8">
        <w:rPr>
          <w:rFonts w:ascii="IRNazanin" w:hAnsi="IRNazanin" w:cs="IRNazanin"/>
          <w:sz w:val="28"/>
          <w:szCs w:val="28"/>
          <w:rtl/>
        </w:rPr>
        <w:t xml:space="preserve"> </w:t>
      </w:r>
      <w:r w:rsidR="00ED63CF" w:rsidRPr="00457BB8">
        <w:rPr>
          <w:rFonts w:ascii="IRNazanin" w:hAnsi="IRNazanin" w:cs="IRNazanin"/>
          <w:sz w:val="28"/>
          <w:szCs w:val="28"/>
          <w:rtl/>
        </w:rPr>
        <w:t>مجبور شدند</w:t>
      </w:r>
      <w:r w:rsidR="00627BDD" w:rsidRPr="00457BB8">
        <w:rPr>
          <w:rFonts w:ascii="IRNazanin" w:hAnsi="IRNazanin" w:cs="IRNazanin"/>
          <w:sz w:val="28"/>
          <w:szCs w:val="28"/>
          <w:rtl/>
        </w:rPr>
        <w:t>.</w:t>
      </w:r>
    </w:p>
    <w:p w14:paraId="0F598814" w14:textId="77777777" w:rsidR="00627BDD" w:rsidRPr="00457BB8" w:rsidRDefault="00627BDD" w:rsidP="00E73133">
      <w:pPr>
        <w:bidi/>
        <w:jc w:val="both"/>
        <w:rPr>
          <w:rFonts w:ascii="IRNazanin" w:hAnsi="IRNazanin" w:cs="IRNazanin"/>
          <w:sz w:val="28"/>
          <w:szCs w:val="28"/>
          <w:rtl/>
        </w:rPr>
      </w:pPr>
    </w:p>
    <w:p w14:paraId="0EC9A951" w14:textId="2C039EAB" w:rsidR="00225631" w:rsidRPr="00457BB8" w:rsidRDefault="006C3660" w:rsidP="00E73133">
      <w:pPr>
        <w:bidi/>
        <w:jc w:val="both"/>
        <w:rPr>
          <w:rFonts w:ascii="IRNazanin" w:hAnsi="IRNazanin" w:cs="IRNazanin"/>
          <w:b/>
          <w:bCs/>
          <w:sz w:val="28"/>
          <w:szCs w:val="28"/>
          <w:rtl/>
          <w:lang w:bidi="fa-IR"/>
        </w:rPr>
      </w:pPr>
      <w:r w:rsidRPr="00457BB8">
        <w:rPr>
          <w:rFonts w:ascii="IRNazanin" w:hAnsi="IRNazanin" w:cs="IRNazanin"/>
          <w:b/>
          <w:bCs/>
          <w:sz w:val="28"/>
          <w:szCs w:val="28"/>
          <w:rtl/>
          <w:lang w:bidi="fa-IR"/>
        </w:rPr>
        <w:t>روایت‌گری با رویکردی متمایز</w:t>
      </w:r>
    </w:p>
    <w:p w14:paraId="14B70423" w14:textId="49184A34" w:rsidR="006C3660" w:rsidRPr="00457BB8" w:rsidRDefault="00B437F3" w:rsidP="00E73133">
      <w:pPr>
        <w:bidi/>
        <w:jc w:val="both"/>
        <w:rPr>
          <w:rFonts w:ascii="IRNazanin" w:hAnsi="IRNazanin" w:cs="IRNazanin"/>
          <w:sz w:val="28"/>
          <w:szCs w:val="28"/>
          <w:lang w:bidi="fa-IR"/>
        </w:rPr>
      </w:pPr>
      <w:r w:rsidRPr="00457BB8">
        <w:rPr>
          <w:rFonts w:ascii="IRNazanin" w:hAnsi="IRNazanin" w:cs="IRNazanin"/>
          <w:sz w:val="28"/>
          <w:szCs w:val="28"/>
          <w:rtl/>
        </w:rPr>
        <w:t>اثرِ</w:t>
      </w:r>
      <w:r w:rsidR="006C3660" w:rsidRPr="00457BB8">
        <w:rPr>
          <w:rFonts w:ascii="IRNazanin" w:hAnsi="IRNazanin" w:cs="IRNazanin"/>
          <w:sz w:val="28"/>
          <w:szCs w:val="28"/>
          <w:rtl/>
        </w:rPr>
        <w:t xml:space="preserve"> نانسی تاپر</w:t>
      </w:r>
      <w:r w:rsidR="000D5C15" w:rsidRPr="00457BB8">
        <w:rPr>
          <w:rFonts w:ascii="IRNazanin" w:hAnsi="IRNazanin" w:cs="IRNazanin"/>
          <w:sz w:val="28"/>
          <w:szCs w:val="28"/>
          <w:rtl/>
        </w:rPr>
        <w:t xml:space="preserve"> </w:t>
      </w:r>
      <w:ins w:id="339" w:author="Saeedi, Faiza" w:date="2025-06-05T23:45:00Z">
        <w:r w:rsidR="00AF1611" w:rsidRPr="00457BB8">
          <w:rPr>
            <w:rFonts w:ascii="IRNazanin" w:hAnsi="IRNazanin" w:cs="IRNazanin" w:hint="eastAsia"/>
            <w:sz w:val="28"/>
            <w:szCs w:val="28"/>
            <w:rtl/>
          </w:rPr>
          <w:t>«</w:t>
        </w:r>
      </w:ins>
      <w:del w:id="340" w:author="Saeedi, Faiza" w:date="2025-06-05T23:45:00Z">
        <w:r w:rsidR="000D5C15" w:rsidRPr="00457BB8" w:rsidDel="00AF1611">
          <w:rPr>
            <w:rFonts w:ascii="IRNazanin" w:hAnsi="IRNazanin" w:cs="IRNazanin"/>
            <w:sz w:val="28"/>
            <w:szCs w:val="28"/>
            <w:rtl/>
          </w:rPr>
          <w:delText>(</w:delText>
        </w:r>
      </w:del>
      <w:r w:rsidR="000D5C15" w:rsidRPr="00457BB8">
        <w:rPr>
          <w:rFonts w:ascii="IRNazanin" w:hAnsi="IRNazanin" w:cs="IRNazanin"/>
          <w:sz w:val="28"/>
          <w:szCs w:val="28"/>
          <w:rtl/>
        </w:rPr>
        <w:t>عروس‌های سربدل</w:t>
      </w:r>
      <w:ins w:id="341" w:author="Saeedi, Faiza" w:date="2025-06-29T22:24:00Z">
        <w:r w:rsidR="00BD10F0" w:rsidRPr="00457BB8">
          <w:rPr>
            <w:rStyle w:val="FootnoteReference"/>
            <w:rFonts w:ascii="IRNazanin" w:hAnsi="IRNazanin" w:cs="IRNazanin"/>
            <w:sz w:val="28"/>
            <w:szCs w:val="28"/>
            <w:rtl/>
          </w:rPr>
          <w:footnoteReference w:id="2"/>
        </w:r>
      </w:ins>
      <w:ins w:id="346" w:author="Saeedi, Faiza" w:date="2025-06-05T23:46:00Z">
        <w:r w:rsidR="00AF1611" w:rsidRPr="00457BB8">
          <w:rPr>
            <w:rFonts w:ascii="IRNazanin" w:hAnsi="IRNazanin" w:cs="IRNazanin" w:hint="eastAsia"/>
            <w:sz w:val="28"/>
            <w:szCs w:val="28"/>
            <w:rtl/>
          </w:rPr>
          <w:t>»</w:t>
        </w:r>
      </w:ins>
      <w:ins w:id="347" w:author="Saeedi, Faiza" w:date="2025-06-29T22:25:00Z">
        <w:r w:rsidR="00BD10F0" w:rsidRPr="00457BB8">
          <w:rPr>
            <w:rFonts w:ascii="IRNazanin" w:hAnsi="IRNazanin" w:cs="IRNazanin"/>
            <w:sz w:val="28"/>
            <w:szCs w:val="28"/>
            <w:rtl/>
          </w:rPr>
          <w:t xml:space="preserve"> که</w:t>
        </w:r>
      </w:ins>
      <w:del w:id="348" w:author="Saeedi, Faiza" w:date="2025-06-05T23:45:00Z">
        <w:r w:rsidR="000D5C15" w:rsidRPr="00457BB8" w:rsidDel="00AF1611">
          <w:rPr>
            <w:rFonts w:ascii="IRNazanin" w:hAnsi="IRNazanin" w:cs="IRNazanin"/>
            <w:sz w:val="28"/>
            <w:szCs w:val="28"/>
            <w:rtl/>
          </w:rPr>
          <w:delText>)</w:delText>
        </w:r>
      </w:del>
      <w:del w:id="349" w:author="Saeedi, Faiza" w:date="2025-06-05T23:46:00Z">
        <w:r w:rsidR="006C3660" w:rsidRPr="00457BB8" w:rsidDel="00AF1611">
          <w:rPr>
            <w:rFonts w:ascii="IRNazanin" w:hAnsi="IRNazanin" w:cs="IRNazanin"/>
            <w:sz w:val="28"/>
            <w:szCs w:val="28"/>
            <w:rtl/>
          </w:rPr>
          <w:delText xml:space="preserve"> </w:delText>
        </w:r>
        <w:r w:rsidRPr="00457BB8" w:rsidDel="00AF1611">
          <w:rPr>
            <w:rFonts w:ascii="IRNazanin" w:hAnsi="IRNazanin" w:cs="IRNazanin"/>
            <w:sz w:val="28"/>
            <w:szCs w:val="28"/>
            <w:rtl/>
          </w:rPr>
          <w:delText>ـ</w:delText>
        </w:r>
        <w:r w:rsidR="006C3660" w:rsidRPr="00457BB8" w:rsidDel="00AF1611">
          <w:rPr>
            <w:rFonts w:ascii="IRNazanin" w:hAnsi="IRNazanin" w:cs="IRNazanin"/>
            <w:sz w:val="28"/>
            <w:szCs w:val="28"/>
            <w:rtl/>
          </w:rPr>
          <w:delText xml:space="preserve"> که</w:delText>
        </w:r>
      </w:del>
      <w:r w:rsidR="006C3660" w:rsidRPr="00457BB8">
        <w:rPr>
          <w:rFonts w:ascii="IRNazanin" w:hAnsi="IRNazanin" w:cs="IRNazanin"/>
          <w:sz w:val="28"/>
          <w:szCs w:val="28"/>
          <w:rtl/>
        </w:rPr>
        <w:t xml:space="preserve"> تحلیل</w:t>
      </w:r>
      <w:ins w:id="350" w:author="Saeedi, Faiza" w:date="2025-06-29T22:25:00Z">
        <w:r w:rsidR="00BD10F0" w:rsidRPr="00457BB8">
          <w:rPr>
            <w:rFonts w:ascii="IRNazanin" w:hAnsi="IRNazanin" w:cs="IRNazanin"/>
            <w:sz w:val="28"/>
            <w:szCs w:val="28"/>
          </w:rPr>
          <w:t xml:space="preserve"> </w:t>
        </w:r>
        <w:r w:rsidR="00BD10F0" w:rsidRPr="00457BB8">
          <w:rPr>
            <w:rFonts w:ascii="IRNazanin" w:hAnsi="IRNazanin" w:cs="IRNazanin" w:hint="cs"/>
            <w:sz w:val="28"/>
            <w:szCs w:val="28"/>
            <w:rtl/>
            <w:lang w:bidi="fa-IR"/>
          </w:rPr>
          <w:t>بالا</w:t>
        </w:r>
        <w:r w:rsidR="00BD10F0" w:rsidRPr="00457BB8">
          <w:rPr>
            <w:rFonts w:ascii="IRNazanin" w:hAnsi="IRNazanin" w:cs="IRNazanin"/>
            <w:sz w:val="28"/>
            <w:szCs w:val="28"/>
            <w:rtl/>
            <w:lang w:bidi="fa-IR"/>
          </w:rPr>
          <w:t xml:space="preserve"> </w:t>
        </w:r>
      </w:ins>
      <w:del w:id="351" w:author="Saeedi, Faiza" w:date="2025-06-29T22:25:00Z">
        <w:r w:rsidR="006C3660" w:rsidRPr="00457BB8" w:rsidDel="00BD10F0">
          <w:rPr>
            <w:rFonts w:ascii="IRNazanin" w:hAnsi="IRNazanin" w:cs="IRNazanin"/>
            <w:sz w:val="28"/>
            <w:szCs w:val="28"/>
            <w:rtl/>
          </w:rPr>
          <w:delText xml:space="preserve"> پیشین </w:delText>
        </w:r>
      </w:del>
      <w:r w:rsidR="006C3660" w:rsidRPr="00457BB8">
        <w:rPr>
          <w:rFonts w:ascii="IRNazanin" w:hAnsi="IRNazanin" w:cs="IRNazanin"/>
          <w:sz w:val="28"/>
          <w:szCs w:val="28"/>
          <w:rtl/>
        </w:rPr>
        <w:t>دربارهٔ جامعه</w:t>
      </w:r>
      <w:r w:rsidRPr="00457BB8">
        <w:rPr>
          <w:rFonts w:ascii="IRNazanin" w:hAnsi="IRNazanin" w:cs="IRNazanin"/>
          <w:sz w:val="28"/>
          <w:szCs w:val="28"/>
          <w:rtl/>
        </w:rPr>
        <w:t>‌ی</w:t>
      </w:r>
      <w:r w:rsidR="006C3660" w:rsidRPr="00457BB8">
        <w:rPr>
          <w:rFonts w:ascii="IRNazanin" w:hAnsi="IRNazanin" w:cs="IRNazanin"/>
          <w:sz w:val="28"/>
          <w:szCs w:val="28"/>
          <w:rtl/>
        </w:rPr>
        <w:t xml:space="preserve"> پیروزی را با چندین مطالعه</w:t>
      </w:r>
      <w:r w:rsidRPr="00457BB8">
        <w:rPr>
          <w:rFonts w:ascii="IRNazanin" w:hAnsi="IRNazanin" w:cs="IRNazanin"/>
          <w:sz w:val="28"/>
          <w:szCs w:val="28"/>
          <w:rtl/>
        </w:rPr>
        <w:t>‌ی</w:t>
      </w:r>
      <w:r w:rsidR="006C3660" w:rsidRPr="00457BB8">
        <w:rPr>
          <w:rFonts w:ascii="IRNazanin" w:hAnsi="IRNazanin" w:cs="IRNazanin"/>
          <w:sz w:val="28"/>
          <w:szCs w:val="28"/>
          <w:rtl/>
        </w:rPr>
        <w:t xml:space="preserve"> موردی به</w:t>
      </w:r>
      <w:r w:rsidRPr="00457BB8">
        <w:rPr>
          <w:rFonts w:ascii="IRNazanin" w:hAnsi="IRNazanin" w:cs="IRNazanin"/>
          <w:sz w:val="28"/>
          <w:szCs w:val="28"/>
          <w:rtl/>
        </w:rPr>
        <w:t xml:space="preserve">‌ </w:t>
      </w:r>
      <w:r w:rsidR="006C3660" w:rsidRPr="00457BB8">
        <w:rPr>
          <w:rFonts w:ascii="IRNazanin" w:hAnsi="IRNazanin" w:cs="IRNazanin"/>
          <w:sz w:val="28"/>
          <w:szCs w:val="28"/>
          <w:rtl/>
        </w:rPr>
        <w:t>تفصیل بررسی می</w:t>
      </w:r>
      <w:r w:rsidRPr="00457BB8">
        <w:rPr>
          <w:rFonts w:ascii="IRNazanin" w:hAnsi="IRNazanin" w:cs="IRNazanin"/>
          <w:sz w:val="28"/>
          <w:szCs w:val="28"/>
          <w:rtl/>
        </w:rPr>
        <w:t>‌</w:t>
      </w:r>
      <w:r w:rsidR="006C3660" w:rsidRPr="00457BB8">
        <w:rPr>
          <w:rFonts w:ascii="IRNazanin" w:hAnsi="IRNazanin" w:cs="IRNazanin"/>
          <w:sz w:val="28"/>
          <w:szCs w:val="28"/>
          <w:rtl/>
        </w:rPr>
        <w:t>کند</w:t>
      </w:r>
      <w:del w:id="352" w:author="Saeedi, Faiza" w:date="2025-06-29T22:25:00Z">
        <w:r w:rsidR="006C3660" w:rsidRPr="00457BB8" w:rsidDel="00BD10F0">
          <w:rPr>
            <w:rFonts w:ascii="IRNazanin" w:hAnsi="IRNazanin" w:cs="IRNazanin"/>
            <w:sz w:val="28"/>
            <w:szCs w:val="28"/>
            <w:rtl/>
          </w:rPr>
          <w:delText xml:space="preserve"> </w:delText>
        </w:r>
      </w:del>
      <w:ins w:id="353" w:author="Saeedi, Faiza" w:date="2025-06-29T22:25:00Z">
        <w:r w:rsidR="00BD10F0" w:rsidRPr="00457BB8">
          <w:rPr>
            <w:rFonts w:ascii="IRNazanin" w:hAnsi="IRNazanin" w:cs="IRNazanin" w:hint="cs"/>
            <w:sz w:val="28"/>
            <w:szCs w:val="28"/>
            <w:rtl/>
          </w:rPr>
          <w:t>،‌</w:t>
        </w:r>
        <w:r w:rsidR="00BD10F0" w:rsidRPr="00457BB8">
          <w:rPr>
            <w:rFonts w:ascii="IRNazanin" w:hAnsi="IRNazanin" w:cs="IRNazanin"/>
            <w:sz w:val="28"/>
            <w:szCs w:val="28"/>
            <w:rtl/>
          </w:rPr>
          <w:t xml:space="preserve"> </w:t>
        </w:r>
      </w:ins>
      <w:del w:id="354" w:author="Saeedi, Faiza" w:date="2025-06-29T22:25:00Z">
        <w:r w:rsidRPr="00457BB8" w:rsidDel="00BD10F0">
          <w:rPr>
            <w:rFonts w:ascii="IRNazanin" w:hAnsi="IRNazanin" w:cs="IRNazanin"/>
            <w:sz w:val="28"/>
            <w:szCs w:val="28"/>
            <w:rtl/>
          </w:rPr>
          <w:delText>ـ</w:delText>
        </w:r>
        <w:r w:rsidR="006C3660" w:rsidRPr="00457BB8" w:rsidDel="00BD10F0">
          <w:rPr>
            <w:rFonts w:ascii="IRNazanin" w:hAnsi="IRNazanin" w:cs="IRNazanin"/>
            <w:sz w:val="28"/>
            <w:szCs w:val="28"/>
            <w:rtl/>
          </w:rPr>
          <w:delText xml:space="preserve"> </w:delText>
        </w:r>
      </w:del>
      <w:r w:rsidR="006C3660" w:rsidRPr="00457BB8">
        <w:rPr>
          <w:rFonts w:ascii="IRNazanin" w:hAnsi="IRNazanin" w:cs="IRNazanin"/>
          <w:sz w:val="28"/>
          <w:szCs w:val="28"/>
          <w:rtl/>
        </w:rPr>
        <w:t>تا</w:t>
      </w:r>
      <w:r w:rsidRPr="00457BB8">
        <w:rPr>
          <w:rFonts w:ascii="IRNazanin" w:hAnsi="IRNazanin" w:cs="IRNazanin"/>
          <w:sz w:val="28"/>
          <w:szCs w:val="28"/>
          <w:rtl/>
        </w:rPr>
        <w:t xml:space="preserve"> </w:t>
      </w:r>
      <w:r w:rsidR="006C3660" w:rsidRPr="00457BB8">
        <w:rPr>
          <w:rFonts w:ascii="IRNazanin" w:hAnsi="IRNazanin" w:cs="IRNazanin"/>
          <w:sz w:val="28"/>
          <w:szCs w:val="28"/>
          <w:rtl/>
        </w:rPr>
        <w:t>کنون مهم</w:t>
      </w:r>
      <w:r w:rsidRPr="00457BB8">
        <w:rPr>
          <w:rFonts w:ascii="IRNazanin" w:hAnsi="IRNazanin" w:cs="IRNazanin"/>
          <w:sz w:val="28"/>
          <w:szCs w:val="28"/>
        </w:rPr>
        <w:t>‌</w:t>
      </w:r>
      <w:r w:rsidR="006C3660" w:rsidRPr="00457BB8">
        <w:rPr>
          <w:rFonts w:ascii="IRNazanin" w:hAnsi="IRNazanin" w:cs="IRNazanin"/>
          <w:sz w:val="28"/>
          <w:szCs w:val="28"/>
          <w:rtl/>
        </w:rPr>
        <w:t>تر</w:t>
      </w:r>
      <w:r w:rsidR="006C3660" w:rsidRPr="00457BB8">
        <w:rPr>
          <w:rFonts w:ascii="IRNazanin" w:hAnsi="IRNazanin" w:cs="IRNazanin" w:hint="cs"/>
          <w:sz w:val="28"/>
          <w:szCs w:val="28"/>
          <w:rtl/>
        </w:rPr>
        <w:t>ین</w:t>
      </w:r>
      <w:r w:rsidR="006C3660" w:rsidRPr="00457BB8">
        <w:rPr>
          <w:rFonts w:ascii="IRNazanin" w:hAnsi="IRNazanin" w:cs="IRNazanin"/>
          <w:sz w:val="28"/>
          <w:szCs w:val="28"/>
          <w:rtl/>
        </w:rPr>
        <w:t xml:space="preserve"> </w:t>
      </w:r>
      <w:r w:rsidRPr="00457BB8">
        <w:rPr>
          <w:rFonts w:ascii="IRNazanin" w:hAnsi="IRNazanin" w:cs="IRNazanin"/>
          <w:sz w:val="28"/>
          <w:szCs w:val="28"/>
          <w:rtl/>
        </w:rPr>
        <w:t>اثر</w:t>
      </w:r>
      <w:r w:rsidR="006C3660" w:rsidRPr="00457BB8">
        <w:rPr>
          <w:rFonts w:ascii="IRNazanin" w:hAnsi="IRNazanin" w:cs="IRNazanin"/>
          <w:sz w:val="28"/>
          <w:szCs w:val="28"/>
          <w:rtl/>
        </w:rPr>
        <w:t xml:space="preserve"> حاصل از پژوهش م</w:t>
      </w:r>
      <w:r w:rsidR="006C3660" w:rsidRPr="00457BB8">
        <w:rPr>
          <w:rFonts w:ascii="IRNazanin" w:hAnsi="IRNazanin" w:cs="IRNazanin" w:hint="cs"/>
          <w:sz w:val="28"/>
          <w:szCs w:val="28"/>
          <w:rtl/>
        </w:rPr>
        <w:t>یدانی</w:t>
      </w:r>
      <w:r w:rsidRPr="00457BB8">
        <w:rPr>
          <w:rFonts w:ascii="IRNazanin" w:hAnsi="IRNazanin" w:cs="IRNazanin"/>
          <w:sz w:val="28"/>
          <w:szCs w:val="28"/>
        </w:rPr>
        <w:t>‌</w:t>
      </w:r>
      <w:r w:rsidRPr="00457BB8">
        <w:rPr>
          <w:rFonts w:ascii="IRNazanin" w:hAnsi="IRNazanin" w:cs="IRNazanin"/>
          <w:sz w:val="28"/>
          <w:szCs w:val="28"/>
          <w:rtl/>
        </w:rPr>
        <w:t xml:space="preserve"> </w:t>
      </w:r>
      <w:r w:rsidR="006C3660" w:rsidRPr="00457BB8">
        <w:rPr>
          <w:rFonts w:ascii="IRNazanin" w:hAnsi="IRNazanin" w:cs="IRNazanin"/>
          <w:sz w:val="28"/>
          <w:szCs w:val="28"/>
          <w:rtl/>
        </w:rPr>
        <w:t>ما بوده است. از نظر سبک و مخاطب، «عروس</w:t>
      </w:r>
      <w:r w:rsidR="000D5C15" w:rsidRPr="00457BB8">
        <w:rPr>
          <w:rFonts w:ascii="IRNazanin" w:hAnsi="IRNazanin" w:cs="IRNazanin"/>
          <w:sz w:val="28"/>
          <w:szCs w:val="28"/>
          <w:rtl/>
        </w:rPr>
        <w:t>‌</w:t>
      </w:r>
      <w:r w:rsidR="006C3660" w:rsidRPr="00457BB8">
        <w:rPr>
          <w:rFonts w:ascii="IRNazanin" w:hAnsi="IRNazanin" w:cs="IRNazanin"/>
          <w:sz w:val="28"/>
          <w:szCs w:val="28"/>
          <w:rtl/>
        </w:rPr>
        <w:t xml:space="preserve">های </w:t>
      </w:r>
      <w:r w:rsidR="000D5C15" w:rsidRPr="00457BB8">
        <w:rPr>
          <w:rFonts w:ascii="IRNazanin" w:hAnsi="IRNazanin" w:cs="IRNazanin"/>
          <w:sz w:val="28"/>
          <w:szCs w:val="28"/>
          <w:rtl/>
        </w:rPr>
        <w:t>سربدل</w:t>
      </w:r>
      <w:r w:rsidR="006C3660" w:rsidRPr="00457BB8">
        <w:rPr>
          <w:rFonts w:ascii="IRNazanin" w:hAnsi="IRNazanin" w:cs="IRNazanin"/>
          <w:sz w:val="28"/>
          <w:szCs w:val="28"/>
          <w:rtl/>
        </w:rPr>
        <w:t xml:space="preserve">» یک </w:t>
      </w:r>
      <w:r w:rsidR="000D5C15" w:rsidRPr="00457BB8">
        <w:rPr>
          <w:rFonts w:ascii="IRNazanin" w:hAnsi="IRNazanin" w:cs="IRNazanin"/>
          <w:sz w:val="28"/>
          <w:szCs w:val="28"/>
          <w:rtl/>
        </w:rPr>
        <w:t>اثر</w:t>
      </w:r>
      <w:r w:rsidR="006C3660" w:rsidRPr="00457BB8">
        <w:rPr>
          <w:rFonts w:ascii="IRNazanin" w:hAnsi="IRNazanin" w:cs="IRNazanin"/>
          <w:sz w:val="28"/>
          <w:szCs w:val="28"/>
          <w:rtl/>
        </w:rPr>
        <w:t xml:space="preserve"> قوم</w:t>
      </w:r>
      <w:r w:rsidR="000D5C15" w:rsidRPr="00457BB8">
        <w:rPr>
          <w:rFonts w:ascii="IRNazanin" w:hAnsi="IRNazanin" w:cs="IRNazanin"/>
          <w:sz w:val="28"/>
          <w:szCs w:val="28"/>
          <w:rtl/>
        </w:rPr>
        <w:t>‌</w:t>
      </w:r>
      <w:r w:rsidR="006C3660" w:rsidRPr="00457BB8">
        <w:rPr>
          <w:rFonts w:ascii="IRNazanin" w:hAnsi="IRNazanin" w:cs="IRNazanin"/>
          <w:sz w:val="28"/>
          <w:szCs w:val="28"/>
          <w:rtl/>
        </w:rPr>
        <w:t>نگارانه</w:t>
      </w:r>
      <w:r w:rsidR="000D5C15" w:rsidRPr="00457BB8">
        <w:rPr>
          <w:rFonts w:ascii="IRNazanin" w:hAnsi="IRNazanin" w:cs="IRNazanin"/>
          <w:sz w:val="28"/>
          <w:szCs w:val="28"/>
          <w:rtl/>
        </w:rPr>
        <w:t>‌ی</w:t>
      </w:r>
      <w:r w:rsidR="006C3660" w:rsidRPr="00457BB8">
        <w:rPr>
          <w:rFonts w:ascii="IRNazanin" w:hAnsi="IRNazanin" w:cs="IRNazanin"/>
          <w:sz w:val="28"/>
          <w:szCs w:val="28"/>
          <w:rtl/>
        </w:rPr>
        <w:t xml:space="preserve"> عالی اما </w:t>
      </w:r>
      <w:r w:rsidR="000D5C15" w:rsidRPr="00457BB8">
        <w:rPr>
          <w:rFonts w:ascii="IRNazanin" w:hAnsi="IRNazanin" w:cs="IRNazanin"/>
          <w:sz w:val="28"/>
          <w:szCs w:val="28"/>
          <w:rtl/>
        </w:rPr>
        <w:t>مرسوم</w:t>
      </w:r>
      <w:r w:rsidR="006C3660" w:rsidRPr="00457BB8">
        <w:rPr>
          <w:rFonts w:ascii="IRNazanin" w:hAnsi="IRNazanin" w:cs="IRNazanin"/>
          <w:sz w:val="28"/>
          <w:szCs w:val="28"/>
          <w:rtl/>
        </w:rPr>
        <w:t xml:space="preserve"> است. با</w:t>
      </w:r>
      <w:r w:rsidR="000D5C15" w:rsidRPr="00457BB8">
        <w:rPr>
          <w:rFonts w:ascii="IRNazanin" w:hAnsi="IRNazanin" w:cs="IRNazanin"/>
          <w:sz w:val="28"/>
          <w:szCs w:val="28"/>
          <w:rtl/>
        </w:rPr>
        <w:t xml:space="preserve"> </w:t>
      </w:r>
      <w:r w:rsidR="006C3660" w:rsidRPr="00457BB8">
        <w:rPr>
          <w:rFonts w:ascii="IRNazanin" w:hAnsi="IRNazanin" w:cs="IRNazanin"/>
          <w:sz w:val="28"/>
          <w:szCs w:val="28"/>
          <w:rtl/>
        </w:rPr>
        <w:t>این</w:t>
      </w:r>
      <w:r w:rsidR="000D5C15" w:rsidRPr="00457BB8">
        <w:rPr>
          <w:rFonts w:ascii="IRNazanin" w:hAnsi="IRNazanin" w:cs="IRNazanin"/>
          <w:sz w:val="28"/>
          <w:szCs w:val="28"/>
          <w:rtl/>
        </w:rPr>
        <w:t xml:space="preserve"> </w:t>
      </w:r>
      <w:r w:rsidR="006C3660" w:rsidRPr="00457BB8">
        <w:rPr>
          <w:rFonts w:ascii="IRNazanin" w:hAnsi="IRNazanin" w:cs="IRNazanin"/>
          <w:sz w:val="28"/>
          <w:szCs w:val="28"/>
          <w:rtl/>
        </w:rPr>
        <w:t xml:space="preserve">حال، حتی در دوران اقامت در </w:t>
      </w:r>
      <w:r w:rsidR="00073F1F" w:rsidRPr="00457BB8">
        <w:rPr>
          <w:rFonts w:ascii="IRNazanin" w:hAnsi="IRNazanin" w:cs="IRNazanin" w:hint="cs"/>
          <w:sz w:val="28"/>
          <w:szCs w:val="28"/>
          <w:rtl/>
        </w:rPr>
        <w:t>محل</w:t>
      </w:r>
      <w:r w:rsidR="006C3660" w:rsidRPr="00457BB8">
        <w:rPr>
          <w:rFonts w:ascii="IRNazanin" w:hAnsi="IRNazanin" w:cs="IRNazanin"/>
          <w:sz w:val="28"/>
          <w:szCs w:val="28"/>
          <w:rtl/>
        </w:rPr>
        <w:t xml:space="preserve"> تحقیق، به ژانرهای نوشتاری دیگری فکر می</w:t>
      </w:r>
      <w:r w:rsidR="000D5C15" w:rsidRPr="00457BB8">
        <w:rPr>
          <w:rFonts w:ascii="IRNazanin" w:hAnsi="IRNazanin" w:cs="IRNazanin"/>
          <w:sz w:val="28"/>
          <w:szCs w:val="28"/>
          <w:rtl/>
        </w:rPr>
        <w:t>‌</w:t>
      </w:r>
      <w:r w:rsidR="006C3660" w:rsidRPr="00457BB8">
        <w:rPr>
          <w:rFonts w:ascii="IRNazanin" w:hAnsi="IRNazanin" w:cs="IRNazanin"/>
          <w:sz w:val="28"/>
          <w:szCs w:val="28"/>
          <w:rtl/>
        </w:rPr>
        <w:t>کردیم که بتوانند مردم پرشور و جذابی را که می</w:t>
      </w:r>
      <w:r w:rsidR="000D5C15" w:rsidRPr="00457BB8">
        <w:rPr>
          <w:rFonts w:ascii="IRNazanin" w:hAnsi="IRNazanin" w:cs="IRNazanin"/>
          <w:sz w:val="28"/>
          <w:szCs w:val="28"/>
          <w:rtl/>
        </w:rPr>
        <w:t>‌</w:t>
      </w:r>
      <w:r w:rsidR="006C3660" w:rsidRPr="00457BB8">
        <w:rPr>
          <w:rFonts w:ascii="IRNazanin" w:hAnsi="IRNazanin" w:cs="IRNazanin"/>
          <w:sz w:val="28"/>
          <w:szCs w:val="28"/>
          <w:rtl/>
        </w:rPr>
        <w:t>شناختیم، دقیق</w:t>
      </w:r>
      <w:r w:rsidR="000D5C15" w:rsidRPr="00457BB8">
        <w:rPr>
          <w:rFonts w:ascii="IRNazanin" w:hAnsi="IRNazanin" w:cs="IRNazanin"/>
          <w:sz w:val="28"/>
          <w:szCs w:val="28"/>
          <w:rtl/>
        </w:rPr>
        <w:t>‌</w:t>
      </w:r>
      <w:r w:rsidR="006C3660" w:rsidRPr="00457BB8">
        <w:rPr>
          <w:rFonts w:ascii="IRNazanin" w:hAnsi="IRNazanin" w:cs="IRNazanin"/>
          <w:sz w:val="28"/>
          <w:szCs w:val="28"/>
          <w:rtl/>
        </w:rPr>
        <w:t>تر بازنمایی کنند. از همان آغاز می</w:t>
      </w:r>
      <w:r w:rsidR="000D5C15" w:rsidRPr="00457BB8">
        <w:rPr>
          <w:rFonts w:ascii="IRNazanin" w:hAnsi="IRNazanin" w:cs="IRNazanin"/>
          <w:sz w:val="28"/>
          <w:szCs w:val="28"/>
          <w:rtl/>
        </w:rPr>
        <w:t>‌</w:t>
      </w:r>
      <w:r w:rsidR="006C3660" w:rsidRPr="00457BB8">
        <w:rPr>
          <w:rFonts w:ascii="IRNazanin" w:hAnsi="IRNazanin" w:cs="IRNazanin"/>
          <w:sz w:val="28"/>
          <w:szCs w:val="28"/>
          <w:rtl/>
        </w:rPr>
        <w:t>دانستیم که قوم</w:t>
      </w:r>
      <w:r w:rsidR="000D5C15" w:rsidRPr="00457BB8">
        <w:rPr>
          <w:rFonts w:ascii="IRNazanin" w:hAnsi="IRNazanin" w:cs="IRNazanin"/>
          <w:sz w:val="28"/>
          <w:szCs w:val="28"/>
          <w:rtl/>
        </w:rPr>
        <w:t>‌</w:t>
      </w:r>
      <w:r w:rsidR="006C3660" w:rsidRPr="00457BB8">
        <w:rPr>
          <w:rFonts w:ascii="IRNazanin" w:hAnsi="IRNazanin" w:cs="IRNazanin"/>
          <w:sz w:val="28"/>
          <w:szCs w:val="28"/>
          <w:rtl/>
        </w:rPr>
        <w:t>نگاری و تاریخ</w:t>
      </w:r>
      <w:r w:rsidR="000D5C15" w:rsidRPr="00457BB8">
        <w:rPr>
          <w:rFonts w:ascii="IRNazanin" w:hAnsi="IRNazanin" w:cs="IRNazanin"/>
          <w:sz w:val="28"/>
          <w:szCs w:val="28"/>
          <w:rtl/>
        </w:rPr>
        <w:t>‌</w:t>
      </w:r>
      <w:r w:rsidR="006C3660" w:rsidRPr="00457BB8">
        <w:rPr>
          <w:rFonts w:ascii="IRNazanin" w:hAnsi="IRNazanin" w:cs="IRNazanin"/>
          <w:sz w:val="28"/>
          <w:szCs w:val="28"/>
          <w:rtl/>
        </w:rPr>
        <w:t>نگاری رسمی اهمیت دارند، اما در تقابل با قالب</w:t>
      </w:r>
      <w:r w:rsidR="000D5C15" w:rsidRPr="00457BB8">
        <w:rPr>
          <w:rFonts w:ascii="IRNazanin" w:hAnsi="IRNazanin" w:cs="IRNazanin"/>
          <w:sz w:val="28"/>
          <w:szCs w:val="28"/>
          <w:rtl/>
        </w:rPr>
        <w:t>‌</w:t>
      </w:r>
      <w:r w:rsidR="006C3660" w:rsidRPr="00457BB8">
        <w:rPr>
          <w:rFonts w:ascii="IRNazanin" w:hAnsi="IRNazanin" w:cs="IRNazanin"/>
          <w:sz w:val="28"/>
          <w:szCs w:val="28"/>
          <w:rtl/>
        </w:rPr>
        <w:t>های دانشگاهی، گاه</w:t>
      </w:r>
      <w:r w:rsidR="006C3660" w:rsidRPr="00457BB8">
        <w:rPr>
          <w:rFonts w:ascii="Cambria" w:hAnsi="Cambria" w:cs="Cambria" w:hint="cs"/>
          <w:sz w:val="28"/>
          <w:szCs w:val="28"/>
          <w:rtl/>
        </w:rPr>
        <w:t> </w:t>
      </w:r>
      <w:r w:rsidR="006C3660" w:rsidRPr="00457BB8">
        <w:rPr>
          <w:rFonts w:ascii="IRNazanin" w:hAnsi="IRNazanin" w:cs="IRNazanin"/>
          <w:sz w:val="28"/>
          <w:szCs w:val="28"/>
          <w:rtl/>
        </w:rPr>
        <w:t>روایت</w:t>
      </w:r>
      <w:r w:rsidR="000D5C15" w:rsidRPr="00457BB8">
        <w:rPr>
          <w:rFonts w:ascii="IRNazanin" w:hAnsi="IRNazanin" w:cs="IRNazanin"/>
          <w:sz w:val="28"/>
          <w:szCs w:val="28"/>
          <w:rtl/>
        </w:rPr>
        <w:t>‌</w:t>
      </w:r>
      <w:r w:rsidR="006C3660" w:rsidRPr="00457BB8">
        <w:rPr>
          <w:rFonts w:ascii="IRNazanin" w:hAnsi="IRNazanin" w:cs="IRNazanin"/>
          <w:sz w:val="28"/>
          <w:szCs w:val="28"/>
          <w:rtl/>
        </w:rPr>
        <w:t>ها</w:t>
      </w:r>
      <w:r w:rsidR="006C3660" w:rsidRPr="00457BB8">
        <w:rPr>
          <w:rFonts w:ascii="Cambria" w:hAnsi="Cambria" w:cs="Cambria" w:hint="cs"/>
          <w:sz w:val="28"/>
          <w:szCs w:val="28"/>
          <w:rtl/>
        </w:rPr>
        <w:t> </w:t>
      </w:r>
      <w:r w:rsidR="006C3660" w:rsidRPr="00457BB8">
        <w:rPr>
          <w:rFonts w:ascii="IRNazanin" w:hAnsi="IRNazanin" w:cs="IRNazanin"/>
          <w:sz w:val="28"/>
          <w:szCs w:val="28"/>
          <w:rtl/>
        </w:rPr>
        <w:t>کار را بهتر پیش می</w:t>
      </w:r>
      <w:r w:rsidR="000D5C15" w:rsidRPr="00457BB8">
        <w:rPr>
          <w:rFonts w:ascii="IRNazanin" w:hAnsi="IRNazanin" w:cs="IRNazanin"/>
          <w:sz w:val="28"/>
          <w:szCs w:val="28"/>
          <w:rtl/>
        </w:rPr>
        <w:t>‌</w:t>
      </w:r>
      <w:r w:rsidR="006C3660" w:rsidRPr="00457BB8">
        <w:rPr>
          <w:rFonts w:ascii="IRNazanin" w:hAnsi="IRNazanin" w:cs="IRNazanin"/>
          <w:sz w:val="28"/>
          <w:szCs w:val="28"/>
          <w:rtl/>
        </w:rPr>
        <w:t>بردند</w:t>
      </w:r>
      <w:r w:rsidR="006C3660" w:rsidRPr="00457BB8">
        <w:rPr>
          <w:rFonts w:ascii="IRNazanin" w:hAnsi="IRNazanin" w:cs="IRNazanin"/>
          <w:sz w:val="28"/>
          <w:szCs w:val="28"/>
          <w:lang w:bidi="fa-IR"/>
        </w:rPr>
        <w:t>.</w:t>
      </w:r>
      <w:r w:rsidR="002430BF" w:rsidRPr="00457BB8">
        <w:rPr>
          <w:rFonts w:ascii="IRNazanin" w:hAnsi="IRNazanin" w:cs="IRNazanin"/>
          <w:sz w:val="28"/>
          <w:szCs w:val="28"/>
          <w:rtl/>
          <w:lang w:bidi="fa-IR"/>
        </w:rPr>
        <w:t xml:space="preserve"> </w:t>
      </w:r>
    </w:p>
    <w:p w14:paraId="4C266C69" w14:textId="4460E0F3" w:rsidR="006C3660" w:rsidRPr="00457BB8" w:rsidRDefault="006C3660" w:rsidP="00E73133">
      <w:pPr>
        <w:bidi/>
        <w:jc w:val="both"/>
        <w:rPr>
          <w:rFonts w:ascii="IRNazanin" w:hAnsi="IRNazanin" w:cs="IRNazanin"/>
          <w:sz w:val="28"/>
          <w:szCs w:val="28"/>
          <w:rtl/>
          <w:lang w:bidi="fa-IR"/>
        </w:rPr>
      </w:pPr>
      <w:r w:rsidRPr="00457BB8">
        <w:rPr>
          <w:rFonts w:ascii="IRNazanin" w:hAnsi="IRNazanin" w:cs="IRNazanin"/>
          <w:sz w:val="28"/>
          <w:szCs w:val="28"/>
          <w:rtl/>
        </w:rPr>
        <w:lastRenderedPageBreak/>
        <w:t>در دهه</w:t>
      </w:r>
      <w:r w:rsidR="00095F22" w:rsidRPr="00457BB8">
        <w:rPr>
          <w:rFonts w:ascii="IRNazanin" w:hAnsi="IRNazanin" w:cs="IRNazanin"/>
          <w:sz w:val="28"/>
          <w:szCs w:val="28"/>
          <w:rtl/>
        </w:rPr>
        <w:t>‌</w:t>
      </w:r>
      <w:r w:rsidRPr="00457BB8">
        <w:rPr>
          <w:rFonts w:ascii="IRNazanin" w:hAnsi="IRNazanin" w:cs="IRNazanin"/>
          <w:sz w:val="28"/>
          <w:szCs w:val="28"/>
          <w:rtl/>
        </w:rPr>
        <w:t xml:space="preserve">های </w:t>
      </w:r>
      <w:r w:rsidRPr="00457BB8">
        <w:rPr>
          <w:rFonts w:ascii="IRNazanin" w:hAnsi="IRNazanin" w:cs="IRNazanin"/>
          <w:sz w:val="28"/>
          <w:szCs w:val="28"/>
          <w:rtl/>
          <w:lang w:bidi="fa-IR"/>
        </w:rPr>
        <w:t>۱۹۶۰</w:t>
      </w:r>
      <w:r w:rsidRPr="00457BB8">
        <w:rPr>
          <w:rFonts w:ascii="IRNazanin" w:hAnsi="IRNazanin" w:cs="IRNazanin"/>
          <w:sz w:val="28"/>
          <w:szCs w:val="28"/>
          <w:rtl/>
        </w:rPr>
        <w:t xml:space="preserve"> و </w:t>
      </w:r>
      <w:r w:rsidRPr="00457BB8">
        <w:rPr>
          <w:rFonts w:ascii="IRNazanin" w:hAnsi="IRNazanin" w:cs="IRNazanin"/>
          <w:sz w:val="28"/>
          <w:szCs w:val="28"/>
          <w:rtl/>
          <w:lang w:bidi="fa-IR"/>
        </w:rPr>
        <w:t>۱۹۷۰</w:t>
      </w:r>
      <w:r w:rsidR="00095F22" w:rsidRPr="00457BB8">
        <w:rPr>
          <w:rFonts w:ascii="IRNazanin" w:hAnsi="IRNazanin" w:cs="IRNazanin"/>
          <w:sz w:val="28"/>
          <w:szCs w:val="28"/>
          <w:rtl/>
        </w:rPr>
        <w:t>م.</w:t>
      </w:r>
      <w:r w:rsidRPr="00457BB8">
        <w:rPr>
          <w:rFonts w:ascii="IRNazanin" w:hAnsi="IRNazanin" w:cs="IRNazanin"/>
          <w:sz w:val="28"/>
          <w:szCs w:val="28"/>
          <w:rtl/>
        </w:rPr>
        <w:t xml:space="preserve"> </w:t>
      </w:r>
      <w:ins w:id="355" w:author="Saeedi, Faiza" w:date="2025-06-29T22:27:00Z">
        <w:r w:rsidR="00BD10F0" w:rsidRPr="00457BB8">
          <w:rPr>
            <w:rFonts w:ascii="IRNazanin" w:hAnsi="IRNazanin" w:cs="IRNazanin" w:hint="cs"/>
            <w:sz w:val="28"/>
            <w:szCs w:val="28"/>
            <w:rtl/>
          </w:rPr>
          <w:t>رویکردها‌ی</w:t>
        </w:r>
        <w:r w:rsidR="00BD10F0" w:rsidRPr="00457BB8">
          <w:rPr>
            <w:rFonts w:ascii="IRNazanin" w:hAnsi="IRNazanin" w:cs="IRNazanin"/>
            <w:sz w:val="28"/>
            <w:szCs w:val="28"/>
            <w:rtl/>
          </w:rPr>
          <w:t xml:space="preserve"> نوپا</w:t>
        </w:r>
        <w:r w:rsidR="00BD10F0" w:rsidRPr="00457BB8">
          <w:rPr>
            <w:rFonts w:ascii="IRNazanin" w:hAnsi="IRNazanin" w:cs="IRNazanin" w:hint="cs"/>
            <w:sz w:val="28"/>
            <w:szCs w:val="28"/>
            <w:rtl/>
          </w:rPr>
          <w:t>ی</w:t>
        </w:r>
        <w:r w:rsidR="00BD10F0" w:rsidRPr="00457BB8">
          <w:rPr>
            <w:rFonts w:ascii="IRNazanin" w:hAnsi="IRNazanin" w:cs="IRNazanin"/>
            <w:sz w:val="28"/>
            <w:szCs w:val="28"/>
            <w:rtl/>
          </w:rPr>
          <w:t xml:space="preserve"> </w:t>
        </w:r>
      </w:ins>
      <w:r w:rsidRPr="00457BB8">
        <w:rPr>
          <w:rFonts w:ascii="IRNazanin" w:hAnsi="IRNazanin" w:cs="IRNazanin"/>
          <w:sz w:val="28"/>
          <w:szCs w:val="28"/>
          <w:rtl/>
        </w:rPr>
        <w:t>«قوم</w:t>
      </w:r>
      <w:r w:rsidR="00095F22" w:rsidRPr="00457BB8">
        <w:rPr>
          <w:rFonts w:ascii="IRNazanin" w:hAnsi="IRNazanin" w:cs="IRNazanin"/>
          <w:sz w:val="28"/>
          <w:szCs w:val="28"/>
          <w:rtl/>
        </w:rPr>
        <w:t>‌</w:t>
      </w:r>
      <w:r w:rsidRPr="00457BB8">
        <w:rPr>
          <w:rFonts w:ascii="IRNazanin" w:hAnsi="IRNazanin" w:cs="IRNazanin"/>
          <w:sz w:val="28"/>
          <w:szCs w:val="28"/>
          <w:rtl/>
        </w:rPr>
        <w:t>نگاری</w:t>
      </w:r>
      <w:r w:rsidR="00095F22" w:rsidRPr="00457BB8">
        <w:rPr>
          <w:rFonts w:ascii="IRNazanin" w:hAnsi="IRNazanin" w:cs="IRNazanin"/>
          <w:sz w:val="28"/>
          <w:szCs w:val="28"/>
          <w:rtl/>
        </w:rPr>
        <w:t>‌</w:t>
      </w:r>
      <w:r w:rsidRPr="00457BB8">
        <w:rPr>
          <w:rFonts w:ascii="IRNazanin" w:hAnsi="IRNazanin" w:cs="IRNazanin"/>
          <w:sz w:val="28"/>
          <w:szCs w:val="28"/>
          <w:rtl/>
        </w:rPr>
        <w:t>های تجربی»</w:t>
      </w:r>
      <w:r w:rsidR="00095F22" w:rsidRPr="00457BB8">
        <w:rPr>
          <w:rStyle w:val="FootnoteReference"/>
          <w:rFonts w:ascii="IRNazanin" w:hAnsi="IRNazanin" w:cs="IRNazanin"/>
          <w:sz w:val="28"/>
          <w:szCs w:val="28"/>
          <w:rtl/>
        </w:rPr>
        <w:footnoteReference w:id="3"/>
      </w:r>
      <w:r w:rsidRPr="00457BB8">
        <w:rPr>
          <w:rFonts w:ascii="IRNazanin" w:hAnsi="IRNazanin" w:cs="IRNazanin"/>
          <w:sz w:val="28"/>
          <w:szCs w:val="28"/>
          <w:rtl/>
        </w:rPr>
        <w:t xml:space="preserve"> </w:t>
      </w:r>
      <w:del w:id="365" w:author="Saeedi, Faiza" w:date="2025-06-29T22:27:00Z">
        <w:r w:rsidR="002430BF" w:rsidRPr="00457BB8" w:rsidDel="00BD10F0">
          <w:rPr>
            <w:rFonts w:ascii="IRNazanin" w:hAnsi="IRNazanin" w:cs="IRNazanin" w:hint="cs"/>
            <w:sz w:val="28"/>
            <w:szCs w:val="28"/>
            <w:rtl/>
          </w:rPr>
          <w:delText>ابتدایی</w:delText>
        </w:r>
        <w:r w:rsidRPr="00457BB8" w:rsidDel="00BD10F0">
          <w:rPr>
            <w:rFonts w:ascii="IRNazanin" w:hAnsi="IRNazanin" w:cs="IRNazanin"/>
            <w:sz w:val="28"/>
            <w:szCs w:val="28"/>
            <w:rtl/>
          </w:rPr>
          <w:delText xml:space="preserve"> </w:delText>
        </w:r>
      </w:del>
      <w:r w:rsidRPr="00457BB8">
        <w:rPr>
          <w:rFonts w:ascii="IRNazanin" w:hAnsi="IRNazanin" w:cs="IRNazanin"/>
          <w:sz w:val="28"/>
          <w:szCs w:val="28"/>
          <w:rtl/>
        </w:rPr>
        <w:t>بر «گفتگوهای قوم</w:t>
      </w:r>
      <w:r w:rsidR="00095F22" w:rsidRPr="00457BB8">
        <w:rPr>
          <w:rFonts w:ascii="IRNazanin" w:hAnsi="IRNazanin" w:cs="IRNazanin"/>
          <w:sz w:val="28"/>
          <w:szCs w:val="28"/>
          <w:rtl/>
        </w:rPr>
        <w:t>‌</w:t>
      </w:r>
      <w:r w:rsidRPr="00457BB8">
        <w:rPr>
          <w:rFonts w:ascii="IRNazanin" w:hAnsi="IRNazanin" w:cs="IRNazanin"/>
          <w:sz w:val="28"/>
          <w:szCs w:val="28"/>
          <w:rtl/>
        </w:rPr>
        <w:t>نگارانه»</w:t>
      </w:r>
      <w:r w:rsidR="00095F22" w:rsidRPr="00457BB8">
        <w:rPr>
          <w:rStyle w:val="FootnoteReference"/>
          <w:rFonts w:ascii="IRNazanin" w:hAnsi="IRNazanin" w:cs="IRNazanin"/>
          <w:sz w:val="28"/>
          <w:szCs w:val="28"/>
          <w:rtl/>
        </w:rPr>
        <w:footnoteReference w:id="4"/>
      </w:r>
      <w:r w:rsidRPr="00457BB8">
        <w:rPr>
          <w:rFonts w:ascii="IRNazanin" w:hAnsi="IRNazanin" w:cs="IRNazanin"/>
          <w:sz w:val="28"/>
          <w:szCs w:val="28"/>
          <w:rtl/>
        </w:rPr>
        <w:t xml:space="preserve"> و بازنمایی چندصدایی متمرکز بودند و از متون ضبط</w:t>
      </w:r>
      <w:r w:rsidR="00095F22" w:rsidRPr="00457BB8">
        <w:rPr>
          <w:rFonts w:ascii="IRNazanin" w:hAnsi="IRNazanin" w:cs="IRNazanin"/>
          <w:sz w:val="28"/>
          <w:szCs w:val="28"/>
          <w:rtl/>
        </w:rPr>
        <w:t>‌</w:t>
      </w:r>
      <w:r w:rsidRPr="00457BB8">
        <w:rPr>
          <w:rFonts w:ascii="IRNazanin" w:hAnsi="IRNazanin" w:cs="IRNazanin"/>
          <w:sz w:val="28"/>
          <w:szCs w:val="28"/>
          <w:rtl/>
        </w:rPr>
        <w:t xml:space="preserve">شده </w:t>
      </w:r>
      <w:r w:rsidR="002430BF" w:rsidRPr="00457BB8">
        <w:rPr>
          <w:rFonts w:ascii="IRNazanin" w:hAnsi="IRNazanin" w:cs="IRNazanin"/>
          <w:sz w:val="28"/>
          <w:szCs w:val="28"/>
          <w:rtl/>
        </w:rPr>
        <w:t xml:space="preserve">استفاده‌ی بیشتری </w:t>
      </w:r>
      <w:r w:rsidRPr="00457BB8">
        <w:rPr>
          <w:rFonts w:ascii="IRNazanin" w:hAnsi="IRNazanin" w:cs="IRNazanin"/>
          <w:sz w:val="28"/>
          <w:szCs w:val="28"/>
          <w:rtl/>
        </w:rPr>
        <w:t>می</w:t>
      </w:r>
      <w:r w:rsidR="00095F22" w:rsidRPr="00457BB8">
        <w:rPr>
          <w:rFonts w:ascii="IRNazanin" w:hAnsi="IRNazanin" w:cs="IRNazanin"/>
          <w:sz w:val="28"/>
          <w:szCs w:val="28"/>
          <w:rtl/>
        </w:rPr>
        <w:t>‌</w:t>
      </w:r>
      <w:r w:rsidRPr="00457BB8">
        <w:rPr>
          <w:rFonts w:ascii="IRNazanin" w:hAnsi="IRNazanin" w:cs="IRNazanin"/>
          <w:sz w:val="28"/>
          <w:szCs w:val="28"/>
          <w:rtl/>
        </w:rPr>
        <w:t xml:space="preserve">کردند. </w:t>
      </w:r>
      <w:r w:rsidR="002430BF" w:rsidRPr="00457BB8">
        <w:rPr>
          <w:rFonts w:ascii="IRNazanin" w:hAnsi="IRNazanin" w:cs="IRNazanin" w:hint="cs"/>
          <w:sz w:val="28"/>
          <w:szCs w:val="28"/>
          <w:rtl/>
        </w:rPr>
        <w:t>در</w:t>
      </w:r>
      <w:r w:rsidRPr="00457BB8">
        <w:rPr>
          <w:rFonts w:ascii="IRNazanin" w:hAnsi="IRNazanin" w:cs="IRNazanin"/>
          <w:sz w:val="28"/>
          <w:szCs w:val="28"/>
          <w:rtl/>
        </w:rPr>
        <w:t xml:space="preserve"> خاورمیانه، مشهورترین نمونه</w:t>
      </w:r>
      <w:r w:rsidR="00BB165C" w:rsidRPr="00457BB8">
        <w:rPr>
          <w:rFonts w:ascii="IRNazanin" w:hAnsi="IRNazanin" w:cs="IRNazanin"/>
          <w:sz w:val="28"/>
          <w:szCs w:val="28"/>
          <w:rtl/>
        </w:rPr>
        <w:t>‌</w:t>
      </w:r>
      <w:r w:rsidRPr="00457BB8">
        <w:rPr>
          <w:rFonts w:ascii="IRNazanin" w:hAnsi="IRNazanin" w:cs="IRNazanin"/>
          <w:sz w:val="28"/>
          <w:szCs w:val="28"/>
          <w:rtl/>
        </w:rPr>
        <w:t>های آن زمان متعلق به جهان عرب، به</w:t>
      </w:r>
      <w:r w:rsidR="00BB165C" w:rsidRPr="00457BB8">
        <w:rPr>
          <w:rFonts w:ascii="IRNazanin" w:hAnsi="IRNazanin" w:cs="IRNazanin"/>
          <w:sz w:val="28"/>
          <w:szCs w:val="28"/>
          <w:rtl/>
        </w:rPr>
        <w:t>‌</w:t>
      </w:r>
      <w:r w:rsidRPr="00457BB8">
        <w:rPr>
          <w:rFonts w:ascii="IRNazanin" w:hAnsi="IRNazanin" w:cs="IRNazanin"/>
          <w:sz w:val="28"/>
          <w:szCs w:val="28"/>
          <w:rtl/>
        </w:rPr>
        <w:t>ویژه مراکش بود. در مورد افغانستان</w:t>
      </w:r>
      <w:r w:rsidR="00BB165C" w:rsidRPr="00457BB8">
        <w:rPr>
          <w:rFonts w:ascii="IRNazanin" w:hAnsi="IRNazanin" w:cs="IRNazanin"/>
          <w:sz w:val="28"/>
          <w:szCs w:val="28"/>
          <w:rtl/>
        </w:rPr>
        <w:t>،</w:t>
      </w:r>
      <w:r w:rsidRPr="00457BB8">
        <w:rPr>
          <w:rFonts w:ascii="IRNazanin" w:hAnsi="IRNazanin" w:cs="IRNazanin"/>
          <w:sz w:val="28"/>
          <w:szCs w:val="28"/>
          <w:rtl/>
        </w:rPr>
        <w:t xml:space="preserve"> افغان</w:t>
      </w:r>
      <w:r w:rsidR="00BB165C" w:rsidRPr="00457BB8">
        <w:rPr>
          <w:rFonts w:ascii="IRNazanin" w:hAnsi="IRNazanin" w:cs="IRNazanin"/>
          <w:sz w:val="28"/>
          <w:szCs w:val="28"/>
          <w:rtl/>
        </w:rPr>
        <w:t>‌</w:t>
      </w:r>
      <w:r w:rsidRPr="00457BB8">
        <w:rPr>
          <w:rFonts w:ascii="IRNazanin" w:hAnsi="IRNazanin" w:cs="IRNazanin"/>
          <w:sz w:val="28"/>
          <w:szCs w:val="28"/>
          <w:rtl/>
        </w:rPr>
        <w:t>ها یا پشتون</w:t>
      </w:r>
      <w:r w:rsidR="00BB165C" w:rsidRPr="00457BB8">
        <w:rPr>
          <w:rFonts w:ascii="IRNazanin" w:hAnsi="IRNazanin" w:cs="IRNazanin"/>
          <w:sz w:val="28"/>
          <w:szCs w:val="28"/>
          <w:rtl/>
        </w:rPr>
        <w:t>‌</w:t>
      </w:r>
      <w:r w:rsidRPr="00457BB8">
        <w:rPr>
          <w:rFonts w:ascii="IRNazanin" w:hAnsi="IRNazanin" w:cs="IRNazanin"/>
          <w:sz w:val="28"/>
          <w:szCs w:val="28"/>
          <w:rtl/>
        </w:rPr>
        <w:t>ها، اگرچه آثار قوم</w:t>
      </w:r>
      <w:r w:rsidR="00BB165C" w:rsidRPr="00457BB8">
        <w:rPr>
          <w:rFonts w:ascii="IRNazanin" w:hAnsi="IRNazanin" w:cs="IRNazanin"/>
          <w:sz w:val="28"/>
          <w:szCs w:val="28"/>
          <w:rtl/>
        </w:rPr>
        <w:t>‌</w:t>
      </w:r>
      <w:r w:rsidRPr="00457BB8">
        <w:rPr>
          <w:rFonts w:ascii="IRNazanin" w:hAnsi="IRNazanin" w:cs="IRNazanin"/>
          <w:sz w:val="28"/>
          <w:szCs w:val="28"/>
          <w:rtl/>
        </w:rPr>
        <w:t>نگارانه</w:t>
      </w:r>
      <w:r w:rsidR="00BB165C" w:rsidRPr="00457BB8">
        <w:rPr>
          <w:rFonts w:ascii="IRNazanin" w:hAnsi="IRNazanin" w:cs="IRNazanin"/>
          <w:sz w:val="28"/>
          <w:szCs w:val="28"/>
          <w:rtl/>
        </w:rPr>
        <w:t>‌ی</w:t>
      </w:r>
      <w:r w:rsidRPr="00457BB8">
        <w:rPr>
          <w:rFonts w:ascii="IRNazanin" w:hAnsi="IRNazanin" w:cs="IRNazanin"/>
          <w:sz w:val="28"/>
          <w:szCs w:val="28"/>
          <w:rtl/>
        </w:rPr>
        <w:t xml:space="preserve"> متعارف و برجسته</w:t>
      </w:r>
      <w:r w:rsidR="00BB165C" w:rsidRPr="00457BB8">
        <w:rPr>
          <w:rFonts w:ascii="IRNazanin" w:hAnsi="IRNazanin" w:cs="IRNazanin"/>
          <w:sz w:val="28"/>
          <w:szCs w:val="28"/>
          <w:rtl/>
        </w:rPr>
        <w:t>‌</w:t>
      </w:r>
      <w:r w:rsidRPr="00457BB8">
        <w:rPr>
          <w:rFonts w:ascii="IRNazanin" w:hAnsi="IRNazanin" w:cs="IRNazanin"/>
          <w:sz w:val="28"/>
          <w:szCs w:val="28"/>
          <w:rtl/>
        </w:rPr>
        <w:t>ای مبتنی بر پژوهش</w:t>
      </w:r>
      <w:r w:rsidR="00BB165C" w:rsidRPr="00457BB8">
        <w:rPr>
          <w:rFonts w:ascii="IRNazanin" w:hAnsi="IRNazanin" w:cs="IRNazanin"/>
          <w:sz w:val="28"/>
          <w:szCs w:val="28"/>
          <w:rtl/>
        </w:rPr>
        <w:t>‌</w:t>
      </w:r>
      <w:r w:rsidRPr="00457BB8">
        <w:rPr>
          <w:rFonts w:ascii="IRNazanin" w:hAnsi="IRNazanin" w:cs="IRNazanin"/>
          <w:sz w:val="28"/>
          <w:szCs w:val="28"/>
          <w:rtl/>
        </w:rPr>
        <w:t>های میدانی پیش از حمله</w:t>
      </w:r>
      <w:r w:rsidR="00BB165C" w:rsidRPr="00457BB8">
        <w:rPr>
          <w:rFonts w:ascii="IRNazanin" w:hAnsi="IRNazanin" w:cs="IRNazanin"/>
          <w:sz w:val="28"/>
          <w:szCs w:val="28"/>
          <w:rtl/>
        </w:rPr>
        <w:t>‌ی</w:t>
      </w:r>
      <w:r w:rsidRPr="00457BB8">
        <w:rPr>
          <w:rFonts w:ascii="IRNazanin" w:hAnsi="IRNazanin" w:cs="IRNazanin"/>
          <w:sz w:val="28"/>
          <w:szCs w:val="28"/>
          <w:rtl/>
        </w:rPr>
        <w:t xml:space="preserve"> شوروی وجود دارد، اما نخستین تلاش</w:t>
      </w:r>
      <w:r w:rsidR="00BB165C" w:rsidRPr="00457BB8">
        <w:rPr>
          <w:rFonts w:ascii="IRNazanin" w:hAnsi="IRNazanin" w:cs="IRNazanin"/>
          <w:sz w:val="28"/>
          <w:szCs w:val="28"/>
          <w:rtl/>
        </w:rPr>
        <w:t>‌</w:t>
      </w:r>
      <w:r w:rsidRPr="00457BB8">
        <w:rPr>
          <w:rFonts w:ascii="IRNazanin" w:hAnsi="IRNazanin" w:cs="IRNazanin"/>
          <w:sz w:val="28"/>
          <w:szCs w:val="28"/>
          <w:rtl/>
        </w:rPr>
        <w:t xml:space="preserve">ها برای </w:t>
      </w:r>
      <w:r w:rsidR="002430BF" w:rsidRPr="00457BB8">
        <w:rPr>
          <w:rFonts w:ascii="IRNazanin" w:hAnsi="IRNazanin" w:cs="IRNazanin" w:hint="cs"/>
          <w:sz w:val="28"/>
          <w:szCs w:val="28"/>
          <w:rtl/>
        </w:rPr>
        <w:t>تولید</w:t>
      </w:r>
      <w:r w:rsidR="002430BF" w:rsidRPr="00457BB8">
        <w:rPr>
          <w:rFonts w:ascii="IRNazanin" w:hAnsi="IRNazanin" w:cs="IRNazanin"/>
          <w:sz w:val="28"/>
          <w:szCs w:val="28"/>
          <w:rtl/>
        </w:rPr>
        <w:t xml:space="preserve"> </w:t>
      </w:r>
      <w:r w:rsidR="002430BF" w:rsidRPr="00457BB8">
        <w:rPr>
          <w:rFonts w:ascii="IRNazanin" w:hAnsi="IRNazanin" w:cs="IRNazanin" w:hint="cs"/>
          <w:sz w:val="28"/>
          <w:szCs w:val="28"/>
          <w:rtl/>
        </w:rPr>
        <w:t>در</w:t>
      </w:r>
      <w:r w:rsidRPr="00457BB8">
        <w:rPr>
          <w:rFonts w:ascii="IRNazanin" w:hAnsi="IRNazanin" w:cs="IRNazanin"/>
          <w:sz w:val="28"/>
          <w:szCs w:val="28"/>
          <w:rtl/>
        </w:rPr>
        <w:t xml:space="preserve"> سبک</w:t>
      </w:r>
      <w:r w:rsidR="00BB165C" w:rsidRPr="00457BB8">
        <w:rPr>
          <w:rFonts w:ascii="IRNazanin" w:hAnsi="IRNazanin" w:cs="IRNazanin"/>
          <w:sz w:val="28"/>
          <w:szCs w:val="28"/>
          <w:rtl/>
        </w:rPr>
        <w:t>‌</w:t>
      </w:r>
      <w:r w:rsidRPr="00457BB8">
        <w:rPr>
          <w:rFonts w:ascii="IRNazanin" w:hAnsi="IRNazanin" w:cs="IRNazanin"/>
          <w:sz w:val="28"/>
          <w:szCs w:val="28"/>
          <w:rtl/>
        </w:rPr>
        <w:t>ها</w:t>
      </w:r>
      <w:r w:rsidR="00BB165C" w:rsidRPr="00457BB8">
        <w:rPr>
          <w:rFonts w:ascii="IRNazanin" w:hAnsi="IRNazanin" w:cs="IRNazanin"/>
          <w:sz w:val="28"/>
          <w:szCs w:val="28"/>
          <w:rtl/>
        </w:rPr>
        <w:t xml:space="preserve">ی </w:t>
      </w:r>
      <w:r w:rsidRPr="00457BB8">
        <w:rPr>
          <w:rFonts w:ascii="IRNazanin" w:hAnsi="IRNazanin" w:cs="IRNazanin"/>
          <w:sz w:val="28"/>
          <w:szCs w:val="28"/>
          <w:rtl/>
        </w:rPr>
        <w:t>نوشتاری دیگر شامل این آثار است</w:t>
      </w:r>
      <w:r w:rsidRPr="00457BB8">
        <w:rPr>
          <w:rFonts w:ascii="IRNazanin" w:hAnsi="IRNazanin" w:cs="IRNazanin"/>
          <w:sz w:val="28"/>
          <w:szCs w:val="28"/>
          <w:lang w:bidi="fa-IR"/>
        </w:rPr>
        <w:t>:</w:t>
      </w:r>
    </w:p>
    <w:p w14:paraId="7919CCBC" w14:textId="54E006DA" w:rsidR="006C3660" w:rsidRPr="00457BB8" w:rsidRDefault="00BB165C" w:rsidP="00E73133">
      <w:pPr>
        <w:numPr>
          <w:ilvl w:val="0"/>
          <w:numId w:val="1"/>
        </w:numPr>
        <w:bidi/>
        <w:jc w:val="both"/>
        <w:rPr>
          <w:rFonts w:ascii="IRNazanin" w:hAnsi="IRNazanin" w:cs="IRNazanin"/>
          <w:sz w:val="28"/>
          <w:szCs w:val="28"/>
          <w:lang w:bidi="fa-IR"/>
        </w:rPr>
      </w:pPr>
      <w:r w:rsidRPr="00457BB8">
        <w:rPr>
          <w:rFonts w:ascii="IRNazanin" w:hAnsi="IRNazanin" w:cs="IRNazanin"/>
          <w:sz w:val="28"/>
          <w:szCs w:val="28"/>
          <w:rtl/>
          <w:lang w:bidi="fa-IR"/>
        </w:rPr>
        <w:t>«س</w:t>
      </w:r>
      <w:r w:rsidR="006C3660" w:rsidRPr="00457BB8">
        <w:rPr>
          <w:rFonts w:ascii="IRNazanin" w:hAnsi="IRNazanin" w:cs="IRNazanin"/>
          <w:sz w:val="28"/>
          <w:szCs w:val="28"/>
          <w:rtl/>
        </w:rPr>
        <w:t>ه زن هراتی</w:t>
      </w:r>
      <w:ins w:id="369" w:author="Saeedi, Faiza" w:date="2025-06-29T22:28:00Z">
        <w:r w:rsidR="00BD10F0" w:rsidRPr="00457BB8">
          <w:rPr>
            <w:rStyle w:val="FootnoteReference"/>
            <w:rFonts w:ascii="IRNazanin" w:hAnsi="IRNazanin" w:cs="IRNazanin"/>
            <w:sz w:val="28"/>
            <w:szCs w:val="28"/>
            <w:rtl/>
          </w:rPr>
          <w:footnoteReference w:id="5"/>
        </w:r>
      </w:ins>
      <w:r w:rsidR="006C3660" w:rsidRPr="00457BB8">
        <w:rPr>
          <w:rFonts w:ascii="IRNazanin" w:hAnsi="IRNazanin" w:cs="IRNazanin"/>
          <w:sz w:val="28"/>
          <w:szCs w:val="28"/>
          <w:rtl/>
        </w:rPr>
        <w:t>» اثر وِرونیکا دابلدی</w:t>
      </w:r>
      <w:del w:id="374" w:author="Saeedi, Faiza" w:date="2025-06-05T23:47:00Z">
        <w:r w:rsidR="006C3660" w:rsidRPr="00457BB8" w:rsidDel="00AF1611">
          <w:rPr>
            <w:rFonts w:ascii="IRNazanin" w:hAnsi="IRNazanin" w:cs="IRNazanin"/>
            <w:sz w:val="28"/>
            <w:szCs w:val="28"/>
            <w:rtl/>
          </w:rPr>
          <w:delText>،</w:delText>
        </w:r>
      </w:del>
    </w:p>
    <w:p w14:paraId="6DD04B45" w14:textId="071F0D6D" w:rsidR="006C3660" w:rsidRPr="00457BB8" w:rsidRDefault="00D80939" w:rsidP="00E73133">
      <w:pPr>
        <w:numPr>
          <w:ilvl w:val="0"/>
          <w:numId w:val="1"/>
        </w:numPr>
        <w:bidi/>
        <w:jc w:val="both"/>
        <w:rPr>
          <w:rFonts w:ascii="IRNazanin" w:hAnsi="IRNazanin" w:cs="IRNazanin"/>
          <w:sz w:val="28"/>
          <w:szCs w:val="28"/>
          <w:lang w:bidi="fa-IR"/>
        </w:rPr>
      </w:pPr>
      <w:r w:rsidRPr="00457BB8">
        <w:rPr>
          <w:rFonts w:ascii="IRNazanin" w:hAnsi="IRNazanin" w:cs="IRNazanin"/>
          <w:sz w:val="28"/>
          <w:szCs w:val="28"/>
          <w:rtl/>
        </w:rPr>
        <w:t>پژوهش</w:t>
      </w:r>
      <w:r w:rsidR="006C3660" w:rsidRPr="00457BB8">
        <w:rPr>
          <w:rFonts w:ascii="IRNazanin" w:hAnsi="IRNazanin" w:cs="IRNazanin"/>
          <w:sz w:val="28"/>
          <w:szCs w:val="28"/>
          <w:rtl/>
        </w:rPr>
        <w:t xml:space="preserve"> مارگارت میلز درباره</w:t>
      </w:r>
      <w:r w:rsidRPr="00457BB8">
        <w:rPr>
          <w:rFonts w:ascii="IRNazanin" w:hAnsi="IRNazanin" w:cs="IRNazanin"/>
          <w:sz w:val="28"/>
          <w:szCs w:val="28"/>
          <w:rtl/>
        </w:rPr>
        <w:t>‌ی</w:t>
      </w:r>
      <w:r w:rsidR="006C3660" w:rsidRPr="00457BB8">
        <w:rPr>
          <w:rFonts w:ascii="IRNazanin" w:hAnsi="IRNazanin" w:cs="IRNazanin"/>
          <w:sz w:val="28"/>
          <w:szCs w:val="28"/>
          <w:rtl/>
        </w:rPr>
        <w:t xml:space="preserve"> روایت</w:t>
      </w:r>
      <w:r w:rsidRPr="00457BB8">
        <w:rPr>
          <w:rFonts w:ascii="IRNazanin" w:hAnsi="IRNazanin" w:cs="IRNazanin"/>
          <w:sz w:val="28"/>
          <w:szCs w:val="28"/>
          <w:rtl/>
        </w:rPr>
        <w:t>‌</w:t>
      </w:r>
      <w:r w:rsidR="006C3660" w:rsidRPr="00457BB8">
        <w:rPr>
          <w:rFonts w:ascii="IRNazanin" w:hAnsi="IRNazanin" w:cs="IRNazanin"/>
          <w:sz w:val="28"/>
          <w:szCs w:val="28"/>
          <w:rtl/>
        </w:rPr>
        <w:t>گری در هرات («بلاغت و سیاست</w:t>
      </w:r>
      <w:ins w:id="375" w:author="Saeedi, Faiza" w:date="2025-06-29T22:28:00Z">
        <w:r w:rsidR="00BD10F0" w:rsidRPr="00457BB8">
          <w:rPr>
            <w:rStyle w:val="FootnoteReference"/>
            <w:rFonts w:ascii="IRNazanin" w:hAnsi="IRNazanin" w:cs="IRNazanin"/>
            <w:sz w:val="28"/>
            <w:szCs w:val="28"/>
            <w:rtl/>
          </w:rPr>
          <w:footnoteReference w:id="6"/>
        </w:r>
      </w:ins>
      <w:r w:rsidR="006C3660" w:rsidRPr="00457BB8">
        <w:rPr>
          <w:rFonts w:ascii="IRNazanin" w:hAnsi="IRNazanin" w:cs="IRNazanin"/>
          <w:sz w:val="28"/>
          <w:szCs w:val="28"/>
          <w:rtl/>
        </w:rPr>
        <w:t>»)</w:t>
      </w:r>
      <w:del w:id="378" w:author="Saeedi, Faiza" w:date="2025-06-05T23:47:00Z">
        <w:r w:rsidR="006C3660" w:rsidRPr="00457BB8" w:rsidDel="00AF1611">
          <w:rPr>
            <w:rFonts w:ascii="IRNazanin" w:hAnsi="IRNazanin" w:cs="IRNazanin"/>
            <w:sz w:val="28"/>
            <w:szCs w:val="28"/>
            <w:rtl/>
          </w:rPr>
          <w:delText>،</w:delText>
        </w:r>
      </w:del>
    </w:p>
    <w:p w14:paraId="6AE48362" w14:textId="2FDD98AA" w:rsidR="006C3660" w:rsidRPr="00457BB8" w:rsidRDefault="006C3660" w:rsidP="00E73133">
      <w:pPr>
        <w:numPr>
          <w:ilvl w:val="0"/>
          <w:numId w:val="1"/>
        </w:numPr>
        <w:bidi/>
        <w:jc w:val="both"/>
        <w:rPr>
          <w:rFonts w:ascii="IRNazanin" w:hAnsi="IRNazanin" w:cs="IRNazanin"/>
          <w:sz w:val="28"/>
          <w:szCs w:val="28"/>
          <w:lang w:bidi="fa-IR"/>
        </w:rPr>
      </w:pPr>
      <w:r w:rsidRPr="00457BB8">
        <w:rPr>
          <w:rFonts w:ascii="IRNazanin" w:hAnsi="IRNazanin" w:cs="IRNazanin"/>
          <w:sz w:val="28"/>
          <w:szCs w:val="28"/>
          <w:rtl/>
        </w:rPr>
        <w:t>و روایت بِنِدیکت گریما از زندگی زنان پشتون در پاکستان («</w:t>
      </w:r>
      <w:r w:rsidR="00D80939" w:rsidRPr="00457BB8">
        <w:rPr>
          <w:rFonts w:ascii="IRNazanin" w:hAnsi="IRNazanin" w:cs="IRNazanin"/>
          <w:sz w:val="28"/>
          <w:szCs w:val="28"/>
          <w:rtl/>
        </w:rPr>
        <w:t>تآتر</w:t>
      </w:r>
      <w:r w:rsidRPr="00457BB8">
        <w:rPr>
          <w:rFonts w:ascii="IRNazanin" w:hAnsi="IRNazanin" w:cs="IRNazanin"/>
          <w:sz w:val="28"/>
          <w:szCs w:val="28"/>
          <w:rtl/>
        </w:rPr>
        <w:t xml:space="preserve"> </w:t>
      </w:r>
      <w:r w:rsidR="00DE37E3" w:rsidRPr="00457BB8">
        <w:rPr>
          <w:rFonts w:ascii="IRNazanin" w:hAnsi="IRNazanin" w:cs="IRNazanin"/>
          <w:sz w:val="28"/>
          <w:szCs w:val="28"/>
          <w:rtl/>
        </w:rPr>
        <w:t>احساسات</w:t>
      </w:r>
      <w:ins w:id="379" w:author="Saeedi, Faiza" w:date="2025-06-29T22:29:00Z">
        <w:r w:rsidR="00BD10F0" w:rsidRPr="00457BB8">
          <w:rPr>
            <w:rStyle w:val="FootnoteReference"/>
            <w:rFonts w:ascii="IRNazanin" w:hAnsi="IRNazanin" w:cs="IRNazanin"/>
            <w:sz w:val="28"/>
            <w:szCs w:val="28"/>
            <w:rtl/>
          </w:rPr>
          <w:footnoteReference w:id="7"/>
        </w:r>
      </w:ins>
      <w:r w:rsidRPr="00457BB8">
        <w:rPr>
          <w:rFonts w:ascii="IRNazanin" w:hAnsi="IRNazanin" w:cs="IRNazanin"/>
          <w:sz w:val="28"/>
          <w:szCs w:val="28"/>
          <w:rtl/>
        </w:rPr>
        <w:t>»)</w:t>
      </w:r>
      <w:del w:id="381" w:author="Saeedi, Faiza" w:date="2025-06-05T23:47:00Z">
        <w:r w:rsidRPr="00457BB8" w:rsidDel="00AF1611">
          <w:rPr>
            <w:rFonts w:ascii="IRNazanin" w:hAnsi="IRNazanin" w:cs="IRNazanin"/>
            <w:sz w:val="28"/>
            <w:szCs w:val="28"/>
            <w:lang w:bidi="fa-IR"/>
          </w:rPr>
          <w:delText>.</w:delText>
        </w:r>
      </w:del>
    </w:p>
    <w:p w14:paraId="33CB66BC" w14:textId="2A9D8D35" w:rsidR="008D5146" w:rsidRPr="00457BB8" w:rsidRDefault="008D5146" w:rsidP="00E73133">
      <w:pPr>
        <w:bidi/>
        <w:jc w:val="both"/>
        <w:rPr>
          <w:ins w:id="382" w:author="Saeedi, Faiza" w:date="2025-07-01T11:09:00Z"/>
          <w:rFonts w:ascii="IRNazanin" w:hAnsi="IRNazanin" w:cs="IRNazanin"/>
          <w:sz w:val="28"/>
          <w:szCs w:val="28"/>
          <w:rtl/>
          <w:lang w:bidi="fa-IR"/>
        </w:rPr>
      </w:pPr>
      <w:r w:rsidRPr="00457BB8">
        <w:rPr>
          <w:rFonts w:ascii="IRNazanin" w:hAnsi="IRNazanin" w:cs="IRNazanin"/>
          <w:sz w:val="28"/>
          <w:szCs w:val="28"/>
          <w:rtl/>
        </w:rPr>
        <w:t xml:space="preserve">از همان ابتدا امیدوار بودیم که </w:t>
      </w:r>
      <w:r w:rsidR="00D84FB9" w:rsidRPr="00457BB8">
        <w:rPr>
          <w:rFonts w:ascii="IRNazanin" w:hAnsi="IRNazanin" w:cs="IRNazanin" w:hint="cs"/>
          <w:sz w:val="28"/>
          <w:szCs w:val="28"/>
          <w:rtl/>
        </w:rPr>
        <w:t>صداهای</w:t>
      </w:r>
      <w:r w:rsidR="00D84FB9" w:rsidRPr="00457BB8">
        <w:rPr>
          <w:rFonts w:ascii="IRNazanin" w:hAnsi="IRNazanin" w:cs="IRNazanin"/>
          <w:sz w:val="28"/>
          <w:szCs w:val="28"/>
          <w:rtl/>
        </w:rPr>
        <w:t xml:space="preserve"> </w:t>
      </w:r>
      <w:r w:rsidR="00D84FB9" w:rsidRPr="00457BB8">
        <w:rPr>
          <w:rFonts w:ascii="IRNazanin" w:hAnsi="IRNazanin" w:cs="IRNazanin" w:hint="cs"/>
          <w:sz w:val="28"/>
          <w:szCs w:val="28"/>
          <w:rtl/>
        </w:rPr>
        <w:t>ضبط</w:t>
      </w:r>
      <w:r w:rsidR="00D84FB9" w:rsidRPr="00457BB8">
        <w:rPr>
          <w:rFonts w:ascii="IRNazanin" w:hAnsi="IRNazanin" w:cs="IRNazanin"/>
          <w:sz w:val="28"/>
          <w:szCs w:val="28"/>
          <w:rtl/>
        </w:rPr>
        <w:t xml:space="preserve"> </w:t>
      </w:r>
      <w:r w:rsidR="00D84FB9" w:rsidRPr="00457BB8">
        <w:rPr>
          <w:rFonts w:ascii="IRNazanin" w:hAnsi="IRNazanin" w:cs="IRNazanin" w:hint="cs"/>
          <w:sz w:val="28"/>
          <w:szCs w:val="28"/>
          <w:rtl/>
        </w:rPr>
        <w:t>شده</w:t>
      </w:r>
      <w:r w:rsidR="00D84FB9" w:rsidRPr="00457BB8">
        <w:rPr>
          <w:rFonts w:ascii="IRNazanin" w:hAnsi="IRNazanin" w:cs="IRNazanin"/>
          <w:sz w:val="28"/>
          <w:szCs w:val="28"/>
          <w:rtl/>
        </w:rPr>
        <w:t xml:space="preserve"> </w:t>
      </w:r>
      <w:r w:rsidR="00D84FB9" w:rsidRPr="00457BB8">
        <w:rPr>
          <w:rFonts w:ascii="IRNazanin" w:hAnsi="IRNazanin" w:cs="IRNazanin" w:hint="cs"/>
          <w:sz w:val="28"/>
          <w:szCs w:val="28"/>
          <w:rtl/>
        </w:rPr>
        <w:t>را</w:t>
      </w:r>
      <w:r w:rsidR="00D84FB9" w:rsidRPr="00457BB8">
        <w:rPr>
          <w:rFonts w:ascii="IRNazanin" w:hAnsi="IRNazanin" w:cs="IRNazanin"/>
          <w:sz w:val="28"/>
          <w:szCs w:val="28"/>
          <w:rtl/>
        </w:rPr>
        <w:t xml:space="preserve"> </w:t>
      </w:r>
      <w:r w:rsidR="00D84FB9" w:rsidRPr="00457BB8">
        <w:rPr>
          <w:rFonts w:ascii="IRNazanin" w:hAnsi="IRNazanin" w:cs="IRNazanin" w:hint="cs"/>
          <w:sz w:val="28"/>
          <w:szCs w:val="28"/>
          <w:rtl/>
        </w:rPr>
        <w:t>در</w:t>
      </w:r>
      <w:r w:rsidR="00D84FB9" w:rsidRPr="00457BB8">
        <w:rPr>
          <w:rFonts w:ascii="IRNazanin" w:hAnsi="IRNazanin" w:cs="IRNazanin"/>
          <w:sz w:val="28"/>
          <w:szCs w:val="28"/>
          <w:rtl/>
        </w:rPr>
        <w:t xml:space="preserve"> </w:t>
      </w:r>
      <w:r w:rsidR="00D84FB9" w:rsidRPr="00457BB8">
        <w:rPr>
          <w:rFonts w:ascii="IRNazanin" w:hAnsi="IRNazanin" w:cs="IRNazanin" w:hint="cs"/>
          <w:sz w:val="28"/>
          <w:szCs w:val="28"/>
          <w:rtl/>
        </w:rPr>
        <w:t>کنار</w:t>
      </w:r>
      <w:r w:rsidRPr="00457BB8">
        <w:rPr>
          <w:rFonts w:ascii="IRNazanin" w:hAnsi="IRNazanin" w:cs="IRNazanin"/>
          <w:sz w:val="28"/>
          <w:szCs w:val="28"/>
          <w:rtl/>
        </w:rPr>
        <w:t xml:space="preserve"> یادداشت‌ها، عکس‌ها، نقشه‌ها و شجره‌نامه‌هایی که تهیه کرده بودیم، </w:t>
      </w:r>
      <w:r w:rsidR="00D84FB9" w:rsidRPr="00457BB8">
        <w:rPr>
          <w:rFonts w:ascii="IRNazanin" w:hAnsi="IRNazanin" w:cs="IRNazanin" w:hint="cs"/>
          <w:sz w:val="28"/>
          <w:szCs w:val="28"/>
          <w:rtl/>
        </w:rPr>
        <w:t>استفاده</w:t>
      </w:r>
      <w:r w:rsidRPr="00457BB8">
        <w:rPr>
          <w:rFonts w:ascii="IRNazanin" w:hAnsi="IRNazanin" w:cs="IRNazanin"/>
          <w:sz w:val="28"/>
          <w:szCs w:val="28"/>
          <w:rtl/>
        </w:rPr>
        <w:t xml:space="preserve"> کنیم. در زمستان </w:t>
      </w:r>
      <w:r w:rsidRPr="00457BB8">
        <w:rPr>
          <w:rFonts w:ascii="IRNazanin" w:hAnsi="IRNazanin" w:cs="IRNazanin"/>
          <w:sz w:val="28"/>
          <w:szCs w:val="28"/>
          <w:rtl/>
          <w:lang w:bidi="fa-IR"/>
        </w:rPr>
        <w:t>۱۹۷۱</w:t>
      </w:r>
      <w:r w:rsidRPr="00457BB8">
        <w:rPr>
          <w:rFonts w:ascii="IRNazanin" w:hAnsi="IRNazanin" w:cs="IRNazanin"/>
          <w:sz w:val="28"/>
          <w:szCs w:val="28"/>
          <w:rtl/>
        </w:rPr>
        <w:t>م.</w:t>
      </w:r>
      <w:r w:rsidR="00A7012D" w:rsidRPr="00457BB8">
        <w:rPr>
          <w:rFonts w:ascii="IRNazanin" w:hAnsi="IRNazanin" w:cs="IRNazanin"/>
          <w:sz w:val="28"/>
          <w:szCs w:val="28"/>
          <w:rtl/>
        </w:rPr>
        <w:t xml:space="preserve"> </w:t>
      </w:r>
      <w:r w:rsidRPr="00457BB8">
        <w:rPr>
          <w:rFonts w:ascii="IRNazanin" w:hAnsi="IRNazanin" w:cs="IRNazanin"/>
          <w:sz w:val="28"/>
          <w:szCs w:val="28"/>
          <w:rtl/>
        </w:rPr>
        <w:t>در نخستین روزهای اقامت‌مان در میان پیروزی‌ها، چندین داستان دراماتیک از رسوایی‌، خشونت‌ و دسیسه‌ها شنیدیم. ابتدا به میزبانان</w:t>
      </w:r>
      <w:r w:rsidR="00EF1F24" w:rsidRPr="00457BB8">
        <w:rPr>
          <w:rFonts w:ascii="IRNazanin" w:hAnsi="IRNazanin" w:cs="IRNazanin"/>
          <w:sz w:val="28"/>
          <w:szCs w:val="28"/>
          <w:rtl/>
        </w:rPr>
        <w:t>‌</w:t>
      </w:r>
      <w:r w:rsidR="00166046" w:rsidRPr="00457BB8">
        <w:rPr>
          <w:rFonts w:ascii="IRNazanin" w:hAnsi="IRNazanin" w:cs="IRNazanin"/>
          <w:sz w:val="28"/>
          <w:szCs w:val="28"/>
          <w:rtl/>
        </w:rPr>
        <w:t xml:space="preserve"> خود </w:t>
      </w:r>
      <w:r w:rsidRPr="00457BB8">
        <w:rPr>
          <w:rFonts w:ascii="IRNazanin" w:hAnsi="IRNazanin" w:cs="IRNazanin"/>
          <w:sz w:val="28"/>
          <w:szCs w:val="28"/>
          <w:rtl/>
        </w:rPr>
        <w:t xml:space="preserve">اعتماد نداشتیم؛ مطمئن بودیم که دارند </w:t>
      </w:r>
      <w:r w:rsidR="006E5151" w:rsidRPr="00457BB8">
        <w:rPr>
          <w:rFonts w:ascii="IRNazanin" w:hAnsi="IRNazanin" w:cs="IRNazanin"/>
          <w:sz w:val="28"/>
          <w:szCs w:val="28"/>
          <w:rtl/>
        </w:rPr>
        <w:t>ما را بازی می‌دهند</w:t>
      </w:r>
      <w:r w:rsidRPr="00457BB8">
        <w:rPr>
          <w:rFonts w:ascii="IRNazanin" w:hAnsi="IRNazanin" w:cs="IRNazanin"/>
          <w:sz w:val="28"/>
          <w:szCs w:val="28"/>
          <w:rtl/>
        </w:rPr>
        <w:t>.</w:t>
      </w:r>
      <w:r w:rsidR="00166046" w:rsidRPr="00457BB8">
        <w:rPr>
          <w:rFonts w:ascii="IRNazanin" w:hAnsi="IRNazanin" w:cs="IRNazanin"/>
          <w:sz w:val="28"/>
          <w:szCs w:val="28"/>
          <w:rtl/>
        </w:rPr>
        <w:t xml:space="preserve"> اما</w:t>
      </w:r>
      <w:r w:rsidRPr="00457BB8">
        <w:rPr>
          <w:rFonts w:ascii="IRNazanin" w:hAnsi="IRNazanin" w:cs="IRNazanin"/>
          <w:sz w:val="28"/>
          <w:szCs w:val="28"/>
          <w:rtl/>
        </w:rPr>
        <w:t xml:space="preserve"> بعدها فهمیدیم که این </w:t>
      </w:r>
      <w:r w:rsidR="006E5151" w:rsidRPr="00457BB8">
        <w:rPr>
          <w:rFonts w:ascii="IRNazanin" w:hAnsi="IRNazanin" w:cs="IRNazanin"/>
          <w:sz w:val="28"/>
          <w:szCs w:val="28"/>
          <w:rtl/>
        </w:rPr>
        <w:t>چیزها</w:t>
      </w:r>
      <w:r w:rsidRPr="00457BB8">
        <w:rPr>
          <w:rFonts w:ascii="IRNazanin" w:hAnsi="IRNazanin" w:cs="IRNazanin"/>
          <w:sz w:val="28"/>
          <w:szCs w:val="28"/>
          <w:rtl/>
        </w:rPr>
        <w:t xml:space="preserve"> واقعاً اتفاق افتاده بودند و پیروزی</w:t>
      </w:r>
      <w:r w:rsidR="00166046" w:rsidRPr="00457BB8">
        <w:rPr>
          <w:rFonts w:ascii="IRNazanin" w:hAnsi="IRNazanin" w:cs="IRNazanin" w:hint="cs"/>
          <w:sz w:val="28"/>
          <w:szCs w:val="28"/>
          <w:rtl/>
        </w:rPr>
        <w:t>‌ها</w:t>
      </w:r>
      <w:r w:rsidR="00166046" w:rsidRPr="00457BB8">
        <w:rPr>
          <w:rFonts w:ascii="IRNazanin" w:hAnsi="IRNazanin" w:cs="IRNazanin"/>
          <w:sz w:val="28"/>
          <w:szCs w:val="28"/>
          <w:rtl/>
        </w:rPr>
        <w:t xml:space="preserve"> </w:t>
      </w:r>
      <w:r w:rsidRPr="00457BB8">
        <w:rPr>
          <w:rFonts w:ascii="IRNazanin" w:hAnsi="IRNazanin" w:cs="IRNazanin"/>
          <w:sz w:val="28"/>
          <w:szCs w:val="28"/>
          <w:rtl/>
        </w:rPr>
        <w:t>نه</w:t>
      </w:r>
      <w:r w:rsidR="006E5151" w:rsidRPr="00457BB8">
        <w:rPr>
          <w:rFonts w:ascii="IRNazanin" w:hAnsi="IRNazanin" w:cs="IRNazanin"/>
          <w:sz w:val="28"/>
          <w:szCs w:val="28"/>
          <w:rtl/>
        </w:rPr>
        <w:t>‌</w:t>
      </w:r>
      <w:r w:rsidRPr="00457BB8">
        <w:rPr>
          <w:rFonts w:ascii="IRNazanin" w:hAnsi="IRNazanin" w:cs="IRNazanin"/>
          <w:sz w:val="28"/>
          <w:szCs w:val="28"/>
          <w:rtl/>
        </w:rPr>
        <w:t xml:space="preserve">تنها </w:t>
      </w:r>
      <w:r w:rsidR="006E5151" w:rsidRPr="00457BB8">
        <w:rPr>
          <w:rFonts w:ascii="IRNazanin" w:hAnsi="IRNazanin" w:cs="IRNazanin"/>
          <w:sz w:val="28"/>
          <w:szCs w:val="28"/>
          <w:rtl/>
        </w:rPr>
        <w:t>معلومات</w:t>
      </w:r>
      <w:r w:rsidRPr="00457BB8">
        <w:rPr>
          <w:rFonts w:ascii="IRNazanin" w:hAnsi="IRNazanin" w:cs="IRNazanin"/>
          <w:sz w:val="28"/>
          <w:szCs w:val="28"/>
          <w:rtl/>
        </w:rPr>
        <w:t xml:space="preserve"> عمومی را به اشتراک نمی</w:t>
      </w:r>
      <w:r w:rsidR="006E5151" w:rsidRPr="00457BB8">
        <w:rPr>
          <w:rFonts w:ascii="IRNazanin" w:hAnsi="IRNazanin" w:cs="IRNazanin"/>
          <w:sz w:val="28"/>
          <w:szCs w:val="28"/>
          <w:rtl/>
        </w:rPr>
        <w:t>‌</w:t>
      </w:r>
      <w:r w:rsidRPr="00457BB8">
        <w:rPr>
          <w:rFonts w:ascii="IRNazanin" w:hAnsi="IRNazanin" w:cs="IRNazanin"/>
          <w:sz w:val="28"/>
          <w:szCs w:val="28"/>
          <w:rtl/>
        </w:rPr>
        <w:t xml:space="preserve">گذاشتند، بلکه مشتاق بودند </w:t>
      </w:r>
      <w:r w:rsidR="00166046" w:rsidRPr="00457BB8">
        <w:rPr>
          <w:rFonts w:ascii="IRNazanin" w:hAnsi="IRNazanin" w:cs="IRNazanin" w:hint="cs"/>
          <w:sz w:val="28"/>
          <w:szCs w:val="28"/>
          <w:rtl/>
        </w:rPr>
        <w:t>چشم‌دید</w:t>
      </w:r>
      <w:r w:rsidRPr="00457BB8">
        <w:rPr>
          <w:rFonts w:ascii="IRNazanin" w:hAnsi="IRNazanin" w:cs="IRNazanin"/>
          <w:sz w:val="28"/>
          <w:szCs w:val="28"/>
          <w:rtl/>
        </w:rPr>
        <w:t xml:space="preserve"> خود از وقایع را بیان کنند تا</w:t>
      </w:r>
      <w:r w:rsidR="00F222F9" w:rsidRPr="00457BB8">
        <w:rPr>
          <w:rFonts w:ascii="IRNazanin" w:hAnsi="IRNazanin" w:cs="IRNazanin"/>
          <w:sz w:val="28"/>
          <w:szCs w:val="28"/>
          <w:rtl/>
        </w:rPr>
        <w:t xml:space="preserve"> د</w:t>
      </w:r>
      <w:r w:rsidR="00F222F9" w:rsidRPr="00457BB8">
        <w:rPr>
          <w:rFonts w:ascii="IRNazanin" w:hAnsi="IRNazanin" w:cs="IRNazanin" w:hint="cs"/>
          <w:sz w:val="28"/>
          <w:szCs w:val="28"/>
          <w:rtl/>
        </w:rPr>
        <w:t>یگران</w:t>
      </w:r>
      <w:r w:rsidR="00F222F9" w:rsidRPr="00457BB8">
        <w:rPr>
          <w:rFonts w:ascii="IRNazanin" w:hAnsi="IRNazanin" w:cs="IRNazanin"/>
          <w:sz w:val="28"/>
          <w:szCs w:val="28"/>
          <w:rtl/>
        </w:rPr>
        <w:t xml:space="preserve"> نتوانند تجربه خود را برا</w:t>
      </w:r>
      <w:r w:rsidR="00F222F9" w:rsidRPr="00457BB8">
        <w:rPr>
          <w:rFonts w:ascii="IRNazanin" w:hAnsi="IRNazanin" w:cs="IRNazanin" w:hint="cs"/>
          <w:sz w:val="28"/>
          <w:szCs w:val="28"/>
          <w:rtl/>
        </w:rPr>
        <w:t>ی</w:t>
      </w:r>
      <w:r w:rsidR="00F222F9" w:rsidRPr="00457BB8">
        <w:rPr>
          <w:rFonts w:ascii="IRNazanin" w:hAnsi="IRNazanin" w:cs="IRNazanin"/>
          <w:sz w:val="28"/>
          <w:szCs w:val="28"/>
          <w:rtl/>
        </w:rPr>
        <w:t xml:space="preserve"> ما بگو</w:t>
      </w:r>
      <w:r w:rsidR="00F222F9" w:rsidRPr="00457BB8">
        <w:rPr>
          <w:rFonts w:ascii="IRNazanin" w:hAnsi="IRNazanin" w:cs="IRNazanin" w:hint="cs"/>
          <w:sz w:val="28"/>
          <w:szCs w:val="28"/>
          <w:rtl/>
        </w:rPr>
        <w:t>یند</w:t>
      </w:r>
      <w:r w:rsidRPr="00457BB8">
        <w:rPr>
          <w:rFonts w:ascii="IRNazanin" w:hAnsi="IRNazanin" w:cs="IRNazanin"/>
          <w:sz w:val="28"/>
          <w:szCs w:val="28"/>
          <w:rtl/>
        </w:rPr>
        <w:t>. داستان مریم درباره</w:t>
      </w:r>
      <w:r w:rsidR="004E1820" w:rsidRPr="00457BB8">
        <w:rPr>
          <w:rFonts w:ascii="IRNazanin" w:hAnsi="IRNazanin" w:cs="IRNazanin"/>
          <w:sz w:val="28"/>
          <w:szCs w:val="28"/>
          <w:rtl/>
        </w:rPr>
        <w:t>‌ی</w:t>
      </w:r>
      <w:r w:rsidRPr="00457BB8">
        <w:rPr>
          <w:rFonts w:ascii="IRNazanin" w:hAnsi="IRNazanin" w:cs="IRNazanin"/>
          <w:sz w:val="28"/>
          <w:szCs w:val="28"/>
          <w:rtl/>
        </w:rPr>
        <w:t xml:space="preserve"> رابطه</w:t>
      </w:r>
      <w:r w:rsidR="004E1820" w:rsidRPr="00457BB8">
        <w:rPr>
          <w:rFonts w:ascii="IRNazanin" w:hAnsi="IRNazanin" w:cs="IRNazanin"/>
          <w:sz w:val="28"/>
          <w:szCs w:val="28"/>
          <w:rtl/>
        </w:rPr>
        <w:t>‌</w:t>
      </w:r>
      <w:r w:rsidRPr="00457BB8">
        <w:rPr>
          <w:rFonts w:ascii="IRNazanin" w:hAnsi="IRNazanin" w:cs="IRNazanin"/>
          <w:sz w:val="28"/>
          <w:szCs w:val="28"/>
          <w:rtl/>
        </w:rPr>
        <w:t>اش با هم</w:t>
      </w:r>
      <w:r w:rsidR="004E1820" w:rsidRPr="00457BB8">
        <w:rPr>
          <w:rFonts w:ascii="IRNazanin" w:hAnsi="IRNazanin" w:cs="IRNazanin"/>
          <w:sz w:val="28"/>
          <w:szCs w:val="28"/>
          <w:rtl/>
        </w:rPr>
        <w:t>‌باغش</w:t>
      </w:r>
      <w:r w:rsidRPr="00457BB8">
        <w:rPr>
          <w:rFonts w:ascii="IRNazanin" w:hAnsi="IRNazanin" w:cs="IRNazanin"/>
          <w:sz w:val="28"/>
          <w:szCs w:val="28"/>
          <w:rtl/>
        </w:rPr>
        <w:t>، پاکیزه، نمونه</w:t>
      </w:r>
      <w:r w:rsidR="004E1820" w:rsidRPr="00457BB8">
        <w:rPr>
          <w:rFonts w:ascii="IRNazanin" w:hAnsi="IRNazanin" w:cs="IRNazanin"/>
          <w:sz w:val="28"/>
          <w:szCs w:val="28"/>
          <w:rtl/>
        </w:rPr>
        <w:t>‌ی</w:t>
      </w:r>
      <w:r w:rsidRPr="00457BB8">
        <w:rPr>
          <w:rFonts w:ascii="IRNazanin" w:hAnsi="IRNazanin" w:cs="IRNazanin"/>
          <w:sz w:val="28"/>
          <w:szCs w:val="28"/>
          <w:rtl/>
        </w:rPr>
        <w:t xml:space="preserve"> خوبی از این مکانیزم است. البته، شوهرشان حاجی تومان، خود پاکیزه</w:t>
      </w:r>
      <w:del w:id="383" w:author="Mohammad Mohammadi" w:date="2025-07-07T15:26:00Z">
        <w:r w:rsidRPr="00457BB8" w:rsidDel="006E3270">
          <w:rPr>
            <w:rFonts w:ascii="IRNazanin" w:hAnsi="IRNazanin" w:cs="IRNazanin"/>
            <w:sz w:val="28"/>
            <w:szCs w:val="28"/>
            <w:rtl/>
          </w:rPr>
          <w:delText>،</w:delText>
        </w:r>
      </w:del>
      <w:r w:rsidRPr="00457BB8">
        <w:rPr>
          <w:rFonts w:ascii="IRNazanin" w:hAnsi="IRNazanin" w:cs="IRNazanin"/>
          <w:sz w:val="28"/>
          <w:szCs w:val="28"/>
          <w:rtl/>
        </w:rPr>
        <w:t xml:space="preserve"> و تقریباً هر </w:t>
      </w:r>
      <w:r w:rsidR="004E1820" w:rsidRPr="00457BB8">
        <w:rPr>
          <w:rFonts w:ascii="IRNazanin" w:hAnsi="IRNazanin" w:cs="IRNazanin"/>
          <w:sz w:val="28"/>
          <w:szCs w:val="28"/>
          <w:rtl/>
        </w:rPr>
        <w:t>آدم بالغ</w:t>
      </w:r>
      <w:r w:rsidRPr="00457BB8">
        <w:rPr>
          <w:rFonts w:ascii="IRNazanin" w:hAnsi="IRNazanin" w:cs="IRNazanin"/>
          <w:sz w:val="28"/>
          <w:szCs w:val="28"/>
          <w:rtl/>
        </w:rPr>
        <w:t xml:space="preserve"> دیگری در </w:t>
      </w:r>
      <w:r w:rsidR="004E1820" w:rsidRPr="00457BB8">
        <w:rPr>
          <w:rFonts w:ascii="IRNazanin" w:hAnsi="IRNazanin" w:cs="IRNazanin"/>
          <w:sz w:val="28"/>
          <w:szCs w:val="28"/>
          <w:rtl/>
        </w:rPr>
        <w:t>قریه</w:t>
      </w:r>
      <w:r w:rsidRPr="00457BB8">
        <w:rPr>
          <w:rFonts w:ascii="IRNazanin" w:hAnsi="IRNazanin" w:cs="IRNazanin"/>
          <w:sz w:val="28"/>
          <w:szCs w:val="28"/>
          <w:rtl/>
        </w:rPr>
        <w:t xml:space="preserve"> </w:t>
      </w:r>
      <w:del w:id="384" w:author="Saeedi, Faiza" w:date="2025-06-29T22:30:00Z">
        <w:r w:rsidRPr="00457BB8" w:rsidDel="00BD10F0">
          <w:rPr>
            <w:rFonts w:ascii="IRNazanin" w:hAnsi="IRNazanin" w:cs="IRNazanin"/>
            <w:sz w:val="28"/>
            <w:szCs w:val="28"/>
            <w:rtl/>
          </w:rPr>
          <w:delText xml:space="preserve">نظرات </w:delText>
        </w:r>
      </w:del>
      <w:ins w:id="385" w:author="Saeedi, Faiza" w:date="2025-06-29T22:30:00Z">
        <w:r w:rsidR="00BD10F0" w:rsidRPr="00457BB8">
          <w:rPr>
            <w:rFonts w:ascii="IRNazanin" w:hAnsi="IRNazanin" w:cs="IRNazanin" w:hint="cs"/>
            <w:sz w:val="28"/>
            <w:szCs w:val="28"/>
            <w:rtl/>
            <w:lang w:bidi="fa-IR"/>
            <w:rPrChange w:id="386" w:author="Mohammad Mohammadi" w:date="2025-07-22T21:07:00Z">
              <w:rPr>
                <w:rFonts w:ascii="IRNazanin" w:hAnsi="IRNazanin" w:cs="IRNazanin" w:hint="cs"/>
                <w:sz w:val="28"/>
                <w:szCs w:val="28"/>
                <w:highlight w:val="green"/>
                <w:rtl/>
                <w:lang w:bidi="fa-IR"/>
              </w:rPr>
            </w:rPrChange>
          </w:rPr>
          <w:t>گفته‌های</w:t>
        </w:r>
        <w:r w:rsidR="00BD10F0" w:rsidRPr="00457BB8">
          <w:rPr>
            <w:rFonts w:ascii="IRNazanin" w:hAnsi="IRNazanin" w:cs="IRNazanin"/>
            <w:sz w:val="28"/>
            <w:szCs w:val="28"/>
            <w:rtl/>
          </w:rPr>
          <w:t xml:space="preserve"> </w:t>
        </w:r>
      </w:ins>
      <w:r w:rsidR="00F222F9" w:rsidRPr="00457BB8">
        <w:rPr>
          <w:rFonts w:ascii="IRNazanin" w:hAnsi="IRNazanin" w:cs="IRNazanin" w:hint="cs"/>
          <w:sz w:val="28"/>
          <w:szCs w:val="28"/>
          <w:rtl/>
        </w:rPr>
        <w:t>زیادی</w:t>
      </w:r>
      <w:r w:rsidR="00F222F9" w:rsidRPr="00457BB8">
        <w:rPr>
          <w:rFonts w:ascii="IRNazanin" w:hAnsi="IRNazanin" w:cs="IRNazanin"/>
          <w:sz w:val="28"/>
          <w:szCs w:val="28"/>
          <w:rtl/>
        </w:rPr>
        <w:t xml:space="preserve"> </w:t>
      </w:r>
      <w:r w:rsidRPr="00457BB8">
        <w:rPr>
          <w:rFonts w:ascii="IRNazanin" w:hAnsi="IRNazanin" w:cs="IRNazanin"/>
          <w:sz w:val="28"/>
          <w:szCs w:val="28"/>
          <w:rtl/>
        </w:rPr>
        <w:t>درباره</w:t>
      </w:r>
      <w:r w:rsidR="004E1820" w:rsidRPr="00457BB8">
        <w:rPr>
          <w:rFonts w:ascii="IRNazanin" w:hAnsi="IRNazanin" w:cs="IRNazanin"/>
          <w:sz w:val="28"/>
          <w:szCs w:val="28"/>
          <w:rtl/>
        </w:rPr>
        <w:t>‌ی</w:t>
      </w:r>
      <w:r w:rsidRPr="00457BB8">
        <w:rPr>
          <w:rFonts w:ascii="IRNazanin" w:hAnsi="IRNazanin" w:cs="IRNazanin"/>
          <w:sz w:val="28"/>
          <w:szCs w:val="28"/>
          <w:rtl/>
        </w:rPr>
        <w:t xml:space="preserve"> خانواده</w:t>
      </w:r>
      <w:r w:rsidR="004E1820" w:rsidRPr="00457BB8">
        <w:rPr>
          <w:rFonts w:ascii="IRNazanin" w:hAnsi="IRNazanin" w:cs="IRNazanin"/>
          <w:sz w:val="28"/>
          <w:szCs w:val="28"/>
          <w:rtl/>
        </w:rPr>
        <w:t>‌ی</w:t>
      </w:r>
      <w:r w:rsidRPr="00457BB8">
        <w:rPr>
          <w:rFonts w:ascii="IRNazanin" w:hAnsi="IRNazanin" w:cs="IRNazanin"/>
          <w:sz w:val="28"/>
          <w:szCs w:val="28"/>
          <w:rtl/>
        </w:rPr>
        <w:t xml:space="preserve"> تومان داشتند</w:t>
      </w:r>
      <w:r w:rsidRPr="00457BB8">
        <w:rPr>
          <w:rFonts w:ascii="IRNazanin" w:hAnsi="IRNazanin" w:cs="IRNazanin"/>
          <w:sz w:val="28"/>
          <w:szCs w:val="28"/>
          <w:lang w:bidi="fa-IR"/>
        </w:rPr>
        <w:t>.</w:t>
      </w:r>
    </w:p>
    <w:p w14:paraId="6C47829C" w14:textId="4B533E5D" w:rsidR="000A281E" w:rsidRPr="00457BB8" w:rsidRDefault="000A281E" w:rsidP="000A281E">
      <w:pPr>
        <w:bidi/>
        <w:jc w:val="both"/>
        <w:rPr>
          <w:ins w:id="387" w:author="Saeedi, Faiza" w:date="2025-07-01T11:09:00Z"/>
          <w:rFonts w:ascii="IRNazanin" w:hAnsi="IRNazanin" w:cs="IRNazanin"/>
          <w:sz w:val="28"/>
          <w:szCs w:val="28"/>
          <w:rtl/>
          <w:lang w:bidi="fa-IR"/>
        </w:rPr>
      </w:pPr>
      <w:ins w:id="388" w:author="Saeedi, Faiza" w:date="2025-07-01T11:10:00Z">
        <w:r w:rsidRPr="00457BB8">
          <w:rPr>
            <w:rFonts w:ascii="IRNazanin" w:hAnsi="IRNazanin" w:cs="IRNazanin"/>
            <w:noProof/>
            <w:sz w:val="28"/>
            <w:szCs w:val="28"/>
            <w:rPrChange w:id="389" w:author="Mohammad Mohammadi" w:date="2025-07-22T21:07:00Z">
              <w:rPr>
                <w:noProof/>
              </w:rPr>
            </w:rPrChange>
          </w:rPr>
          <w:lastRenderedPageBreak/>
          <mc:AlternateContent>
            <mc:Choice Requires="wps">
              <w:drawing>
                <wp:anchor distT="0" distB="0" distL="114300" distR="114300" simplePos="0" relativeHeight="251662336" behindDoc="0" locked="0" layoutInCell="1" allowOverlap="1" wp14:anchorId="538C5D6A" wp14:editId="7BDD8931">
                  <wp:simplePos x="0" y="0"/>
                  <wp:positionH relativeFrom="column">
                    <wp:posOffset>171450</wp:posOffset>
                  </wp:positionH>
                  <wp:positionV relativeFrom="paragraph">
                    <wp:posOffset>7652385</wp:posOffset>
                  </wp:positionV>
                  <wp:extent cx="5644515" cy="635"/>
                  <wp:effectExtent l="0" t="0" r="0" b="12065"/>
                  <wp:wrapThrough wrapText="bothSides">
                    <wp:wrapPolygon edited="0">
                      <wp:start x="0" y="0"/>
                      <wp:lineTo x="0" y="0"/>
                      <wp:lineTo x="21530" y="0"/>
                      <wp:lineTo x="21530" y="0"/>
                      <wp:lineTo x="0" y="0"/>
                    </wp:wrapPolygon>
                  </wp:wrapThrough>
                  <wp:docPr id="1565186093" name="Text Box 1"/>
                  <wp:cNvGraphicFramePr/>
                  <a:graphic xmlns:a="http://schemas.openxmlformats.org/drawingml/2006/main">
                    <a:graphicData uri="http://schemas.microsoft.com/office/word/2010/wordprocessingShape">
                      <wps:wsp>
                        <wps:cNvSpPr txBox="1"/>
                        <wps:spPr>
                          <a:xfrm>
                            <a:off x="0" y="0"/>
                            <a:ext cx="5644515" cy="635"/>
                          </a:xfrm>
                          <a:prstGeom prst="rect">
                            <a:avLst/>
                          </a:prstGeom>
                          <a:solidFill>
                            <a:prstClr val="white"/>
                          </a:solidFill>
                          <a:ln>
                            <a:noFill/>
                          </a:ln>
                        </wps:spPr>
                        <wps:txbx>
                          <w:txbxContent>
                            <w:p w14:paraId="520773A7" w14:textId="12B97945" w:rsidR="000A281E" w:rsidRPr="00BD20B1" w:rsidRDefault="000A281E">
                              <w:pPr>
                                <w:pStyle w:val="Caption"/>
                                <w:bidi/>
                                <w:rPr>
                                  <w:rFonts w:ascii="IRNazanin" w:hAnsi="IRNazanin" w:cs="IRNazanin"/>
                                  <w:noProof/>
                                  <w:sz w:val="28"/>
                                  <w:szCs w:val="28"/>
                                  <w:lang w:val="ar-SA"/>
                                </w:rPr>
                                <w:pPrChange w:id="390" w:author="Saeedi, Faiza" w:date="2025-07-01T11:10:00Z">
                                  <w:pPr>
                                    <w:bidi/>
                                    <w:jc w:val="both"/>
                                  </w:pPr>
                                </w:pPrChange>
                              </w:pPr>
                              <w:ins w:id="391" w:author="Saeedi, Faiza" w:date="2025-07-01T11:10:00Z">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ins>
                              <w:r>
                                <w:rPr>
                                  <w:rtl/>
                                </w:rPr>
                                <w:fldChar w:fldCharType="separate"/>
                              </w:r>
                              <w:ins w:id="392" w:author="Saeedi, Faiza" w:date="2025-07-01T11:19:00Z">
                                <w:r w:rsidR="00CB1081">
                                  <w:rPr>
                                    <w:noProof/>
                                    <w:rtl/>
                                  </w:rPr>
                                  <w:t>3</w:t>
                                </w:r>
                              </w:ins>
                              <w:ins w:id="393" w:author="Saeedi, Faiza" w:date="2025-07-01T11:10:00Z">
                                <w:r>
                                  <w:rPr>
                                    <w:rtl/>
                                  </w:rPr>
                                  <w:fldChar w:fldCharType="end"/>
                                </w:r>
                                <w:r>
                                  <w:rPr>
                                    <w:rFonts w:hint="cs"/>
                                    <w:rtl/>
                                    <w:lang w:bidi="fa-IR"/>
                                  </w:rPr>
                                  <w:t>: بیاخان و نانسی در پالیز خربزه، جولای ۱۹۷۲</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8C5D6A" id="_x0000_t202" coordsize="21600,21600" o:spt="202" path="m,l,21600r21600,l21600,xe">
                  <v:stroke joinstyle="miter"/>
                  <v:path gradientshapeok="t" o:connecttype="rect"/>
                </v:shapetype>
                <v:shape id="Text Box 1" o:spid="_x0000_s1026" type="#_x0000_t202" style="position:absolute;left:0;text-align:left;margin-left:13.5pt;margin-top:602.55pt;width:444.4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7tFgIAADgEAAAOAAAAZHJzL2Uyb0RvYy54bWysU8Fu2zAMvQ/YPwi6L066ph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" stroked="f">
                  <v:textbox style="mso-fit-shape-to-text:t" inset="0,0,0,0">
                    <w:txbxContent>
                      <w:p w14:paraId="520773A7" w14:textId="12B97945" w:rsidR="000A281E" w:rsidRPr="00BD20B1" w:rsidRDefault="000A281E">
                        <w:pPr>
                          <w:pStyle w:val="Caption"/>
                          <w:bidi/>
                          <w:rPr>
                            <w:rFonts w:ascii="IRNazanin" w:hAnsi="IRNazanin" w:cs="IRNazanin"/>
                            <w:noProof/>
                            <w:sz w:val="28"/>
                            <w:szCs w:val="28"/>
                            <w:lang w:val="ar-SA"/>
                          </w:rPr>
                          <w:pPrChange w:id="394" w:author="Saeedi, Faiza" w:date="2025-07-01T11:10:00Z">
                            <w:pPr>
                              <w:bidi/>
                              <w:jc w:val="both"/>
                            </w:pPr>
                          </w:pPrChange>
                        </w:pPr>
                        <w:ins w:id="395" w:author="Saeedi, Faiza" w:date="2025-07-01T11:10:00Z">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ins>
                        <w:r>
                          <w:rPr>
                            <w:rtl/>
                          </w:rPr>
                          <w:fldChar w:fldCharType="separate"/>
                        </w:r>
                        <w:ins w:id="396" w:author="Saeedi, Faiza" w:date="2025-07-01T11:19:00Z">
                          <w:r w:rsidR="00CB1081">
                            <w:rPr>
                              <w:noProof/>
                              <w:rtl/>
                            </w:rPr>
                            <w:t>3</w:t>
                          </w:r>
                        </w:ins>
                        <w:ins w:id="397" w:author="Saeedi, Faiza" w:date="2025-07-01T11:10:00Z">
                          <w:r>
                            <w:rPr>
                              <w:rtl/>
                            </w:rPr>
                            <w:fldChar w:fldCharType="end"/>
                          </w:r>
                          <w:r>
                            <w:rPr>
                              <w:rFonts w:hint="cs"/>
                              <w:rtl/>
                              <w:lang w:bidi="fa-IR"/>
                            </w:rPr>
                            <w:t>: بیاخان و نانسی در پالیز خربزه، جولای ۱۹۷۲</w:t>
                          </w:r>
                        </w:ins>
                      </w:p>
                    </w:txbxContent>
                  </v:textbox>
                  <w10:wrap type="through"/>
                </v:shape>
              </w:pict>
            </mc:Fallback>
          </mc:AlternateContent>
        </w:r>
      </w:ins>
      <w:ins w:id="398" w:author="Saeedi, Faiza" w:date="2025-07-01T11:09:00Z">
        <w:r w:rsidRPr="00457BB8">
          <w:rPr>
            <w:rFonts w:ascii="IRNazanin" w:hAnsi="IRNazanin" w:cs="IRNazanin"/>
            <w:noProof/>
            <w:sz w:val="28"/>
            <w:szCs w:val="28"/>
            <w:rtl/>
            <w:lang w:val="ar-SA"/>
          </w:rPr>
          <w:drawing>
            <wp:anchor distT="0" distB="0" distL="114300" distR="114300" simplePos="0" relativeHeight="251660288" behindDoc="0" locked="0" layoutInCell="1" allowOverlap="1" wp14:anchorId="593E11BE" wp14:editId="18F8AF39">
              <wp:simplePos x="0" y="0"/>
              <wp:positionH relativeFrom="column">
                <wp:posOffset>172057</wp:posOffset>
              </wp:positionH>
              <wp:positionV relativeFrom="paragraph">
                <wp:posOffset>3175</wp:posOffset>
              </wp:positionV>
              <wp:extent cx="5644515" cy="7592060"/>
              <wp:effectExtent l="0" t="0" r="0" b="2540"/>
              <wp:wrapThrough wrapText="bothSides">
                <wp:wrapPolygon edited="0">
                  <wp:start x="0" y="0"/>
                  <wp:lineTo x="0" y="21571"/>
                  <wp:lineTo x="21530" y="21571"/>
                  <wp:lineTo x="21530" y="0"/>
                  <wp:lineTo x="0" y="0"/>
                </wp:wrapPolygon>
              </wp:wrapThrough>
              <wp:docPr id="1159565550" name="Picture 2" descr="A person and perso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65550" name="Picture 2" descr="A person and person standing in a fiel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644515" cy="7592060"/>
                      </a:xfrm>
                      <a:prstGeom prst="rect">
                        <a:avLst/>
                      </a:prstGeom>
                    </pic:spPr>
                  </pic:pic>
                </a:graphicData>
              </a:graphic>
              <wp14:sizeRelH relativeFrom="page">
                <wp14:pctWidth>0</wp14:pctWidth>
              </wp14:sizeRelH>
              <wp14:sizeRelV relativeFrom="page">
                <wp14:pctHeight>0</wp14:pctHeight>
              </wp14:sizeRelV>
            </wp:anchor>
          </w:drawing>
        </w:r>
      </w:ins>
    </w:p>
    <w:p w14:paraId="25F7EB5D" w14:textId="75601C20" w:rsidR="000A281E" w:rsidRPr="00457BB8" w:rsidDel="006E3270" w:rsidRDefault="000A281E" w:rsidP="000A281E">
      <w:pPr>
        <w:bidi/>
        <w:jc w:val="both"/>
        <w:rPr>
          <w:del w:id="399" w:author="Mohammad Mohammadi" w:date="2025-07-07T15:26:00Z"/>
          <w:rFonts w:ascii="IRNazanin" w:hAnsi="IRNazanin" w:cs="IRNazanin"/>
          <w:sz w:val="28"/>
          <w:szCs w:val="28"/>
          <w:lang w:bidi="fa-IR"/>
        </w:rPr>
      </w:pPr>
    </w:p>
    <w:p w14:paraId="47E15198" w14:textId="7B9F8373" w:rsidR="006C3660" w:rsidRPr="00457BB8" w:rsidRDefault="008D5146" w:rsidP="00E73133">
      <w:pPr>
        <w:bidi/>
        <w:jc w:val="both"/>
        <w:rPr>
          <w:rFonts w:ascii="IRNazanin" w:hAnsi="IRNazanin" w:cs="IRNazanin"/>
          <w:sz w:val="28"/>
          <w:szCs w:val="28"/>
          <w:rtl/>
          <w:lang w:bidi="fa-IR"/>
        </w:rPr>
      </w:pPr>
      <w:r w:rsidRPr="00457BB8">
        <w:rPr>
          <w:rFonts w:ascii="IRNazanin" w:hAnsi="IRNazanin" w:cs="IRNazanin"/>
          <w:sz w:val="28"/>
          <w:szCs w:val="28"/>
          <w:rtl/>
        </w:rPr>
        <w:t>وقتی نوبت به ضبط صدا رسید، در همان ابتدای اقامت با پیروز</w:t>
      </w:r>
      <w:r w:rsidR="00C85DC7" w:rsidRPr="00457BB8">
        <w:rPr>
          <w:rFonts w:ascii="IRNazanin" w:hAnsi="IRNazanin" w:cs="IRNazanin"/>
          <w:sz w:val="28"/>
          <w:szCs w:val="28"/>
          <w:rtl/>
        </w:rPr>
        <w:t>ی‌</w:t>
      </w:r>
      <w:r w:rsidRPr="00457BB8">
        <w:rPr>
          <w:rFonts w:ascii="IRNazanin" w:hAnsi="IRNazanin" w:cs="IRNazanin"/>
          <w:sz w:val="28"/>
          <w:szCs w:val="28"/>
          <w:rtl/>
        </w:rPr>
        <w:t xml:space="preserve">ها </w:t>
      </w:r>
      <w:del w:id="400" w:author="Saeedi, Faiza" w:date="2025-06-05T23:47:00Z">
        <w:r w:rsidR="0024769F" w:rsidRPr="00457BB8" w:rsidDel="00AF1611">
          <w:rPr>
            <w:rFonts w:ascii="IRNazanin" w:hAnsi="IRNazanin" w:cs="IRNazanin"/>
            <w:sz w:val="28"/>
            <w:szCs w:val="28"/>
            <w:rtl/>
          </w:rPr>
          <w:delText>طالع کردیم</w:delText>
        </w:r>
      </w:del>
      <w:ins w:id="401" w:author="Saeedi, Faiza" w:date="2025-06-05T23:47:00Z">
        <w:r w:rsidR="00AF1611" w:rsidRPr="00457BB8">
          <w:rPr>
            <w:rFonts w:ascii="IRNazanin" w:hAnsi="IRNazanin" w:cs="IRNazanin" w:hint="cs"/>
            <w:sz w:val="28"/>
            <w:szCs w:val="28"/>
            <w:rtl/>
          </w:rPr>
          <w:t>بخت</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با</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ما</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یار</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شد</w:t>
        </w:r>
      </w:ins>
      <w:r w:rsidRPr="00457BB8">
        <w:rPr>
          <w:rFonts w:ascii="IRNazanin" w:hAnsi="IRNazanin" w:cs="IRNazanin"/>
          <w:sz w:val="28"/>
          <w:szCs w:val="28"/>
          <w:rtl/>
        </w:rPr>
        <w:t xml:space="preserve">. نانسی تازه یک بحث </w:t>
      </w:r>
      <w:r w:rsidR="00452127" w:rsidRPr="00457BB8">
        <w:rPr>
          <w:rFonts w:ascii="IRNazanin" w:hAnsi="IRNazanin" w:cs="IRNazanin" w:hint="cs"/>
          <w:sz w:val="28"/>
          <w:szCs w:val="28"/>
          <w:rtl/>
        </w:rPr>
        <w:t>پر</w:t>
      </w:r>
      <w:r w:rsidR="00452127" w:rsidRPr="00457BB8">
        <w:rPr>
          <w:rFonts w:ascii="IRNazanin" w:hAnsi="IRNazanin" w:cs="IRNazanin"/>
          <w:sz w:val="28"/>
          <w:szCs w:val="28"/>
          <w:rtl/>
        </w:rPr>
        <w:t xml:space="preserve"> </w:t>
      </w:r>
      <w:r w:rsidR="00452127" w:rsidRPr="00457BB8">
        <w:rPr>
          <w:rFonts w:ascii="IRNazanin" w:hAnsi="IRNazanin" w:cs="IRNazanin" w:hint="cs"/>
          <w:sz w:val="28"/>
          <w:szCs w:val="28"/>
          <w:rtl/>
        </w:rPr>
        <w:t>شور</w:t>
      </w:r>
      <w:r w:rsidR="00452127" w:rsidRPr="00457BB8">
        <w:rPr>
          <w:rFonts w:ascii="IRNazanin" w:hAnsi="IRNazanin" w:cs="IRNazanin"/>
          <w:sz w:val="28"/>
          <w:szCs w:val="28"/>
          <w:rtl/>
        </w:rPr>
        <w:t xml:space="preserve"> </w:t>
      </w:r>
      <w:r w:rsidR="00452127" w:rsidRPr="00457BB8">
        <w:rPr>
          <w:rFonts w:ascii="IRNazanin" w:hAnsi="IRNazanin" w:cs="IRNazanin" w:hint="cs"/>
          <w:sz w:val="28"/>
          <w:szCs w:val="28"/>
          <w:rtl/>
        </w:rPr>
        <w:t>را</w:t>
      </w:r>
      <w:r w:rsidRPr="00457BB8">
        <w:rPr>
          <w:rFonts w:ascii="IRNazanin" w:hAnsi="IRNazanin" w:cs="IRNazanin"/>
          <w:sz w:val="28"/>
          <w:szCs w:val="28"/>
          <w:rtl/>
        </w:rPr>
        <w:t xml:space="preserve"> بین زنان </w:t>
      </w:r>
      <w:r w:rsidR="00452127" w:rsidRPr="00457BB8">
        <w:rPr>
          <w:rFonts w:ascii="IRNazanin" w:hAnsi="IRNazanin" w:cs="IRNazanin" w:hint="cs"/>
          <w:sz w:val="28"/>
          <w:szCs w:val="28"/>
          <w:rtl/>
        </w:rPr>
        <w:t>در</w:t>
      </w:r>
      <w:r w:rsidR="00452127" w:rsidRPr="00457BB8">
        <w:rPr>
          <w:rFonts w:ascii="IRNazanin" w:hAnsi="IRNazanin" w:cs="IRNazanin"/>
          <w:sz w:val="28"/>
          <w:szCs w:val="28"/>
          <w:rtl/>
        </w:rPr>
        <w:t xml:space="preserve"> </w:t>
      </w:r>
      <w:r w:rsidRPr="00457BB8">
        <w:rPr>
          <w:rFonts w:ascii="IRNazanin" w:hAnsi="IRNazanin" w:cs="IRNazanin"/>
          <w:sz w:val="28"/>
          <w:szCs w:val="28"/>
          <w:rtl/>
        </w:rPr>
        <w:t xml:space="preserve">یک مراسم عروسی ضبط کرده بود، و وقتی آن شب حاجی تومان از این موضوع باخبر شد، اصرار کرد که نوار را </w:t>
      </w:r>
      <w:del w:id="402" w:author="Saeedi, Faiza" w:date="2025-06-05T23:48:00Z">
        <w:r w:rsidRPr="00457BB8" w:rsidDel="00AF1611">
          <w:rPr>
            <w:rFonts w:ascii="IRNazanin" w:hAnsi="IRNazanin" w:cs="IRNazanin"/>
            <w:sz w:val="28"/>
            <w:szCs w:val="28"/>
            <w:rtl/>
          </w:rPr>
          <w:delText xml:space="preserve">برای </w:delText>
        </w:r>
        <w:r w:rsidR="0024769F" w:rsidRPr="00457BB8" w:rsidDel="00AF1611">
          <w:rPr>
            <w:rFonts w:ascii="IRNazanin" w:hAnsi="IRNazanin" w:cs="IRNazanin"/>
            <w:sz w:val="28"/>
            <w:szCs w:val="28"/>
            <w:rtl/>
          </w:rPr>
          <w:delText>ساعت‌تیری</w:delText>
        </w:r>
      </w:del>
      <w:ins w:id="403" w:author="Saeedi, Faiza" w:date="2025-06-05T23:48:00Z">
        <w:r w:rsidR="00AF1611" w:rsidRPr="00457BB8">
          <w:rPr>
            <w:rFonts w:ascii="IRNazanin" w:hAnsi="IRNazanin" w:cs="IRNazanin" w:hint="cs"/>
            <w:sz w:val="28"/>
            <w:szCs w:val="28"/>
            <w:rtl/>
          </w:rPr>
          <w:t>از</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باب</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سرگرمی</w:t>
        </w:r>
      </w:ins>
      <w:r w:rsidRPr="00457BB8">
        <w:rPr>
          <w:rFonts w:ascii="IRNazanin" w:hAnsi="IRNazanin" w:cs="IRNazanin"/>
          <w:sz w:val="28"/>
          <w:szCs w:val="28"/>
          <w:rtl/>
        </w:rPr>
        <w:t xml:space="preserve"> گوش </w:t>
      </w:r>
      <w:del w:id="404" w:author="Saeedi, Faiza" w:date="2025-06-05T23:48:00Z">
        <w:r w:rsidRPr="00457BB8" w:rsidDel="00AF1611">
          <w:rPr>
            <w:rFonts w:ascii="IRNazanin" w:hAnsi="IRNazanin" w:cs="IRNazanin"/>
            <w:sz w:val="28"/>
            <w:szCs w:val="28"/>
            <w:rtl/>
          </w:rPr>
          <w:delText>دهد</w:delText>
        </w:r>
      </w:del>
      <w:ins w:id="405" w:author="Saeedi, Faiza" w:date="2025-06-05T23:48:00Z">
        <w:r w:rsidR="00AF1611" w:rsidRPr="00457BB8">
          <w:rPr>
            <w:rFonts w:ascii="IRNazanin" w:hAnsi="IRNazanin" w:cs="IRNazanin" w:hint="cs"/>
            <w:sz w:val="28"/>
            <w:szCs w:val="28"/>
            <w:rtl/>
          </w:rPr>
          <w:t>کند</w:t>
        </w:r>
      </w:ins>
      <w:r w:rsidRPr="00457BB8">
        <w:rPr>
          <w:rFonts w:ascii="IRNazanin" w:hAnsi="IRNazanin" w:cs="IRNazanin"/>
          <w:sz w:val="28"/>
          <w:szCs w:val="28"/>
          <w:rtl/>
        </w:rPr>
        <w:t xml:space="preserve">. اما نانسی مخالفت کرد و او از </w:t>
      </w:r>
      <w:del w:id="406" w:author="Saeedi, Faiza" w:date="2025-06-05T23:48:00Z">
        <w:r w:rsidRPr="00457BB8" w:rsidDel="00AF1611">
          <w:rPr>
            <w:rFonts w:ascii="IRNazanin" w:hAnsi="IRNazanin" w:cs="IRNazanin"/>
            <w:sz w:val="28"/>
            <w:szCs w:val="28"/>
            <w:rtl/>
          </w:rPr>
          <w:delText xml:space="preserve">دست </w:delText>
        </w:r>
      </w:del>
      <w:ins w:id="407" w:author="Saeedi, Faiza" w:date="2025-06-05T23:48:00Z">
        <w:r w:rsidR="00AF1611" w:rsidRPr="00457BB8">
          <w:rPr>
            <w:rFonts w:ascii="IRNazanin" w:hAnsi="IRNazanin" w:cs="IRNazanin" w:hint="cs"/>
            <w:sz w:val="28"/>
            <w:szCs w:val="28"/>
            <w:rtl/>
          </w:rPr>
          <w:t>این</w:t>
        </w:r>
        <w:r w:rsidR="00AF1611" w:rsidRPr="00457BB8">
          <w:rPr>
            <w:rFonts w:ascii="IRNazanin" w:hAnsi="IRNazanin" w:cs="IRNazanin"/>
            <w:sz w:val="28"/>
            <w:szCs w:val="28"/>
            <w:rtl/>
          </w:rPr>
          <w:t xml:space="preserve"> </w:t>
        </w:r>
        <w:r w:rsidR="00AF1611" w:rsidRPr="00457BB8">
          <w:rPr>
            <w:rFonts w:ascii="IRNazanin" w:hAnsi="IRNazanin" w:cs="IRNazanin" w:hint="cs"/>
            <w:sz w:val="28"/>
            <w:szCs w:val="28"/>
            <w:rtl/>
          </w:rPr>
          <w:t>بابت</w:t>
        </w:r>
      </w:ins>
      <w:del w:id="408" w:author="Saeedi, Faiza" w:date="2025-06-05T23:48:00Z">
        <w:r w:rsidRPr="00457BB8" w:rsidDel="00AF1611">
          <w:rPr>
            <w:rFonts w:ascii="IRNazanin" w:hAnsi="IRNazanin" w:cs="IRNazanin"/>
            <w:sz w:val="28"/>
            <w:szCs w:val="28"/>
            <w:rtl/>
          </w:rPr>
          <w:delText>نانسی و ما به</w:delText>
        </w:r>
        <w:r w:rsidR="0024769F" w:rsidRPr="00457BB8" w:rsidDel="00AF1611">
          <w:rPr>
            <w:rFonts w:ascii="IRNazanin" w:hAnsi="IRNazanin" w:cs="IRNazanin"/>
            <w:sz w:val="28"/>
            <w:szCs w:val="28"/>
            <w:rtl/>
          </w:rPr>
          <w:delText>‌</w:delText>
        </w:r>
        <w:r w:rsidRPr="00457BB8" w:rsidDel="00AF1611">
          <w:rPr>
            <w:rFonts w:ascii="IRNazanin" w:hAnsi="IRNazanin" w:cs="IRNazanin"/>
            <w:sz w:val="28"/>
            <w:szCs w:val="28"/>
            <w:rtl/>
          </w:rPr>
          <w:delText>عنوان میهمانانش</w:delText>
        </w:r>
      </w:del>
      <w:r w:rsidRPr="00457BB8">
        <w:rPr>
          <w:rFonts w:ascii="IRNazanin" w:hAnsi="IRNazanin" w:cs="IRNazanin"/>
          <w:sz w:val="28"/>
          <w:szCs w:val="28"/>
          <w:rtl/>
        </w:rPr>
        <w:t xml:space="preserve"> خشمگین شد. با اوج</w:t>
      </w:r>
      <w:r w:rsidR="0024769F" w:rsidRPr="00457BB8">
        <w:rPr>
          <w:rFonts w:ascii="IRNazanin" w:hAnsi="IRNazanin" w:cs="IRNazanin"/>
          <w:sz w:val="28"/>
          <w:szCs w:val="28"/>
          <w:rtl/>
        </w:rPr>
        <w:t>‌</w:t>
      </w:r>
      <w:r w:rsidRPr="00457BB8">
        <w:rPr>
          <w:rFonts w:ascii="IRNazanin" w:hAnsi="IRNazanin" w:cs="IRNazanin"/>
          <w:sz w:val="28"/>
          <w:szCs w:val="28"/>
          <w:rtl/>
        </w:rPr>
        <w:t>گیری این تقابل، ترسیدیم که شانس ماندن با خانواده</w:t>
      </w:r>
      <w:r w:rsidR="0024769F" w:rsidRPr="00457BB8">
        <w:rPr>
          <w:rFonts w:ascii="IRNazanin" w:hAnsi="IRNazanin" w:cs="IRNazanin"/>
          <w:sz w:val="28"/>
          <w:szCs w:val="28"/>
          <w:rtl/>
        </w:rPr>
        <w:t>‌ی</w:t>
      </w:r>
      <w:r w:rsidRPr="00457BB8">
        <w:rPr>
          <w:rFonts w:ascii="IRNazanin" w:hAnsi="IRNazanin" w:cs="IRNazanin"/>
          <w:sz w:val="28"/>
          <w:szCs w:val="28"/>
          <w:rtl/>
        </w:rPr>
        <w:t xml:space="preserve"> حاجی را از دست داده باش</w:t>
      </w:r>
      <w:r w:rsidRPr="00457BB8">
        <w:rPr>
          <w:rFonts w:ascii="IRNazanin" w:hAnsi="IRNazanin" w:cs="IRNazanin" w:hint="cs"/>
          <w:sz w:val="28"/>
          <w:szCs w:val="28"/>
          <w:rtl/>
        </w:rPr>
        <w:t>یم</w:t>
      </w:r>
      <w:r w:rsidRPr="00457BB8">
        <w:rPr>
          <w:rFonts w:ascii="IRNazanin" w:hAnsi="IRNazanin" w:cs="IRNazanin"/>
          <w:sz w:val="28"/>
          <w:szCs w:val="28"/>
          <w:rtl/>
        </w:rPr>
        <w:t xml:space="preserve"> و او </w:t>
      </w:r>
      <w:ins w:id="409" w:author="Saeedi, Faiza" w:date="2025-06-29T22:30:00Z">
        <w:r w:rsidR="009D6B91" w:rsidRPr="00457BB8">
          <w:rPr>
            <w:rFonts w:ascii="IRNazanin" w:hAnsi="IRNazanin" w:cs="IRNazanin" w:hint="cs"/>
            <w:sz w:val="28"/>
            <w:szCs w:val="28"/>
            <w:rtl/>
            <w:rPrChange w:id="410" w:author="Mohammad Mohammadi" w:date="2025-07-22T21:07:00Z">
              <w:rPr>
                <w:rFonts w:ascii="IRNazanin" w:hAnsi="IRNazanin" w:cs="IRNazanin" w:hint="cs"/>
                <w:sz w:val="28"/>
                <w:szCs w:val="28"/>
                <w:highlight w:val="green"/>
                <w:rtl/>
              </w:rPr>
            </w:rPrChange>
          </w:rPr>
          <w:t>احتمالا</w:t>
        </w:r>
        <w:r w:rsidR="009D6B91" w:rsidRPr="00457BB8">
          <w:rPr>
            <w:rFonts w:ascii="IRNazanin" w:hAnsi="IRNazanin" w:cs="IRNazanin"/>
            <w:sz w:val="28"/>
            <w:szCs w:val="28"/>
            <w:rtl/>
            <w:rPrChange w:id="411" w:author="Mohammad Mohammadi" w:date="2025-07-22T21:07:00Z">
              <w:rPr>
                <w:rFonts w:ascii="IRNazanin" w:hAnsi="IRNazanin" w:cs="IRNazanin"/>
                <w:sz w:val="28"/>
                <w:szCs w:val="28"/>
                <w:highlight w:val="green"/>
                <w:rtl/>
              </w:rPr>
            </w:rPrChange>
          </w:rPr>
          <w:t xml:space="preserve"> </w:t>
        </w:r>
      </w:ins>
      <w:r w:rsidRPr="00457BB8">
        <w:rPr>
          <w:rFonts w:ascii="IRNazanin" w:hAnsi="IRNazanin" w:cs="IRNazanin"/>
          <w:sz w:val="28"/>
          <w:szCs w:val="28"/>
          <w:rtl/>
        </w:rPr>
        <w:t>از ما بخواهد</w:t>
      </w:r>
      <w:ins w:id="412" w:author="Saeedi, Faiza" w:date="2025-06-05T23:48:00Z">
        <w:r w:rsidR="00AF1611" w:rsidRPr="00457BB8">
          <w:rPr>
            <w:rFonts w:ascii="IRNazanin" w:hAnsi="IRNazanin" w:cs="IRNazanin"/>
            <w:sz w:val="28"/>
            <w:szCs w:val="28"/>
            <w:rtl/>
          </w:rPr>
          <w:t xml:space="preserve"> تا</w:t>
        </w:r>
      </w:ins>
      <w:r w:rsidRPr="00457BB8">
        <w:rPr>
          <w:rFonts w:ascii="IRNazanin" w:hAnsi="IRNazanin" w:cs="IRNazanin"/>
          <w:sz w:val="28"/>
          <w:szCs w:val="28"/>
          <w:rtl/>
        </w:rPr>
        <w:t xml:space="preserve"> آنجا را ترک کن</w:t>
      </w:r>
      <w:r w:rsidRPr="00457BB8">
        <w:rPr>
          <w:rFonts w:ascii="IRNazanin" w:hAnsi="IRNazanin" w:cs="IRNazanin" w:hint="cs"/>
          <w:sz w:val="28"/>
          <w:szCs w:val="28"/>
          <w:rtl/>
        </w:rPr>
        <w:t>یم</w:t>
      </w:r>
      <w:r w:rsidRPr="00457BB8">
        <w:rPr>
          <w:rFonts w:ascii="IRNazanin" w:hAnsi="IRNazanin" w:cs="IRNazanin"/>
          <w:sz w:val="28"/>
          <w:szCs w:val="28"/>
          <w:rtl/>
        </w:rPr>
        <w:t xml:space="preserve">. اما پس از چند روز بسیار پرتنش، او </w:t>
      </w:r>
      <w:r w:rsidR="006936B8" w:rsidRPr="00457BB8">
        <w:rPr>
          <w:rFonts w:ascii="IRNazanin" w:hAnsi="IRNazanin" w:cs="IRNazanin"/>
          <w:sz w:val="28"/>
          <w:szCs w:val="28"/>
          <w:rtl/>
        </w:rPr>
        <w:t xml:space="preserve">رد </w:t>
      </w:r>
      <w:del w:id="413" w:author="Saeedi, Faiza" w:date="2025-06-05T23:49:00Z">
        <w:r w:rsidRPr="00457BB8" w:rsidDel="00AF1611">
          <w:rPr>
            <w:rFonts w:ascii="IRNazanin" w:hAnsi="IRNazanin" w:cs="IRNazanin"/>
            <w:sz w:val="28"/>
            <w:szCs w:val="28"/>
            <w:rtl/>
          </w:rPr>
          <w:delText>مسئله</w:delText>
        </w:r>
        <w:r w:rsidR="0024769F" w:rsidRPr="00457BB8" w:rsidDel="00AF1611">
          <w:rPr>
            <w:rFonts w:ascii="IRNazanin" w:hAnsi="IRNazanin" w:cs="IRNazanin"/>
            <w:sz w:val="28"/>
            <w:szCs w:val="28"/>
            <w:rtl/>
          </w:rPr>
          <w:delText>‌ی</w:delText>
        </w:r>
        <w:r w:rsidRPr="00457BB8" w:rsidDel="00AF1611">
          <w:rPr>
            <w:rFonts w:ascii="IRNazanin" w:hAnsi="IRNazanin" w:cs="IRNazanin"/>
            <w:sz w:val="28"/>
            <w:szCs w:val="28"/>
            <w:rtl/>
          </w:rPr>
          <w:delText xml:space="preserve"> </w:delText>
        </w:r>
      </w:del>
      <w:del w:id="414" w:author="Mohammad Mohammadi" w:date="2025-07-07T15:28:00Z">
        <w:r w:rsidR="0024769F" w:rsidRPr="00457BB8" w:rsidDel="00750C18">
          <w:rPr>
            <w:rFonts w:ascii="IRNazanin" w:hAnsi="IRNazanin" w:cs="IRNazanin"/>
            <w:sz w:val="28"/>
            <w:szCs w:val="28"/>
            <w:rtl/>
          </w:rPr>
          <w:delText>لج‌بازی</w:delText>
        </w:r>
        <w:r w:rsidRPr="00457BB8" w:rsidDel="00750C18">
          <w:rPr>
            <w:rFonts w:ascii="IRNazanin" w:hAnsi="IRNazanin" w:cs="IRNazanin"/>
            <w:sz w:val="28"/>
            <w:szCs w:val="28"/>
            <w:rtl/>
          </w:rPr>
          <w:delText xml:space="preserve"> </w:delText>
        </w:r>
      </w:del>
      <w:r w:rsidRPr="00457BB8">
        <w:rPr>
          <w:rFonts w:ascii="IRNazanin" w:hAnsi="IRNazanin" w:cs="IRNazanin"/>
          <w:sz w:val="28"/>
          <w:szCs w:val="28"/>
          <w:rtl/>
        </w:rPr>
        <w:t>نانسی و ضبط صدا را رها کرد</w:t>
      </w:r>
      <w:r w:rsidRPr="00457BB8">
        <w:rPr>
          <w:rFonts w:ascii="IRNazanin" w:hAnsi="IRNazanin" w:cs="IRNazanin"/>
          <w:sz w:val="28"/>
          <w:szCs w:val="28"/>
          <w:lang w:bidi="fa-IR"/>
        </w:rPr>
        <w:t>.</w:t>
      </w:r>
    </w:p>
    <w:p w14:paraId="2B89BBD5" w14:textId="65A23466" w:rsidR="000A281E" w:rsidRPr="00457BB8" w:rsidRDefault="00321427" w:rsidP="000A281E">
      <w:pPr>
        <w:bidi/>
        <w:jc w:val="both"/>
        <w:rPr>
          <w:rFonts w:ascii="IRNazanin" w:hAnsi="IRNazanin" w:cs="IRNazanin"/>
          <w:sz w:val="28"/>
          <w:szCs w:val="28"/>
        </w:rPr>
      </w:pPr>
      <w:r w:rsidRPr="00457BB8">
        <w:rPr>
          <w:rFonts w:ascii="IRNazanin" w:hAnsi="IRNazanin" w:cs="IRNazanin"/>
          <w:sz w:val="28"/>
          <w:szCs w:val="28"/>
          <w:rtl/>
        </w:rPr>
        <w:t xml:space="preserve">این ماجرا </w:t>
      </w:r>
      <w:r w:rsidR="00DA14E6" w:rsidRPr="00457BB8">
        <w:rPr>
          <w:rFonts w:ascii="IRNazanin" w:hAnsi="IRNazanin" w:cs="IRNazanin" w:hint="cs"/>
          <w:sz w:val="28"/>
          <w:szCs w:val="28"/>
          <w:rtl/>
        </w:rPr>
        <w:t>نشان</w:t>
      </w:r>
      <w:r w:rsidR="00DA14E6" w:rsidRPr="00457BB8">
        <w:rPr>
          <w:rFonts w:ascii="IRNazanin" w:hAnsi="IRNazanin" w:cs="IRNazanin"/>
          <w:sz w:val="28"/>
          <w:szCs w:val="28"/>
          <w:rtl/>
        </w:rPr>
        <w:t xml:space="preserve"> </w:t>
      </w:r>
      <w:r w:rsidR="00DA14E6" w:rsidRPr="00457BB8">
        <w:rPr>
          <w:rFonts w:ascii="IRNazanin" w:hAnsi="IRNazanin" w:cs="IRNazanin" w:hint="cs"/>
          <w:sz w:val="28"/>
          <w:szCs w:val="28"/>
          <w:rtl/>
        </w:rPr>
        <w:t>داد</w:t>
      </w:r>
      <w:r w:rsidRPr="00457BB8">
        <w:rPr>
          <w:rFonts w:ascii="IRNazanin" w:hAnsi="IRNazanin" w:cs="IRNazanin"/>
          <w:sz w:val="28"/>
          <w:szCs w:val="28"/>
          <w:rtl/>
        </w:rPr>
        <w:t xml:space="preserve"> که ما نوارها را برای </w:t>
      </w:r>
      <w:del w:id="415" w:author="Saeedi, Faiza" w:date="2025-06-05T23:49:00Z">
        <w:r w:rsidRPr="00457BB8" w:rsidDel="00AF1611">
          <w:rPr>
            <w:rFonts w:ascii="IRNazanin" w:hAnsi="IRNazanin" w:cs="IRNazanin"/>
            <w:sz w:val="28"/>
            <w:szCs w:val="28"/>
            <w:rtl/>
          </w:rPr>
          <w:delText xml:space="preserve">اهداف </w:delText>
        </w:r>
      </w:del>
      <w:r w:rsidRPr="00457BB8">
        <w:rPr>
          <w:rFonts w:ascii="IRNazanin" w:hAnsi="IRNazanin" w:cs="IRNazanin"/>
          <w:sz w:val="28"/>
          <w:szCs w:val="28"/>
          <w:rtl/>
        </w:rPr>
        <w:t xml:space="preserve">خود ضبط می‌کنیم و بدون اجازه‌ی افرادی که صدای‌شان ضبط شده بود، نوار را برای دیگران پخش نخواهیم کرد. از آن پس، به نظر می‌رسید </w:t>
      </w:r>
      <w:del w:id="416" w:author="Mohammad Mohammadi" w:date="2025-07-07T15:29:00Z">
        <w:r w:rsidRPr="00457BB8" w:rsidDel="00750C18">
          <w:rPr>
            <w:rFonts w:ascii="IRNazanin" w:hAnsi="IRNazanin" w:cs="IRNazanin"/>
            <w:sz w:val="28"/>
            <w:szCs w:val="28"/>
            <w:rtl/>
          </w:rPr>
          <w:delText>مردم</w:delText>
        </w:r>
      </w:del>
      <w:ins w:id="417" w:author="Saeedi, Faiza" w:date="2025-06-05T23:49:00Z">
        <w:del w:id="418" w:author="Mohammad Mohammadi" w:date="2025-07-07T15:29:00Z">
          <w:r w:rsidR="00AF1611" w:rsidRPr="00457BB8" w:rsidDel="00750C18">
            <w:rPr>
              <w:rFonts w:ascii="IRNazanin" w:hAnsi="IRNazanin" w:cs="IRNazanin"/>
              <w:sz w:val="28"/>
              <w:szCs w:val="28"/>
              <w:rtl/>
            </w:rPr>
            <w:delText xml:space="preserve"> </w:delText>
          </w:r>
        </w:del>
      </w:ins>
      <w:del w:id="419" w:author="Mohammad Mohammadi" w:date="2025-07-07T15:29:00Z">
        <w:r w:rsidR="00C657DC" w:rsidRPr="00457BB8" w:rsidDel="00750C18">
          <w:rPr>
            <w:rFonts w:ascii="IRNazanin" w:hAnsi="IRNazanin" w:cs="IRNazanin" w:hint="cs"/>
            <w:sz w:val="28"/>
            <w:szCs w:val="28"/>
            <w:rtl/>
          </w:rPr>
          <w:delText>به</w:delText>
        </w:r>
        <w:r w:rsidR="00C657DC" w:rsidRPr="00457BB8" w:rsidDel="00750C18">
          <w:rPr>
            <w:rFonts w:ascii="IRNazanin" w:hAnsi="IRNazanin" w:cs="IRNazanin"/>
            <w:sz w:val="28"/>
            <w:szCs w:val="28"/>
            <w:rtl/>
          </w:rPr>
          <w:delText xml:space="preserve"> ما اعتماد </w:delText>
        </w:r>
        <w:r w:rsidR="00C657DC" w:rsidRPr="00457BB8" w:rsidDel="00750C18">
          <w:rPr>
            <w:rFonts w:ascii="IRNazanin" w:hAnsi="IRNazanin" w:cs="IRNazanin" w:hint="cs"/>
            <w:sz w:val="28"/>
            <w:szCs w:val="28"/>
            <w:rtl/>
          </w:rPr>
          <w:delText>یافتند</w:delText>
        </w:r>
        <w:r w:rsidR="00C657DC" w:rsidRPr="00457BB8" w:rsidDel="00750C18">
          <w:rPr>
            <w:rFonts w:ascii="IRNazanin" w:hAnsi="IRNazanin" w:cs="IRNazanin"/>
            <w:sz w:val="28"/>
            <w:szCs w:val="28"/>
            <w:rtl/>
          </w:rPr>
          <w:delText xml:space="preserve"> </w:delText>
        </w:r>
      </w:del>
      <w:ins w:id="420" w:author="Saeedi, Faiza" w:date="2025-06-05T23:49:00Z">
        <w:del w:id="421" w:author="Mohammad Mohammadi" w:date="2025-07-07T15:29:00Z">
          <w:r w:rsidR="00AF1611" w:rsidRPr="00457BB8" w:rsidDel="00750C18">
            <w:rPr>
              <w:rFonts w:ascii="IRNazanin" w:hAnsi="IRNazanin" w:cs="IRNazanin" w:hint="cs"/>
              <w:sz w:val="28"/>
              <w:szCs w:val="28"/>
              <w:rtl/>
            </w:rPr>
            <w:delText>کردند</w:delText>
          </w:r>
        </w:del>
      </w:ins>
      <w:ins w:id="422" w:author="Mohammad Mohammadi" w:date="2025-07-07T15:29:00Z">
        <w:r w:rsidR="00750C18" w:rsidRPr="00457BB8">
          <w:rPr>
            <w:rFonts w:ascii="IRNazanin" w:hAnsi="IRNazanin" w:cs="IRNazanin" w:hint="cs"/>
            <w:sz w:val="28"/>
            <w:szCs w:val="28"/>
            <w:rtl/>
          </w:rPr>
          <w:t>اعتماد مردم به ما بیشتر شد</w:t>
        </w:r>
      </w:ins>
      <w:ins w:id="423" w:author="Saeedi, Faiza" w:date="2025-06-05T23:49:00Z">
        <w:r w:rsidR="00AF1611" w:rsidRPr="00457BB8">
          <w:rPr>
            <w:rFonts w:ascii="IRNazanin" w:hAnsi="IRNazanin" w:cs="IRNazanin"/>
            <w:sz w:val="28"/>
            <w:szCs w:val="28"/>
            <w:rtl/>
          </w:rPr>
          <w:t xml:space="preserve"> </w:t>
        </w:r>
      </w:ins>
      <w:r w:rsidRPr="00457BB8">
        <w:rPr>
          <w:rFonts w:ascii="IRNazanin" w:hAnsi="IRNazanin" w:cs="IRNazanin"/>
          <w:sz w:val="28"/>
          <w:szCs w:val="28"/>
          <w:rtl/>
        </w:rPr>
        <w:t xml:space="preserve">و برای </w:t>
      </w:r>
      <w:r w:rsidR="00975C77" w:rsidRPr="00457BB8">
        <w:rPr>
          <w:rFonts w:ascii="IRNazanin" w:hAnsi="IRNazanin" w:cs="IRNazanin"/>
          <w:sz w:val="28"/>
          <w:szCs w:val="28"/>
          <w:rtl/>
        </w:rPr>
        <w:t xml:space="preserve">مصاحبه با ما </w:t>
      </w:r>
      <w:r w:rsidR="00DA14E6" w:rsidRPr="00457BB8">
        <w:rPr>
          <w:rFonts w:ascii="IRNazanin" w:hAnsi="IRNazanin" w:cs="IRNazanin" w:hint="cs"/>
          <w:sz w:val="28"/>
          <w:szCs w:val="28"/>
          <w:rtl/>
        </w:rPr>
        <w:t>علاقه‌ی</w:t>
      </w:r>
      <w:r w:rsidR="00975C77" w:rsidRPr="00457BB8">
        <w:rPr>
          <w:rFonts w:ascii="IRNazanin" w:hAnsi="IRNazanin" w:cs="IRNazanin"/>
          <w:sz w:val="28"/>
          <w:szCs w:val="28"/>
          <w:rtl/>
        </w:rPr>
        <w:t xml:space="preserve"> زیادی نشان می‌دادند.</w:t>
      </w:r>
    </w:p>
    <w:p w14:paraId="4FFB8DF7" w14:textId="3DCFA3A2" w:rsidR="00321427" w:rsidRPr="00457BB8" w:rsidRDefault="00321427" w:rsidP="00E73133">
      <w:pPr>
        <w:bidi/>
        <w:jc w:val="both"/>
        <w:rPr>
          <w:rFonts w:ascii="IRNazanin" w:hAnsi="IRNazanin" w:cs="IRNazanin"/>
          <w:sz w:val="28"/>
          <w:szCs w:val="28"/>
          <w:lang w:bidi="fa-IR"/>
        </w:rPr>
      </w:pPr>
      <w:r w:rsidRPr="00457BB8">
        <w:rPr>
          <w:rFonts w:ascii="IRNazanin" w:hAnsi="IRNazanin" w:cs="IRNazanin"/>
          <w:sz w:val="28"/>
          <w:szCs w:val="28"/>
          <w:rtl/>
        </w:rPr>
        <w:t>پیروزی</w:t>
      </w:r>
      <w:r w:rsidR="00975C77" w:rsidRPr="00457BB8">
        <w:rPr>
          <w:rFonts w:ascii="IRNazanin" w:hAnsi="IRNazanin" w:cs="IRNazanin"/>
          <w:sz w:val="28"/>
          <w:szCs w:val="28"/>
          <w:rtl/>
        </w:rPr>
        <w:t>‌</w:t>
      </w:r>
      <w:r w:rsidRPr="00457BB8">
        <w:rPr>
          <w:rFonts w:ascii="IRNazanin" w:hAnsi="IRNazanin" w:cs="IRNazanin"/>
          <w:sz w:val="28"/>
          <w:szCs w:val="28"/>
          <w:rtl/>
        </w:rPr>
        <w:t xml:space="preserve">ها </w:t>
      </w:r>
      <w:r w:rsidR="00B72024" w:rsidRPr="00457BB8">
        <w:rPr>
          <w:rFonts w:ascii="IRNazanin" w:hAnsi="IRNazanin" w:cs="IRNazanin" w:hint="cs"/>
          <w:sz w:val="28"/>
          <w:szCs w:val="28"/>
          <w:rtl/>
        </w:rPr>
        <w:t>روراست</w:t>
      </w:r>
      <w:r w:rsidRPr="00457BB8">
        <w:rPr>
          <w:rFonts w:ascii="IRNazanin" w:hAnsi="IRNazanin" w:cs="IRNazanin"/>
          <w:sz w:val="28"/>
          <w:szCs w:val="28"/>
          <w:rtl/>
        </w:rPr>
        <w:t xml:space="preserve"> و فصیح بودند،</w:t>
      </w:r>
      <w:r w:rsidR="00975C77" w:rsidRPr="00457BB8">
        <w:rPr>
          <w:rFonts w:ascii="IRNazanin" w:hAnsi="IRNazanin" w:cs="IRNazanin"/>
          <w:sz w:val="28"/>
          <w:szCs w:val="28"/>
          <w:rtl/>
        </w:rPr>
        <w:t xml:space="preserve"> </w:t>
      </w:r>
      <w:r w:rsidR="00854755" w:rsidRPr="00457BB8">
        <w:rPr>
          <w:rFonts w:ascii="IRNazanin" w:hAnsi="IRNazanin" w:cs="IRNazanin" w:hint="cs"/>
          <w:sz w:val="28"/>
          <w:szCs w:val="28"/>
          <w:rtl/>
        </w:rPr>
        <w:t>همین</w:t>
      </w:r>
      <w:r w:rsidR="00975C77" w:rsidRPr="00457BB8">
        <w:rPr>
          <w:rFonts w:ascii="IRNazanin" w:hAnsi="IRNazanin" w:cs="IRNazanin"/>
          <w:sz w:val="28"/>
          <w:szCs w:val="28"/>
          <w:rtl/>
        </w:rPr>
        <w:t xml:space="preserve"> به ما کمک کرد تا</w:t>
      </w:r>
      <w:r w:rsidRPr="00457BB8">
        <w:rPr>
          <w:rFonts w:ascii="IRNazanin" w:hAnsi="IRNazanin" w:cs="IRNazanin"/>
          <w:sz w:val="28"/>
          <w:szCs w:val="28"/>
          <w:rtl/>
        </w:rPr>
        <w:t xml:space="preserve"> داستان</w:t>
      </w:r>
      <w:r w:rsidR="00975C77" w:rsidRPr="00457BB8">
        <w:rPr>
          <w:rFonts w:ascii="IRNazanin" w:hAnsi="IRNazanin" w:cs="IRNazanin"/>
          <w:sz w:val="28"/>
          <w:szCs w:val="28"/>
          <w:rtl/>
        </w:rPr>
        <w:t>‌</w:t>
      </w:r>
      <w:r w:rsidRPr="00457BB8">
        <w:rPr>
          <w:rFonts w:ascii="IRNazanin" w:hAnsi="IRNazanin" w:cs="IRNazanin"/>
          <w:sz w:val="28"/>
          <w:szCs w:val="28"/>
          <w:rtl/>
        </w:rPr>
        <w:t>هایی درباره</w:t>
      </w:r>
      <w:r w:rsidR="00975C77" w:rsidRPr="00457BB8">
        <w:rPr>
          <w:rFonts w:ascii="IRNazanin" w:hAnsi="IRNazanin" w:cs="IRNazanin"/>
          <w:sz w:val="28"/>
          <w:szCs w:val="28"/>
          <w:rtl/>
        </w:rPr>
        <w:t>‌ی</w:t>
      </w:r>
      <w:r w:rsidRPr="00457BB8">
        <w:rPr>
          <w:rFonts w:ascii="IRNazanin" w:hAnsi="IRNazanin" w:cs="IRNazanin"/>
          <w:sz w:val="28"/>
          <w:szCs w:val="28"/>
          <w:rtl/>
        </w:rPr>
        <w:t xml:space="preserve"> موضوعات عمومی و هم خصوصی ضبط </w:t>
      </w:r>
      <w:r w:rsidR="00975C77" w:rsidRPr="00457BB8">
        <w:rPr>
          <w:rFonts w:ascii="IRNazanin" w:hAnsi="IRNazanin" w:cs="IRNazanin"/>
          <w:sz w:val="28"/>
          <w:szCs w:val="28"/>
          <w:rtl/>
        </w:rPr>
        <w:t>کنیم</w:t>
      </w:r>
      <w:r w:rsidRPr="00457BB8">
        <w:rPr>
          <w:rFonts w:ascii="IRNazanin" w:hAnsi="IRNazanin" w:cs="IRNazanin"/>
          <w:sz w:val="28"/>
          <w:szCs w:val="28"/>
          <w:rtl/>
        </w:rPr>
        <w:t>. زنان و مردان</w:t>
      </w:r>
      <w:r w:rsidR="00975C77" w:rsidRPr="00457BB8">
        <w:rPr>
          <w:rFonts w:ascii="IRNazanin" w:hAnsi="IRNazanin" w:cs="IRNazanin"/>
          <w:sz w:val="28"/>
          <w:szCs w:val="28"/>
          <w:rtl/>
        </w:rPr>
        <w:t xml:space="preserve"> ما را</w:t>
      </w:r>
      <w:r w:rsidRPr="00457BB8">
        <w:rPr>
          <w:rFonts w:ascii="IRNazanin" w:hAnsi="IRNazanin" w:cs="IRNazanin"/>
          <w:sz w:val="28"/>
          <w:szCs w:val="28"/>
          <w:rtl/>
        </w:rPr>
        <w:t xml:space="preserve"> </w:t>
      </w:r>
      <w:r w:rsidR="00975C77" w:rsidRPr="00457BB8">
        <w:rPr>
          <w:rFonts w:ascii="IRNazanin" w:hAnsi="IRNazanin" w:cs="IRNazanin"/>
          <w:sz w:val="28"/>
          <w:szCs w:val="28"/>
          <w:rtl/>
        </w:rPr>
        <w:t>مشتاقانه</w:t>
      </w:r>
      <w:r w:rsidRPr="00457BB8">
        <w:rPr>
          <w:rFonts w:ascii="IRNazanin" w:hAnsi="IRNazanin" w:cs="IRNazanin"/>
          <w:sz w:val="28"/>
          <w:szCs w:val="28"/>
          <w:rtl/>
        </w:rPr>
        <w:t xml:space="preserve"> تشویق</w:t>
      </w:r>
      <w:r w:rsidR="00975C77" w:rsidRPr="00457BB8">
        <w:rPr>
          <w:rFonts w:ascii="IRNazanin" w:hAnsi="IRNazanin" w:cs="IRNazanin"/>
          <w:sz w:val="28"/>
          <w:szCs w:val="28"/>
          <w:rtl/>
        </w:rPr>
        <w:t>‌</w:t>
      </w:r>
      <w:r w:rsidRPr="00457BB8">
        <w:rPr>
          <w:rFonts w:ascii="IRNazanin" w:hAnsi="IRNazanin" w:cs="IRNazanin"/>
          <w:sz w:val="28"/>
          <w:szCs w:val="28"/>
          <w:rtl/>
        </w:rPr>
        <w:t xml:space="preserve"> می</w:t>
      </w:r>
      <w:r w:rsidR="00975C77" w:rsidRPr="00457BB8">
        <w:rPr>
          <w:rFonts w:ascii="IRNazanin" w:hAnsi="IRNazanin" w:cs="IRNazanin"/>
          <w:sz w:val="28"/>
          <w:szCs w:val="28"/>
          <w:rtl/>
        </w:rPr>
        <w:t>‌</w:t>
      </w:r>
      <w:r w:rsidRPr="00457BB8">
        <w:rPr>
          <w:rFonts w:ascii="IRNazanin" w:hAnsi="IRNazanin" w:cs="IRNazanin"/>
          <w:sz w:val="28"/>
          <w:szCs w:val="28"/>
          <w:rtl/>
        </w:rPr>
        <w:t xml:space="preserve">کردند تا </w:t>
      </w:r>
      <w:r w:rsidR="00975C77" w:rsidRPr="00457BB8">
        <w:rPr>
          <w:rFonts w:ascii="IRNazanin" w:hAnsi="IRNazanin" w:cs="IRNazanin"/>
          <w:sz w:val="28"/>
          <w:szCs w:val="28"/>
          <w:rtl/>
        </w:rPr>
        <w:t xml:space="preserve">در </w:t>
      </w:r>
      <w:r w:rsidRPr="00457BB8">
        <w:rPr>
          <w:rFonts w:ascii="IRNazanin" w:hAnsi="IRNazanin" w:cs="IRNazanin"/>
          <w:sz w:val="28"/>
          <w:szCs w:val="28"/>
          <w:rtl/>
        </w:rPr>
        <w:t>هر زمان ممکن ضبط کنیم. آن</w:t>
      </w:r>
      <w:r w:rsidR="00975C77" w:rsidRPr="00457BB8">
        <w:rPr>
          <w:rFonts w:ascii="IRNazanin" w:hAnsi="IRNazanin" w:cs="IRNazanin"/>
          <w:sz w:val="28"/>
          <w:szCs w:val="28"/>
          <w:rtl/>
        </w:rPr>
        <w:t>‌</w:t>
      </w:r>
      <w:r w:rsidRPr="00457BB8">
        <w:rPr>
          <w:rFonts w:ascii="IRNazanin" w:hAnsi="IRNazanin" w:cs="IRNazanin"/>
          <w:sz w:val="28"/>
          <w:szCs w:val="28"/>
          <w:rtl/>
        </w:rPr>
        <w:t>ها می</w:t>
      </w:r>
      <w:r w:rsidR="00975C77" w:rsidRPr="00457BB8">
        <w:rPr>
          <w:rFonts w:ascii="IRNazanin" w:hAnsi="IRNazanin" w:cs="IRNazanin"/>
          <w:sz w:val="28"/>
          <w:szCs w:val="28"/>
          <w:rtl/>
        </w:rPr>
        <w:t>‌</w:t>
      </w:r>
      <w:r w:rsidRPr="00457BB8">
        <w:rPr>
          <w:rFonts w:ascii="IRNazanin" w:hAnsi="IRNazanin" w:cs="IRNazanin"/>
          <w:sz w:val="28"/>
          <w:szCs w:val="28"/>
          <w:rtl/>
        </w:rPr>
        <w:t>خواستند در «نوشتن کتاب»</w:t>
      </w:r>
      <w:r w:rsidR="00975C77" w:rsidRPr="00457BB8">
        <w:rPr>
          <w:rFonts w:ascii="IRNazanin" w:hAnsi="IRNazanin" w:cs="IRNazanin"/>
          <w:sz w:val="28"/>
          <w:szCs w:val="28"/>
          <w:rtl/>
        </w:rPr>
        <w:t xml:space="preserve"> ما سهیم شوند</w:t>
      </w:r>
      <w:r w:rsidRPr="00457BB8">
        <w:rPr>
          <w:rFonts w:ascii="IRNazanin" w:hAnsi="IRNazanin" w:cs="IRNazanin"/>
          <w:sz w:val="28"/>
          <w:szCs w:val="28"/>
          <w:rtl/>
        </w:rPr>
        <w:t xml:space="preserve"> و حرف</w:t>
      </w:r>
      <w:r w:rsidR="00E81C56" w:rsidRPr="00457BB8">
        <w:rPr>
          <w:rFonts w:ascii="IRNazanin" w:hAnsi="IRNazanin" w:cs="IRNazanin"/>
          <w:sz w:val="28"/>
          <w:szCs w:val="28"/>
          <w:rtl/>
        </w:rPr>
        <w:t>‌</w:t>
      </w:r>
      <w:r w:rsidRPr="00457BB8">
        <w:rPr>
          <w:rFonts w:ascii="IRNazanin" w:hAnsi="IRNazanin" w:cs="IRNazanin"/>
          <w:sz w:val="28"/>
          <w:szCs w:val="28"/>
          <w:rtl/>
        </w:rPr>
        <w:t>های</w:t>
      </w:r>
      <w:r w:rsidR="00E81C56" w:rsidRPr="00457BB8">
        <w:rPr>
          <w:rFonts w:ascii="IRNazanin" w:hAnsi="IRNazanin" w:cs="IRNazanin"/>
          <w:sz w:val="28"/>
          <w:szCs w:val="28"/>
          <w:rtl/>
        </w:rPr>
        <w:t>‌</w:t>
      </w:r>
      <w:r w:rsidRPr="00457BB8">
        <w:rPr>
          <w:rFonts w:ascii="IRNazanin" w:hAnsi="IRNazanin" w:cs="IRNazanin"/>
          <w:sz w:val="28"/>
          <w:szCs w:val="28"/>
          <w:rtl/>
        </w:rPr>
        <w:t xml:space="preserve">شان شنیده و ثبت شود. همچنین </w:t>
      </w:r>
      <w:r w:rsidR="002A1589" w:rsidRPr="00457BB8">
        <w:rPr>
          <w:rFonts w:ascii="IRNazanin" w:hAnsi="IRNazanin" w:cs="IRNazanin"/>
          <w:sz w:val="28"/>
          <w:szCs w:val="28"/>
          <w:rtl/>
        </w:rPr>
        <w:t>به</w:t>
      </w:r>
      <w:r w:rsidRPr="00457BB8">
        <w:rPr>
          <w:rFonts w:ascii="IRNazanin" w:hAnsi="IRNazanin" w:cs="IRNazanin"/>
          <w:sz w:val="28"/>
          <w:szCs w:val="28"/>
          <w:rtl/>
        </w:rPr>
        <w:t xml:space="preserve"> «پر کردن نوارها» به</w:t>
      </w:r>
      <w:r w:rsidR="002A1589" w:rsidRPr="00457BB8">
        <w:rPr>
          <w:rFonts w:ascii="IRNazanin" w:hAnsi="IRNazanin" w:cs="IRNazanin"/>
          <w:sz w:val="28"/>
          <w:szCs w:val="28"/>
          <w:rtl/>
        </w:rPr>
        <w:t>‌</w:t>
      </w:r>
      <w:r w:rsidR="00854755" w:rsidRPr="00457BB8">
        <w:rPr>
          <w:rFonts w:ascii="IRNazanin" w:hAnsi="IRNazanin" w:cs="IRNazanin"/>
          <w:sz w:val="28"/>
          <w:szCs w:val="28"/>
          <w:rtl/>
        </w:rPr>
        <w:t xml:space="preserve"> چشم </w:t>
      </w:r>
      <w:r w:rsidRPr="00457BB8">
        <w:rPr>
          <w:rFonts w:ascii="IRNazanin" w:hAnsi="IRNazanin" w:cs="IRNazanin"/>
          <w:sz w:val="28"/>
          <w:szCs w:val="28"/>
          <w:rtl/>
        </w:rPr>
        <w:t xml:space="preserve">سرگرمی </w:t>
      </w:r>
      <w:del w:id="424" w:author="Saeedi, Faiza" w:date="2025-06-05T23:49:00Z">
        <w:r w:rsidR="002A1589" w:rsidRPr="00457BB8" w:rsidDel="00AF1611">
          <w:rPr>
            <w:rFonts w:ascii="IRNazanin" w:hAnsi="IRNazanin" w:cs="IRNazanin"/>
            <w:sz w:val="28"/>
            <w:szCs w:val="28"/>
            <w:rtl/>
          </w:rPr>
          <w:delText>ـ</w:delText>
        </w:r>
        <w:r w:rsidRPr="00457BB8" w:rsidDel="00AF1611">
          <w:rPr>
            <w:rFonts w:ascii="IRNazanin" w:hAnsi="IRNazanin" w:cs="IRNazanin"/>
            <w:sz w:val="28"/>
            <w:szCs w:val="28"/>
            <w:rtl/>
          </w:rPr>
          <w:delText xml:space="preserve"> </w:delText>
        </w:r>
      </w:del>
      <w:r w:rsidRPr="00457BB8">
        <w:rPr>
          <w:rFonts w:ascii="IRNazanin" w:hAnsi="IRNazanin" w:cs="IRNazanin"/>
          <w:sz w:val="28"/>
          <w:szCs w:val="28"/>
          <w:rtl/>
        </w:rPr>
        <w:t>یا «</w:t>
      </w:r>
      <w:del w:id="425" w:author="Saeedi, Faiza" w:date="2025-06-05T23:49:00Z">
        <w:r w:rsidRPr="00457BB8" w:rsidDel="00AF1611">
          <w:rPr>
            <w:rFonts w:ascii="IRNazanin" w:hAnsi="IRNazanin" w:cs="IRNazanin"/>
            <w:sz w:val="28"/>
            <w:szCs w:val="28"/>
            <w:rtl/>
          </w:rPr>
          <w:delText>گذراندن وقت»</w:delText>
        </w:r>
      </w:del>
      <w:del w:id="426" w:author="Saeedi, Faiza" w:date="2025-06-05T23:50:00Z">
        <w:r w:rsidRPr="00457BB8" w:rsidDel="00AF1611">
          <w:rPr>
            <w:rFonts w:ascii="IRNazanin" w:hAnsi="IRNazanin" w:cs="IRNazanin"/>
            <w:sz w:val="28"/>
            <w:szCs w:val="28"/>
            <w:rtl/>
          </w:rPr>
          <w:delText xml:space="preserve"> (</w:delText>
        </w:r>
      </w:del>
      <w:r w:rsidRPr="00457BB8">
        <w:rPr>
          <w:rFonts w:ascii="IRNazanin" w:hAnsi="IRNazanin" w:cs="IRNazanin"/>
          <w:sz w:val="28"/>
          <w:szCs w:val="28"/>
          <w:rtl/>
        </w:rPr>
        <w:t>ساعت</w:t>
      </w:r>
      <w:del w:id="427" w:author="Mohammad Mohammadi" w:date="2025-07-07T15:29:00Z">
        <w:r w:rsidRPr="00457BB8" w:rsidDel="00766F1E">
          <w:rPr>
            <w:rFonts w:ascii="IRNazanin" w:hAnsi="IRNazanin" w:cs="IRNazanin"/>
            <w:sz w:val="28"/>
            <w:szCs w:val="28"/>
            <w:rtl/>
          </w:rPr>
          <w:delText xml:space="preserve"> </w:delText>
        </w:r>
      </w:del>
      <w:ins w:id="428" w:author="Mohammad Mohammadi" w:date="2025-07-07T15:29:00Z">
        <w:r w:rsidR="00766F1E" w:rsidRPr="00457BB8">
          <w:rPr>
            <w:rFonts w:ascii="IRNazanin" w:hAnsi="IRNazanin" w:cs="IRNazanin" w:hint="cs"/>
            <w:sz w:val="28"/>
            <w:szCs w:val="28"/>
            <w:rtl/>
          </w:rPr>
          <w:t>‌</w:t>
        </w:r>
      </w:ins>
      <w:r w:rsidRPr="00457BB8">
        <w:rPr>
          <w:rFonts w:ascii="IRNazanin" w:hAnsi="IRNazanin" w:cs="IRNazanin"/>
          <w:sz w:val="28"/>
          <w:szCs w:val="28"/>
          <w:rtl/>
        </w:rPr>
        <w:t>تیری</w:t>
      </w:r>
      <w:del w:id="429" w:author="Saeedi, Faiza" w:date="2025-06-05T23:49:00Z">
        <w:r w:rsidRPr="00457BB8" w:rsidDel="00AF1611">
          <w:rPr>
            <w:rFonts w:ascii="IRNazanin" w:hAnsi="IRNazanin" w:cs="IRNazanin"/>
            <w:sz w:val="28"/>
            <w:szCs w:val="28"/>
            <w:rtl/>
          </w:rPr>
          <w:delText>)</w:delText>
        </w:r>
      </w:del>
      <w:del w:id="430" w:author="Saeedi, Faiza" w:date="2025-06-05T23:50:00Z">
        <w:r w:rsidRPr="00457BB8" w:rsidDel="00AF1611">
          <w:rPr>
            <w:rFonts w:ascii="IRNazanin" w:hAnsi="IRNazanin" w:cs="IRNazanin"/>
            <w:sz w:val="28"/>
            <w:szCs w:val="28"/>
            <w:rtl/>
          </w:rPr>
          <w:delText xml:space="preserve"> </w:delText>
        </w:r>
        <w:r w:rsidR="002A1589" w:rsidRPr="00457BB8" w:rsidDel="00AF1611">
          <w:rPr>
            <w:rFonts w:ascii="IRNazanin" w:hAnsi="IRNazanin" w:cs="IRNazanin"/>
            <w:sz w:val="28"/>
            <w:szCs w:val="28"/>
            <w:rtl/>
          </w:rPr>
          <w:delText>ـ</w:delText>
        </w:r>
      </w:del>
      <w:ins w:id="431" w:author="Saeedi, Faiza" w:date="2025-06-05T23:50:00Z">
        <w:r w:rsidR="00AF1611" w:rsidRPr="00457BB8">
          <w:rPr>
            <w:rFonts w:ascii="IRNazanin" w:hAnsi="IRNazanin" w:cs="IRNazanin" w:hint="eastAsia"/>
            <w:sz w:val="28"/>
            <w:szCs w:val="28"/>
            <w:rtl/>
          </w:rPr>
          <w:t>»</w:t>
        </w:r>
      </w:ins>
      <w:r w:rsidRPr="00457BB8">
        <w:rPr>
          <w:rFonts w:ascii="IRNazanin" w:hAnsi="IRNazanin" w:cs="IRNazanin"/>
          <w:sz w:val="28"/>
          <w:szCs w:val="28"/>
          <w:rtl/>
        </w:rPr>
        <w:t xml:space="preserve"> </w:t>
      </w:r>
      <w:r w:rsidR="00854755" w:rsidRPr="00457BB8">
        <w:rPr>
          <w:rFonts w:ascii="IRNazanin" w:hAnsi="IRNazanin" w:cs="IRNazanin" w:hint="cs"/>
          <w:sz w:val="28"/>
          <w:szCs w:val="28"/>
          <w:rtl/>
        </w:rPr>
        <w:t>می‌دیدند</w:t>
      </w:r>
      <w:r w:rsidRPr="00457BB8">
        <w:rPr>
          <w:rFonts w:ascii="IRNazanin" w:hAnsi="IRNazanin" w:cs="IRNazanin"/>
          <w:sz w:val="28"/>
          <w:szCs w:val="28"/>
          <w:rtl/>
        </w:rPr>
        <w:t xml:space="preserve">. شاید </w:t>
      </w:r>
      <w:del w:id="432" w:author="Mohammad Mohammadi" w:date="2025-07-07T15:30:00Z">
        <w:r w:rsidR="002A1589" w:rsidRPr="00457BB8" w:rsidDel="00766F1E">
          <w:rPr>
            <w:rFonts w:ascii="IRNazanin" w:hAnsi="IRNazanin" w:cs="IRNazanin"/>
            <w:sz w:val="28"/>
            <w:szCs w:val="28"/>
            <w:rtl/>
          </w:rPr>
          <w:delText xml:space="preserve">به </w:delText>
        </w:r>
      </w:del>
      <w:r w:rsidR="002A1589" w:rsidRPr="00457BB8">
        <w:rPr>
          <w:rFonts w:ascii="IRNazanin" w:hAnsi="IRNazanin" w:cs="IRNazanin"/>
          <w:sz w:val="28"/>
          <w:szCs w:val="28"/>
          <w:rtl/>
        </w:rPr>
        <w:t>دلیل کمک به</w:t>
      </w:r>
      <w:r w:rsidRPr="00457BB8">
        <w:rPr>
          <w:rFonts w:ascii="IRNazanin" w:hAnsi="IRNazanin" w:cs="IRNazanin"/>
          <w:sz w:val="28"/>
          <w:szCs w:val="28"/>
          <w:rtl/>
        </w:rPr>
        <w:t xml:space="preserve"> زندگی اجتماعی</w:t>
      </w:r>
      <w:r w:rsidR="002A1589" w:rsidRPr="00457BB8">
        <w:rPr>
          <w:rFonts w:ascii="IRNazanin" w:hAnsi="IRNazanin" w:cs="IRNazanin"/>
          <w:sz w:val="28"/>
          <w:szCs w:val="28"/>
          <w:rtl/>
        </w:rPr>
        <w:t>‌</w:t>
      </w:r>
      <w:r w:rsidRPr="00457BB8">
        <w:rPr>
          <w:rFonts w:ascii="IRNazanin" w:hAnsi="IRNazanin" w:cs="IRNazanin"/>
          <w:sz w:val="28"/>
          <w:szCs w:val="28"/>
          <w:rtl/>
        </w:rPr>
        <w:t xml:space="preserve">شان بود که </w:t>
      </w:r>
      <w:r w:rsidR="002A1589" w:rsidRPr="00457BB8">
        <w:rPr>
          <w:rFonts w:ascii="IRNazanin" w:hAnsi="IRNazanin" w:cs="IRNazanin"/>
          <w:sz w:val="28"/>
          <w:szCs w:val="28"/>
          <w:rtl/>
        </w:rPr>
        <w:t xml:space="preserve">احساس </w:t>
      </w:r>
      <w:r w:rsidRPr="00457BB8">
        <w:rPr>
          <w:rFonts w:ascii="IRNazanin" w:hAnsi="IRNazanin" w:cs="IRNazanin"/>
          <w:sz w:val="28"/>
          <w:szCs w:val="28"/>
          <w:rtl/>
        </w:rPr>
        <w:t>قدردانی را</w:t>
      </w:r>
      <w:r w:rsidR="002A1589" w:rsidRPr="00457BB8">
        <w:rPr>
          <w:rFonts w:ascii="IRNazanin" w:hAnsi="IRNazanin" w:cs="IRNazanin"/>
          <w:sz w:val="28"/>
          <w:szCs w:val="28"/>
          <w:rtl/>
        </w:rPr>
        <w:t xml:space="preserve"> در آن‌ها</w:t>
      </w:r>
      <w:r w:rsidRPr="00457BB8">
        <w:rPr>
          <w:rFonts w:ascii="IRNazanin" w:hAnsi="IRNazanin" w:cs="IRNazanin"/>
          <w:sz w:val="28"/>
          <w:szCs w:val="28"/>
          <w:rtl/>
        </w:rPr>
        <w:t xml:space="preserve"> برمی</w:t>
      </w:r>
      <w:r w:rsidR="002A1589" w:rsidRPr="00457BB8">
        <w:rPr>
          <w:rFonts w:ascii="IRNazanin" w:hAnsi="IRNazanin" w:cs="IRNazanin"/>
          <w:sz w:val="28"/>
          <w:szCs w:val="28"/>
          <w:rtl/>
        </w:rPr>
        <w:t>‌</w:t>
      </w:r>
      <w:r w:rsidRPr="00457BB8">
        <w:rPr>
          <w:rFonts w:ascii="IRNazanin" w:hAnsi="IRNazanin" w:cs="IRNazanin"/>
          <w:sz w:val="28"/>
          <w:szCs w:val="28"/>
          <w:rtl/>
        </w:rPr>
        <w:t>انگیخت</w:t>
      </w:r>
      <w:r w:rsidRPr="00457BB8">
        <w:rPr>
          <w:rFonts w:ascii="IRNazanin" w:hAnsi="IRNazanin" w:cs="IRNazanin"/>
          <w:sz w:val="28"/>
          <w:szCs w:val="28"/>
          <w:lang w:bidi="fa-IR"/>
        </w:rPr>
        <w:t>.</w:t>
      </w:r>
    </w:p>
    <w:p w14:paraId="00821227" w14:textId="73A2BB7B" w:rsidR="00321427" w:rsidRPr="00457BB8" w:rsidRDefault="00321427" w:rsidP="00E73133">
      <w:pPr>
        <w:bidi/>
        <w:jc w:val="both"/>
        <w:rPr>
          <w:rFonts w:ascii="IRNazanin" w:hAnsi="IRNazanin" w:cs="IRNazanin"/>
          <w:sz w:val="28"/>
          <w:szCs w:val="28"/>
          <w:lang w:bidi="fa-IR"/>
          <w:rPrChange w:id="43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
        <w:t>بیشتر نوارها را در سال</w:t>
      </w:r>
      <w:r w:rsidR="002A1589" w:rsidRPr="00457BB8">
        <w:rPr>
          <w:rFonts w:ascii="IRNazanin" w:hAnsi="IRNazanin" w:cs="IRNazanin"/>
          <w:sz w:val="28"/>
          <w:szCs w:val="28"/>
          <w:rtl/>
        </w:rPr>
        <w:t>‌</w:t>
      </w:r>
      <w:r w:rsidRPr="00457BB8">
        <w:rPr>
          <w:rFonts w:ascii="IRNazanin" w:hAnsi="IRNazanin" w:cs="IRNazanin"/>
          <w:sz w:val="28"/>
          <w:szCs w:val="28"/>
          <w:rtl/>
        </w:rPr>
        <w:t xml:space="preserve">های </w:t>
      </w:r>
      <w:r w:rsidRPr="00457BB8">
        <w:rPr>
          <w:rFonts w:ascii="IRNazanin" w:hAnsi="IRNazanin" w:cs="IRNazanin"/>
          <w:sz w:val="28"/>
          <w:szCs w:val="28"/>
          <w:rtl/>
          <w:lang w:bidi="fa-IR"/>
        </w:rPr>
        <w:t>۱۹۷۲-۱۹۷۳</w:t>
      </w:r>
      <w:ins w:id="434" w:author="Mohammad Mohammadi" w:date="2025-07-07T15:30:00Z">
        <w:r w:rsidR="00766F1E" w:rsidRPr="00457BB8">
          <w:rPr>
            <w:rFonts w:ascii="IRNazanin" w:hAnsi="IRNazanin" w:cs="IRNazanin" w:hint="cs"/>
            <w:sz w:val="28"/>
            <w:szCs w:val="28"/>
            <w:rtl/>
          </w:rPr>
          <w:t>م.</w:t>
        </w:r>
      </w:ins>
      <w:del w:id="435" w:author="Mohammad Mohammadi" w:date="2025-07-07T15:30:00Z">
        <w:r w:rsidRPr="00457BB8" w:rsidDel="00766F1E">
          <w:rPr>
            <w:rFonts w:ascii="IRNazanin" w:hAnsi="IRNazanin" w:cs="IRNazanin"/>
            <w:sz w:val="28"/>
            <w:szCs w:val="28"/>
            <w:rtl/>
          </w:rPr>
          <w:delText>،</w:delText>
        </w:r>
      </w:del>
      <w:r w:rsidRPr="00457BB8">
        <w:rPr>
          <w:rFonts w:ascii="IRNazanin" w:hAnsi="IRNazanin" w:cs="IRNazanin"/>
          <w:sz w:val="28"/>
          <w:szCs w:val="28"/>
          <w:rtl/>
        </w:rPr>
        <w:t xml:space="preserve"> بلافاصله پس از </w:t>
      </w:r>
      <w:r w:rsidR="00B7036B" w:rsidRPr="00457BB8">
        <w:rPr>
          <w:rFonts w:ascii="IRNazanin" w:hAnsi="IRNazanin" w:cs="IRNazanin"/>
          <w:sz w:val="28"/>
          <w:szCs w:val="28"/>
          <w:rtl/>
        </w:rPr>
        <w:t>اتمام</w:t>
      </w:r>
      <w:r w:rsidRPr="00457BB8">
        <w:rPr>
          <w:rFonts w:ascii="IRNazanin" w:hAnsi="IRNazanin" w:cs="IRNazanin"/>
          <w:sz w:val="28"/>
          <w:szCs w:val="28"/>
          <w:rtl/>
        </w:rPr>
        <w:t xml:space="preserve"> تحقیق</w:t>
      </w:r>
      <w:r w:rsidR="00B7036B" w:rsidRPr="00457BB8">
        <w:rPr>
          <w:rFonts w:ascii="IRNazanin" w:hAnsi="IRNazanin" w:cs="IRNazanin"/>
          <w:sz w:val="28"/>
          <w:szCs w:val="28"/>
          <w:rtl/>
        </w:rPr>
        <w:t xml:space="preserve"> میدانی و ترک محل</w:t>
      </w:r>
      <w:r w:rsidRPr="00457BB8">
        <w:rPr>
          <w:rFonts w:ascii="IRNazanin" w:hAnsi="IRNazanin" w:cs="IRNazanin"/>
          <w:sz w:val="28"/>
          <w:szCs w:val="28"/>
          <w:rtl/>
        </w:rPr>
        <w:t xml:space="preserve">، ترجمه کردیم. </w:t>
      </w:r>
      <w:r w:rsidR="00F805FB" w:rsidRPr="00457BB8">
        <w:rPr>
          <w:rFonts w:ascii="IRNazanin" w:hAnsi="IRNazanin" w:cs="IRNazanin"/>
          <w:sz w:val="28"/>
          <w:szCs w:val="28"/>
          <w:rtl/>
        </w:rPr>
        <w:t>چیزی نگذشت که</w:t>
      </w:r>
      <w:r w:rsidRPr="00457BB8">
        <w:rPr>
          <w:rFonts w:ascii="IRNazanin" w:hAnsi="IRNazanin" w:cs="IRNazanin"/>
          <w:sz w:val="28"/>
          <w:szCs w:val="28"/>
          <w:rtl/>
        </w:rPr>
        <w:t xml:space="preserve"> به غنای آن</w:t>
      </w:r>
      <w:r w:rsidR="00B7036B" w:rsidRPr="00457BB8">
        <w:rPr>
          <w:rFonts w:ascii="IRNazanin" w:hAnsi="IRNazanin" w:cs="IRNazanin"/>
          <w:sz w:val="28"/>
          <w:szCs w:val="28"/>
          <w:rtl/>
        </w:rPr>
        <w:t>‌</w:t>
      </w:r>
      <w:r w:rsidRPr="00457BB8">
        <w:rPr>
          <w:rFonts w:ascii="IRNazanin" w:hAnsi="IRNazanin" w:cs="IRNazanin"/>
          <w:sz w:val="28"/>
          <w:szCs w:val="28"/>
          <w:rtl/>
        </w:rPr>
        <w:t>ها پی بردیم و در نوشته</w:t>
      </w:r>
      <w:r w:rsidR="00B7036B" w:rsidRPr="00457BB8">
        <w:rPr>
          <w:rFonts w:ascii="IRNazanin" w:hAnsi="IRNazanin" w:cs="IRNazanin"/>
          <w:sz w:val="28"/>
          <w:szCs w:val="28"/>
          <w:rtl/>
        </w:rPr>
        <w:t>‌</w:t>
      </w:r>
      <w:r w:rsidRPr="00457BB8">
        <w:rPr>
          <w:rFonts w:ascii="IRNazanin" w:hAnsi="IRNazanin" w:cs="IRNazanin"/>
          <w:sz w:val="28"/>
          <w:szCs w:val="28"/>
          <w:rtl/>
        </w:rPr>
        <w:t>های</w:t>
      </w:r>
      <w:r w:rsidR="00F805FB" w:rsidRPr="00457BB8">
        <w:rPr>
          <w:rFonts w:ascii="IRNazanin" w:hAnsi="IRNazanin" w:cs="IRNazanin"/>
          <w:sz w:val="28"/>
          <w:szCs w:val="28"/>
          <w:rtl/>
        </w:rPr>
        <w:t>‌ خود</w:t>
      </w:r>
      <w:r w:rsidRPr="00457BB8">
        <w:rPr>
          <w:rFonts w:ascii="IRNazanin" w:hAnsi="IRNazanin" w:cs="IRNazanin"/>
          <w:sz w:val="28"/>
          <w:szCs w:val="28"/>
          <w:rtl/>
        </w:rPr>
        <w:t xml:space="preserve"> از آن</w:t>
      </w:r>
      <w:r w:rsidR="00B7036B" w:rsidRPr="00457BB8">
        <w:rPr>
          <w:rFonts w:ascii="IRNazanin" w:hAnsi="IRNazanin" w:cs="IRNazanin"/>
          <w:sz w:val="28"/>
          <w:szCs w:val="28"/>
          <w:rtl/>
        </w:rPr>
        <w:t>‌</w:t>
      </w:r>
      <w:r w:rsidRPr="00457BB8">
        <w:rPr>
          <w:rFonts w:ascii="IRNazanin" w:hAnsi="IRNazanin" w:cs="IRNazanin"/>
          <w:sz w:val="28"/>
          <w:szCs w:val="28"/>
          <w:rtl/>
        </w:rPr>
        <w:t>ها استفاده کردیم.</w:t>
      </w:r>
      <w:ins w:id="436" w:author="Mohammad Mohammadi" w:date="2025-07-07T15:30:00Z">
        <w:r w:rsidR="00766F1E" w:rsidRPr="00457BB8">
          <w:rPr>
            <w:rFonts w:ascii="IRNazanin" w:hAnsi="IRNazanin" w:cs="IRNazanin" w:hint="cs"/>
            <w:sz w:val="28"/>
            <w:szCs w:val="28"/>
            <w:rtl/>
          </w:rPr>
          <w:t xml:space="preserve"> این</w:t>
        </w:r>
      </w:ins>
      <w:r w:rsidRPr="00457BB8">
        <w:rPr>
          <w:rFonts w:ascii="IRNazanin" w:hAnsi="IRNazanin" w:cs="IRNazanin"/>
          <w:sz w:val="28"/>
          <w:szCs w:val="28"/>
          <w:rtl/>
        </w:rPr>
        <w:t xml:space="preserve"> داستان</w:t>
      </w:r>
      <w:r w:rsidR="00F805FB" w:rsidRPr="00457BB8">
        <w:rPr>
          <w:rFonts w:ascii="IRNazanin" w:hAnsi="IRNazanin" w:cs="IRNazanin"/>
          <w:sz w:val="28"/>
          <w:szCs w:val="28"/>
          <w:rtl/>
        </w:rPr>
        <w:t>‌</w:t>
      </w:r>
      <w:r w:rsidRPr="00457BB8">
        <w:rPr>
          <w:rFonts w:ascii="IRNazanin" w:hAnsi="IRNazanin" w:cs="IRNazanin"/>
          <w:sz w:val="28"/>
          <w:szCs w:val="28"/>
          <w:rtl/>
        </w:rPr>
        <w:t>های ضبط</w:t>
      </w:r>
      <w:r w:rsidR="00F805FB" w:rsidRPr="00457BB8">
        <w:rPr>
          <w:rFonts w:ascii="IRNazanin" w:hAnsi="IRNazanin" w:cs="IRNazanin"/>
          <w:sz w:val="28"/>
          <w:szCs w:val="28"/>
          <w:rtl/>
        </w:rPr>
        <w:t>‌</w:t>
      </w:r>
      <w:r w:rsidRPr="00457BB8">
        <w:rPr>
          <w:rFonts w:ascii="IRNazanin" w:hAnsi="IRNazanin" w:cs="IRNazanin"/>
          <w:sz w:val="28"/>
          <w:szCs w:val="28"/>
          <w:rtl/>
        </w:rPr>
        <w:t xml:space="preserve">شده </w:t>
      </w:r>
      <w:r w:rsidR="00F805FB" w:rsidRPr="00457BB8">
        <w:rPr>
          <w:rFonts w:ascii="IRNazanin" w:hAnsi="IRNazanin" w:cs="IRNazanin"/>
          <w:sz w:val="28"/>
          <w:szCs w:val="28"/>
          <w:rtl/>
        </w:rPr>
        <w:t xml:space="preserve">از </w:t>
      </w:r>
      <w:r w:rsidRPr="00457BB8">
        <w:rPr>
          <w:rFonts w:ascii="IRNazanin" w:hAnsi="IRNazanin" w:cs="IRNazanin"/>
          <w:sz w:val="28"/>
          <w:szCs w:val="28"/>
          <w:rtl/>
        </w:rPr>
        <w:t xml:space="preserve"> صمیمی</w:t>
      </w:r>
      <w:r w:rsidR="00F805FB" w:rsidRPr="00457BB8">
        <w:rPr>
          <w:rFonts w:ascii="IRNazanin" w:hAnsi="IRNazanin" w:cs="IRNazanin"/>
          <w:sz w:val="28"/>
          <w:szCs w:val="28"/>
          <w:rtl/>
        </w:rPr>
        <w:t>ت خاصی برخوردار هستند و در ضمن موضوعات آن‌ها</w:t>
      </w:r>
      <w:r w:rsidRPr="00457BB8">
        <w:rPr>
          <w:rFonts w:ascii="IRNazanin" w:hAnsi="IRNazanin" w:cs="IRNazanin"/>
          <w:sz w:val="28"/>
          <w:szCs w:val="28"/>
          <w:rtl/>
        </w:rPr>
        <w:t xml:space="preserve"> هم گسترده</w:t>
      </w:r>
      <w:r w:rsidR="00F805FB" w:rsidRPr="00457BB8">
        <w:rPr>
          <w:rFonts w:ascii="IRNazanin" w:hAnsi="IRNazanin" w:cs="IRNazanin"/>
          <w:sz w:val="28"/>
          <w:szCs w:val="28"/>
          <w:rtl/>
        </w:rPr>
        <w:t xml:space="preserve"> است</w:t>
      </w:r>
      <w:r w:rsidRPr="00457BB8">
        <w:rPr>
          <w:rFonts w:ascii="IRNazanin" w:hAnsi="IRNazanin" w:cs="IRNazanin"/>
          <w:sz w:val="28"/>
          <w:szCs w:val="28"/>
          <w:rtl/>
        </w:rPr>
        <w:t>. برخی</w:t>
      </w:r>
      <w:r w:rsidR="00A42A30" w:rsidRPr="00457BB8">
        <w:rPr>
          <w:rFonts w:ascii="IRNazanin" w:hAnsi="IRNazanin" w:cs="IRNazanin"/>
          <w:sz w:val="28"/>
          <w:szCs w:val="28"/>
          <w:rtl/>
        </w:rPr>
        <w:t xml:space="preserve"> از آن‌ها</w:t>
      </w:r>
      <w:r w:rsidRPr="00457BB8">
        <w:rPr>
          <w:rFonts w:ascii="IRNazanin" w:hAnsi="IRNazanin" w:cs="IRNazanin"/>
          <w:sz w:val="28"/>
          <w:szCs w:val="28"/>
          <w:rtl/>
        </w:rPr>
        <w:t xml:space="preserve"> خاطراتی از مهاجرت پیروز</w:t>
      </w:r>
      <w:r w:rsidR="00F805FB" w:rsidRPr="00457BB8">
        <w:rPr>
          <w:rFonts w:ascii="IRNazanin" w:hAnsi="IRNazanin" w:cs="IRNazanin"/>
          <w:sz w:val="28"/>
          <w:szCs w:val="28"/>
          <w:rtl/>
        </w:rPr>
        <w:t>ی‌</w:t>
      </w:r>
      <w:r w:rsidRPr="00457BB8">
        <w:rPr>
          <w:rFonts w:ascii="IRNazanin" w:hAnsi="IRNazanin" w:cs="IRNazanin"/>
          <w:sz w:val="28"/>
          <w:szCs w:val="28"/>
          <w:rtl/>
        </w:rPr>
        <w:t xml:space="preserve">ها در اوایل قرن بیستم از </w:t>
      </w:r>
      <w:r w:rsidRPr="00457BB8">
        <w:rPr>
          <w:rFonts w:ascii="IRNazanin" w:hAnsi="IRNazanin" w:cs="IRNazanin"/>
          <w:i/>
          <w:iCs/>
          <w:sz w:val="28"/>
          <w:szCs w:val="28"/>
          <w:rtl/>
        </w:rPr>
        <w:t>ن</w:t>
      </w:r>
      <w:r w:rsidR="002F1A04" w:rsidRPr="00457BB8">
        <w:rPr>
          <w:rFonts w:ascii="IRNazanin" w:hAnsi="IRNazanin" w:cs="IRNazanin"/>
          <w:i/>
          <w:iCs/>
          <w:sz w:val="28"/>
          <w:szCs w:val="28"/>
          <w:rtl/>
        </w:rPr>
        <w:t>و</w:t>
      </w:r>
      <w:r w:rsidRPr="00457BB8">
        <w:rPr>
          <w:rFonts w:ascii="IRNazanin" w:hAnsi="IRNazanin" w:cs="IRNazanin"/>
          <w:i/>
          <w:iCs/>
          <w:sz w:val="28"/>
          <w:szCs w:val="28"/>
          <w:rtl/>
        </w:rPr>
        <w:t>زاد و موسی</w:t>
      </w:r>
      <w:r w:rsidR="002F1A04" w:rsidRPr="00457BB8">
        <w:rPr>
          <w:rFonts w:ascii="IRNazanin" w:hAnsi="IRNazanin" w:cs="IRNazanin"/>
          <w:i/>
          <w:iCs/>
          <w:sz w:val="28"/>
          <w:szCs w:val="28"/>
          <w:rtl/>
        </w:rPr>
        <w:t>‌</w:t>
      </w:r>
      <w:r w:rsidRPr="00457BB8">
        <w:rPr>
          <w:rFonts w:ascii="IRNazanin" w:hAnsi="IRNazanin" w:cs="IRNazanin"/>
          <w:i/>
          <w:iCs/>
          <w:sz w:val="28"/>
          <w:szCs w:val="28"/>
          <w:rtl/>
        </w:rPr>
        <w:t>قلعه</w:t>
      </w:r>
      <w:r w:rsidRPr="00457BB8">
        <w:rPr>
          <w:rFonts w:ascii="IRNazanin" w:hAnsi="IRNazanin" w:cs="IRNazanin"/>
          <w:sz w:val="28"/>
          <w:szCs w:val="28"/>
          <w:rtl/>
        </w:rPr>
        <w:t xml:space="preserve"> در ولایت هلمند امروزی به سمت شمال</w:t>
      </w:r>
      <w:ins w:id="437" w:author="Saeedi, Faiza" w:date="2025-06-05T23:50:00Z">
        <w:r w:rsidR="00AF1611" w:rsidRPr="00457BB8">
          <w:rPr>
            <w:rFonts w:ascii="IRNazanin" w:hAnsi="IRNazanin" w:cs="IRNazanin" w:hint="cs"/>
            <w:sz w:val="28"/>
            <w:szCs w:val="28"/>
            <w:rtl/>
            <w:rPrChange w:id="438" w:author="Mohammad Mohammadi" w:date="2025-07-22T21:07:00Z">
              <w:rPr>
                <w:rFonts w:ascii="IRNazanin" w:hAnsi="IRNazanin" w:cs="IRNazanin" w:hint="cs"/>
                <w:sz w:val="28"/>
                <w:szCs w:val="28"/>
                <w:rtl/>
              </w:rPr>
            </w:rPrChange>
          </w:rPr>
          <w:t>،</w:t>
        </w:r>
        <w:r w:rsidR="00AF1611" w:rsidRPr="00457BB8">
          <w:rPr>
            <w:rFonts w:ascii="IRNazanin" w:hAnsi="IRNazanin" w:cs="IRNazanin"/>
            <w:sz w:val="28"/>
            <w:szCs w:val="28"/>
            <w:rtl/>
            <w:rPrChange w:id="439" w:author="Mohammad Mohammadi" w:date="2025-07-22T21:07:00Z">
              <w:rPr>
                <w:rFonts w:ascii="IRNazanin" w:hAnsi="IRNazanin" w:cs="IRNazanin"/>
                <w:sz w:val="28"/>
                <w:szCs w:val="28"/>
                <w:rtl/>
              </w:rPr>
            </w:rPrChange>
          </w:rPr>
          <w:t xml:space="preserve"> </w:t>
        </w:r>
      </w:ins>
      <w:del w:id="440" w:author="Saeedi, Faiza" w:date="2025-06-05T23:50:00Z">
        <w:r w:rsidRPr="00457BB8" w:rsidDel="00AF1611">
          <w:rPr>
            <w:rFonts w:ascii="IRNazanin" w:hAnsi="IRNazanin" w:cs="IRNazanin"/>
            <w:sz w:val="28"/>
            <w:szCs w:val="28"/>
            <w:rtl/>
            <w:rPrChange w:id="441"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442" w:author="Mohammad Mohammadi" w:date="2025-07-22T21:07:00Z">
            <w:rPr>
              <w:rFonts w:ascii="IRNazanin" w:hAnsi="IRNazanin" w:cs="IRNazanin"/>
              <w:sz w:val="28"/>
              <w:szCs w:val="28"/>
              <w:rtl/>
            </w:rPr>
          </w:rPrChange>
        </w:rPr>
        <w:t>شهر سرپل</w:t>
      </w:r>
      <w:ins w:id="443" w:author="Saeedi, Faiza" w:date="2025-06-05T23:50:00Z">
        <w:r w:rsidR="00AF1611" w:rsidRPr="00457BB8">
          <w:rPr>
            <w:rFonts w:ascii="IRNazanin" w:hAnsi="IRNazanin" w:cs="IRNazanin" w:hint="cs"/>
            <w:sz w:val="28"/>
            <w:szCs w:val="28"/>
            <w:rtl/>
            <w:rPrChange w:id="444" w:author="Mohammad Mohammadi" w:date="2025-07-22T21:07:00Z">
              <w:rPr>
                <w:rFonts w:ascii="IRNazanin" w:hAnsi="IRNazanin" w:cs="IRNazanin" w:hint="cs"/>
                <w:sz w:val="28"/>
                <w:szCs w:val="28"/>
                <w:rtl/>
              </w:rPr>
            </w:rPrChange>
          </w:rPr>
          <w:t>،</w:t>
        </w:r>
      </w:ins>
      <w:del w:id="445" w:author="Saeedi, Faiza" w:date="2025-06-05T23:50:00Z">
        <w:r w:rsidRPr="00457BB8" w:rsidDel="00AF1611">
          <w:rPr>
            <w:rFonts w:ascii="IRNazanin" w:hAnsi="IRNazanin" w:cs="IRNazanin"/>
            <w:sz w:val="28"/>
            <w:szCs w:val="28"/>
            <w:rtl/>
            <w:rPrChange w:id="446" w:author="Mohammad Mohammadi" w:date="2025-07-22T21:07:00Z">
              <w:rPr>
                <w:rFonts w:ascii="IRNazanin" w:hAnsi="IRNazanin" w:cs="IRNazanin"/>
                <w:sz w:val="28"/>
                <w:szCs w:val="28"/>
                <w:rtl/>
              </w:rPr>
            </w:rPrChange>
          </w:rPr>
          <w:delText>)</w:delText>
        </w:r>
      </w:del>
      <w:r w:rsidRPr="00457BB8">
        <w:rPr>
          <w:rFonts w:ascii="IRNazanin" w:hAnsi="IRNazanin" w:cs="IRNazanin"/>
          <w:sz w:val="28"/>
          <w:szCs w:val="28"/>
          <w:rtl/>
          <w:rPrChange w:id="447" w:author="Mohammad Mohammadi" w:date="2025-07-22T21:07:00Z">
            <w:rPr>
              <w:rFonts w:ascii="IRNazanin" w:hAnsi="IRNazanin" w:cs="IRNazanin"/>
              <w:sz w:val="28"/>
              <w:szCs w:val="28"/>
              <w:rtl/>
            </w:rPr>
          </w:rPrChange>
        </w:rPr>
        <w:t xml:space="preserve"> هستند. برخی روایت</w:t>
      </w:r>
      <w:r w:rsidR="00A42A30" w:rsidRPr="00457BB8">
        <w:rPr>
          <w:rFonts w:ascii="IRNazanin" w:hAnsi="IRNazanin" w:cs="IRNazanin"/>
          <w:sz w:val="28"/>
          <w:szCs w:val="28"/>
          <w:rtl/>
          <w:rPrChange w:id="448" w:author="Mohammad Mohammadi" w:date="2025-07-22T21:07:00Z">
            <w:rPr>
              <w:rFonts w:ascii="IRNazanin" w:hAnsi="IRNazanin" w:cs="IRNazanin"/>
              <w:sz w:val="28"/>
              <w:szCs w:val="28"/>
              <w:rtl/>
            </w:rPr>
          </w:rPrChange>
        </w:rPr>
        <w:t>ی از اعمال</w:t>
      </w:r>
      <w:r w:rsidRPr="00457BB8">
        <w:rPr>
          <w:rFonts w:ascii="IRNazanin" w:hAnsi="IRNazanin" w:cs="IRNazanin"/>
          <w:sz w:val="28"/>
          <w:szCs w:val="28"/>
          <w:rtl/>
          <w:rPrChange w:id="449" w:author="Mohammad Mohammadi" w:date="2025-07-22T21:07:00Z">
            <w:rPr>
              <w:rFonts w:ascii="IRNazanin" w:hAnsi="IRNazanin" w:cs="IRNazanin"/>
              <w:sz w:val="28"/>
              <w:szCs w:val="28"/>
              <w:rtl/>
            </w:rPr>
          </w:rPrChange>
        </w:rPr>
        <w:t xml:space="preserve"> خان</w:t>
      </w:r>
      <w:r w:rsidR="00A42A30" w:rsidRPr="00457BB8">
        <w:rPr>
          <w:rFonts w:ascii="IRNazanin" w:hAnsi="IRNazanin" w:cs="IRNazanin"/>
          <w:sz w:val="28"/>
          <w:szCs w:val="28"/>
          <w:rtl/>
          <w:rPrChange w:id="45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51" w:author="Mohammad Mohammadi" w:date="2025-07-22T21:07:00Z">
            <w:rPr>
              <w:rFonts w:ascii="IRNazanin" w:hAnsi="IRNazanin" w:cs="IRNazanin"/>
              <w:sz w:val="28"/>
              <w:szCs w:val="28"/>
              <w:rtl/>
            </w:rPr>
          </w:rPrChange>
        </w:rPr>
        <w:t>های قدرتمند، اختلافات قبیله</w:t>
      </w:r>
      <w:r w:rsidR="00A42A30" w:rsidRPr="00457BB8">
        <w:rPr>
          <w:rFonts w:ascii="IRNazanin" w:hAnsi="IRNazanin" w:cs="IRNazanin"/>
          <w:sz w:val="28"/>
          <w:szCs w:val="28"/>
          <w:rtl/>
          <w:rPrChange w:id="45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53" w:author="Mohammad Mohammadi" w:date="2025-07-22T21:07:00Z">
            <w:rPr>
              <w:rFonts w:ascii="IRNazanin" w:hAnsi="IRNazanin" w:cs="IRNazanin"/>
              <w:sz w:val="28"/>
              <w:szCs w:val="28"/>
              <w:rtl/>
            </w:rPr>
          </w:rPrChange>
        </w:rPr>
        <w:t>ای و درگیری</w:t>
      </w:r>
      <w:r w:rsidR="00A42A30" w:rsidRPr="00457BB8">
        <w:rPr>
          <w:rFonts w:ascii="IRNazanin" w:hAnsi="IRNazanin" w:cs="IRNazanin"/>
          <w:sz w:val="28"/>
          <w:szCs w:val="28"/>
          <w:rtl/>
          <w:rPrChange w:id="45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55" w:author="Mohammad Mohammadi" w:date="2025-07-22T21:07:00Z">
            <w:rPr>
              <w:rFonts w:ascii="IRNazanin" w:hAnsi="IRNazanin" w:cs="IRNazanin"/>
              <w:sz w:val="28"/>
              <w:szCs w:val="28"/>
              <w:rtl/>
            </w:rPr>
          </w:rPrChange>
        </w:rPr>
        <w:t>های قومی</w:t>
      </w:r>
      <w:r w:rsidR="00A42A30" w:rsidRPr="00457BB8">
        <w:rPr>
          <w:rFonts w:ascii="IRNazanin" w:hAnsi="IRNazanin" w:cs="IRNazanin"/>
          <w:sz w:val="28"/>
          <w:szCs w:val="28"/>
          <w:rtl/>
          <w:rPrChange w:id="45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57" w:author="Mohammad Mohammadi" w:date="2025-07-22T21:07:00Z">
            <w:rPr>
              <w:rFonts w:ascii="IRNazanin" w:hAnsi="IRNazanin" w:cs="IRNazanin"/>
              <w:sz w:val="28"/>
              <w:szCs w:val="28"/>
              <w:rtl/>
            </w:rPr>
          </w:rPrChange>
        </w:rPr>
        <w:t>اند. برخی دیگر دربار</w:t>
      </w:r>
      <w:r w:rsidR="00CD3F73" w:rsidRPr="00457BB8">
        <w:rPr>
          <w:rFonts w:ascii="IRNazanin" w:hAnsi="IRNazanin" w:cs="IRNazanin"/>
          <w:sz w:val="28"/>
          <w:szCs w:val="28"/>
          <w:rtl/>
          <w:rPrChange w:id="458" w:author="Mohammad Mohammadi" w:date="2025-07-22T21:07:00Z">
            <w:rPr>
              <w:rFonts w:ascii="IRNazanin" w:hAnsi="IRNazanin" w:cs="IRNazanin"/>
              <w:sz w:val="28"/>
              <w:szCs w:val="28"/>
              <w:rtl/>
            </w:rPr>
          </w:rPrChange>
        </w:rPr>
        <w:t>ه‌ی</w:t>
      </w:r>
      <w:r w:rsidRPr="00457BB8">
        <w:rPr>
          <w:rFonts w:ascii="IRNazanin" w:hAnsi="IRNazanin" w:cs="IRNazanin"/>
          <w:sz w:val="28"/>
          <w:szCs w:val="28"/>
          <w:rtl/>
          <w:rPrChange w:id="459" w:author="Mohammad Mohammadi" w:date="2025-07-22T21:07:00Z">
            <w:rPr>
              <w:rFonts w:ascii="IRNazanin" w:hAnsi="IRNazanin" w:cs="IRNazanin"/>
              <w:sz w:val="28"/>
              <w:szCs w:val="28"/>
              <w:rtl/>
            </w:rPr>
          </w:rPrChange>
        </w:rPr>
        <w:t xml:space="preserve"> عشق، فرار از خانه و ازدواج</w:t>
      </w:r>
      <w:r w:rsidR="00CD3F73" w:rsidRPr="00457BB8">
        <w:rPr>
          <w:rFonts w:ascii="IRNazanin" w:hAnsi="IRNazanin" w:cs="IRNazanin"/>
          <w:sz w:val="28"/>
          <w:szCs w:val="28"/>
          <w:rtl/>
          <w:rPrChange w:id="46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61" w:author="Mohammad Mohammadi" w:date="2025-07-22T21:07:00Z">
            <w:rPr>
              <w:rFonts w:ascii="IRNazanin" w:hAnsi="IRNazanin" w:cs="IRNazanin"/>
              <w:sz w:val="28"/>
              <w:szCs w:val="28"/>
              <w:rtl/>
            </w:rPr>
          </w:rPrChange>
        </w:rPr>
        <w:t xml:space="preserve">، زایمان و جهان ارواح هستند. تعدادی نیز </w:t>
      </w:r>
      <w:r w:rsidR="00FE4598" w:rsidRPr="00457BB8">
        <w:rPr>
          <w:rFonts w:ascii="IRNazanin" w:hAnsi="IRNazanin" w:cs="IRNazanin"/>
          <w:sz w:val="28"/>
          <w:szCs w:val="28"/>
          <w:rtl/>
          <w:rPrChange w:id="462" w:author="Mohammad Mohammadi" w:date="2025-07-22T21:07:00Z">
            <w:rPr>
              <w:rFonts w:ascii="IRNazanin" w:hAnsi="IRNazanin" w:cs="IRNazanin"/>
              <w:sz w:val="28"/>
              <w:szCs w:val="28"/>
              <w:rtl/>
            </w:rPr>
          </w:rPrChange>
        </w:rPr>
        <w:t>درباره</w:t>
      </w:r>
      <w:r w:rsidRPr="00457BB8">
        <w:rPr>
          <w:rFonts w:ascii="IRNazanin" w:hAnsi="IRNazanin" w:cs="IRNazanin"/>
          <w:sz w:val="28"/>
          <w:szCs w:val="28"/>
          <w:rtl/>
          <w:rPrChange w:id="463" w:author="Mohammad Mohammadi" w:date="2025-07-22T21:07:00Z">
            <w:rPr>
              <w:rFonts w:ascii="IRNazanin" w:hAnsi="IRNazanin" w:cs="IRNazanin"/>
              <w:sz w:val="28"/>
              <w:szCs w:val="28"/>
              <w:rtl/>
            </w:rPr>
          </w:rPrChange>
        </w:rPr>
        <w:t xml:space="preserve"> زندگی</w:t>
      </w:r>
      <w:r w:rsidRPr="00457BB8">
        <w:rPr>
          <w:rFonts w:ascii="IRNazanin" w:hAnsi="IRNazanin" w:cs="IRNazanin"/>
          <w:sz w:val="28"/>
          <w:szCs w:val="28"/>
          <w:lang w:bidi="fa-IR"/>
          <w:rPrChange w:id="464" w:author="Mohammad Mohammadi" w:date="2025-07-22T21:07:00Z">
            <w:rPr>
              <w:rFonts w:ascii="IRNazanin" w:hAnsi="IRNazanin" w:cs="IRNazanin"/>
              <w:sz w:val="28"/>
              <w:szCs w:val="28"/>
              <w:lang w:bidi="fa-IR"/>
            </w:rPr>
          </w:rPrChange>
        </w:rPr>
        <w:t xml:space="preserve"> </w:t>
      </w:r>
      <w:r w:rsidR="00FE4598" w:rsidRPr="00457BB8">
        <w:rPr>
          <w:rFonts w:ascii="IRNazanin" w:hAnsi="IRNazanin" w:cs="IRNazanin"/>
          <w:sz w:val="28"/>
          <w:szCs w:val="28"/>
          <w:rtl/>
          <w:lang w:bidi="fa-IR"/>
          <w:rPrChange w:id="465" w:author="Mohammad Mohammadi" w:date="2025-07-22T21:07:00Z">
            <w:rPr>
              <w:rFonts w:ascii="IRNazanin" w:hAnsi="IRNazanin" w:cs="IRNazanin"/>
              <w:sz w:val="28"/>
              <w:szCs w:val="28"/>
              <w:rtl/>
              <w:lang w:bidi="fa-IR"/>
            </w:rPr>
          </w:rPrChange>
        </w:rPr>
        <w:t>کوچ</w:t>
      </w:r>
      <w:r w:rsidR="00FE4598" w:rsidRPr="00457BB8">
        <w:rPr>
          <w:rFonts w:ascii="IRNazanin" w:hAnsi="IRNazanin" w:cs="IRNazanin" w:hint="cs"/>
          <w:sz w:val="28"/>
          <w:szCs w:val="28"/>
          <w:rtl/>
          <w:lang w:bidi="fa-IR"/>
          <w:rPrChange w:id="466" w:author="Mohammad Mohammadi" w:date="2025-07-22T21:07:00Z">
            <w:rPr>
              <w:rFonts w:ascii="IRNazanin" w:hAnsi="IRNazanin" w:cs="IRNazanin" w:hint="cs"/>
              <w:sz w:val="28"/>
              <w:szCs w:val="28"/>
              <w:rtl/>
              <w:lang w:bidi="fa-IR"/>
            </w:rPr>
          </w:rPrChange>
        </w:rPr>
        <w:t>ی‌گری</w:t>
      </w:r>
      <w:r w:rsidRPr="00457BB8">
        <w:rPr>
          <w:rFonts w:ascii="IRNazanin" w:hAnsi="IRNazanin" w:cs="IRNazanin"/>
          <w:sz w:val="28"/>
          <w:szCs w:val="28"/>
          <w:lang w:bidi="fa-IR"/>
          <w:rPrChange w:id="467" w:author="Mohammad Mohammadi" w:date="2025-07-22T21:07:00Z">
            <w:rPr>
              <w:rFonts w:ascii="IRNazanin" w:hAnsi="IRNazanin" w:cs="IRNazanin"/>
              <w:sz w:val="28"/>
              <w:szCs w:val="28"/>
              <w:lang w:bidi="fa-IR"/>
            </w:rPr>
          </w:rPrChange>
        </w:rPr>
        <w:t xml:space="preserve"> </w:t>
      </w:r>
      <w:r w:rsidRPr="00457BB8">
        <w:rPr>
          <w:rFonts w:ascii="IRNazanin" w:hAnsi="IRNazanin" w:cs="IRNazanin"/>
          <w:sz w:val="28"/>
          <w:szCs w:val="28"/>
          <w:rtl/>
          <w:rPrChange w:id="468" w:author="Mohammad Mohammadi" w:date="2025-07-22T21:07:00Z">
            <w:rPr>
              <w:rFonts w:ascii="IRNazanin" w:hAnsi="IRNazanin" w:cs="IRNazanin"/>
              <w:sz w:val="28"/>
              <w:szCs w:val="28"/>
              <w:rtl/>
            </w:rPr>
          </w:rPrChange>
        </w:rPr>
        <w:t>(دامدار</w:t>
      </w:r>
      <w:r w:rsidRPr="00457BB8">
        <w:rPr>
          <w:rFonts w:ascii="IRNazanin" w:hAnsi="IRNazanin" w:cs="IRNazanin" w:hint="cs"/>
          <w:sz w:val="28"/>
          <w:szCs w:val="28"/>
          <w:rtl/>
          <w:rPrChange w:id="469" w:author="Mohammad Mohammadi" w:date="2025-07-22T21:07:00Z">
            <w:rPr>
              <w:rFonts w:ascii="IRNazanin" w:hAnsi="IRNazanin" w:cs="IRNazanin" w:hint="cs"/>
              <w:sz w:val="28"/>
              <w:szCs w:val="28"/>
              <w:rtl/>
            </w:rPr>
          </w:rPrChange>
        </w:rPr>
        <w:t>ی</w:t>
      </w:r>
      <w:r w:rsidRPr="00457BB8">
        <w:rPr>
          <w:rFonts w:ascii="IRNazanin" w:hAnsi="IRNazanin" w:cs="IRNazanin"/>
          <w:sz w:val="28"/>
          <w:szCs w:val="28"/>
          <w:rtl/>
          <w:rPrChange w:id="470" w:author="Mohammad Mohammadi" w:date="2025-07-22T21:07:00Z">
            <w:rPr>
              <w:rFonts w:ascii="IRNazanin" w:hAnsi="IRNazanin" w:cs="IRNazanin"/>
              <w:sz w:val="28"/>
              <w:szCs w:val="28"/>
              <w:rtl/>
            </w:rPr>
          </w:rPrChange>
        </w:rPr>
        <w:t>) و کشاورزی، و مهارت</w:t>
      </w:r>
      <w:r w:rsidR="00C65177" w:rsidRPr="00457BB8">
        <w:rPr>
          <w:rFonts w:ascii="IRNazanin" w:hAnsi="IRNazanin" w:cs="IRNazanin" w:hint="cs"/>
          <w:sz w:val="28"/>
          <w:szCs w:val="28"/>
          <w:rtl/>
          <w:rPrChange w:id="471" w:author="Mohammad Mohammadi" w:date="2025-07-22T21:07:00Z">
            <w:rPr>
              <w:rFonts w:ascii="IRNazanin" w:hAnsi="IRNazanin" w:cs="IRNazanin" w:hint="cs"/>
              <w:sz w:val="28"/>
              <w:szCs w:val="28"/>
              <w:rtl/>
            </w:rPr>
          </w:rPrChange>
        </w:rPr>
        <w:t>‌هایی</w:t>
      </w:r>
      <w:r w:rsidRPr="00457BB8">
        <w:rPr>
          <w:rFonts w:ascii="IRNazanin" w:hAnsi="IRNazanin" w:cs="IRNazanin"/>
          <w:sz w:val="28"/>
          <w:szCs w:val="28"/>
          <w:rtl/>
          <w:rPrChange w:id="472" w:author="Mohammad Mohammadi" w:date="2025-07-22T21:07:00Z">
            <w:rPr>
              <w:rFonts w:ascii="IRNazanin" w:hAnsi="IRNazanin" w:cs="IRNazanin"/>
              <w:sz w:val="28"/>
              <w:szCs w:val="28"/>
              <w:rtl/>
            </w:rPr>
          </w:rPrChange>
        </w:rPr>
        <w:t xml:space="preserve"> </w:t>
      </w:r>
      <w:r w:rsidR="00AE7EF3" w:rsidRPr="00457BB8">
        <w:rPr>
          <w:rFonts w:ascii="IRNazanin" w:hAnsi="IRNazanin" w:cs="IRNazanin"/>
          <w:sz w:val="28"/>
          <w:szCs w:val="28"/>
          <w:rtl/>
          <w:rPrChange w:id="473" w:author="Mohammad Mohammadi" w:date="2025-07-22T21:07:00Z">
            <w:rPr>
              <w:rFonts w:ascii="IRNazanin" w:hAnsi="IRNazanin" w:cs="IRNazanin"/>
              <w:sz w:val="28"/>
              <w:szCs w:val="28"/>
              <w:rtl/>
            </w:rPr>
          </w:rPrChange>
        </w:rPr>
        <w:t>هستند</w:t>
      </w:r>
      <w:r w:rsidRPr="00457BB8">
        <w:rPr>
          <w:rFonts w:ascii="IRNazanin" w:hAnsi="IRNazanin" w:cs="IRNazanin"/>
          <w:sz w:val="28"/>
          <w:szCs w:val="28"/>
          <w:rtl/>
          <w:rPrChange w:id="474" w:author="Mohammad Mohammadi" w:date="2025-07-22T21:07:00Z">
            <w:rPr>
              <w:rFonts w:ascii="IRNazanin" w:hAnsi="IRNazanin" w:cs="IRNazanin"/>
              <w:sz w:val="28"/>
              <w:szCs w:val="28"/>
              <w:rtl/>
            </w:rPr>
          </w:rPrChange>
        </w:rPr>
        <w:t xml:space="preserve"> که مردم برای بقا به آن</w:t>
      </w:r>
      <w:r w:rsidR="00FE4598" w:rsidRPr="00457BB8">
        <w:rPr>
          <w:rFonts w:ascii="IRNazanin" w:hAnsi="IRNazanin" w:cs="IRNazanin"/>
          <w:sz w:val="28"/>
          <w:szCs w:val="28"/>
          <w:rtl/>
          <w:rPrChange w:id="47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476" w:author="Mohammad Mohammadi" w:date="2025-07-22T21:07:00Z">
            <w:rPr>
              <w:rFonts w:ascii="IRNazanin" w:hAnsi="IRNazanin" w:cs="IRNazanin"/>
              <w:sz w:val="28"/>
              <w:szCs w:val="28"/>
              <w:rtl/>
            </w:rPr>
          </w:rPrChange>
        </w:rPr>
        <w:t>ها نیاز داشتند</w:t>
      </w:r>
      <w:r w:rsidRPr="00457BB8">
        <w:rPr>
          <w:rFonts w:ascii="IRNazanin" w:hAnsi="IRNazanin" w:cs="IRNazanin"/>
          <w:sz w:val="28"/>
          <w:szCs w:val="28"/>
          <w:lang w:bidi="fa-IR"/>
          <w:rPrChange w:id="477" w:author="Mohammad Mohammadi" w:date="2025-07-22T21:07:00Z">
            <w:rPr>
              <w:rFonts w:ascii="IRNazanin" w:hAnsi="IRNazanin" w:cs="IRNazanin"/>
              <w:sz w:val="28"/>
              <w:szCs w:val="28"/>
              <w:lang w:bidi="fa-IR"/>
            </w:rPr>
          </w:rPrChange>
        </w:rPr>
        <w:t>.</w:t>
      </w:r>
    </w:p>
    <w:p w14:paraId="153B0C67" w14:textId="79B1F9DB" w:rsidR="00B65763" w:rsidRPr="00457BB8" w:rsidRDefault="00B65763" w:rsidP="00E73133">
      <w:pPr>
        <w:bidi/>
        <w:jc w:val="both"/>
        <w:rPr>
          <w:rFonts w:ascii="IRNazanin" w:hAnsi="IRNazanin" w:cs="IRNazanin"/>
          <w:sz w:val="28"/>
          <w:szCs w:val="28"/>
          <w:lang w:bidi="fa-IR"/>
          <w:rPrChange w:id="47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479" w:author="Mohammad Mohammadi" w:date="2025-07-22T21:07:00Z">
            <w:rPr>
              <w:rFonts w:ascii="IRNazanin" w:hAnsi="IRNazanin" w:cs="IRNazanin"/>
              <w:sz w:val="28"/>
              <w:szCs w:val="28"/>
              <w:rtl/>
            </w:rPr>
          </w:rPrChange>
        </w:rPr>
        <w:t xml:space="preserve">در خزان </w:t>
      </w:r>
      <w:r w:rsidRPr="00457BB8">
        <w:rPr>
          <w:rFonts w:ascii="IRNazanin" w:hAnsi="IRNazanin" w:cs="IRNazanin"/>
          <w:sz w:val="28"/>
          <w:szCs w:val="28"/>
          <w:rtl/>
          <w:lang w:bidi="fa-IR"/>
          <w:rPrChange w:id="480" w:author="Mohammad Mohammadi" w:date="2025-07-22T21:07:00Z">
            <w:rPr>
              <w:rFonts w:ascii="IRNazanin" w:hAnsi="IRNazanin" w:cs="IRNazanin"/>
              <w:sz w:val="28"/>
              <w:szCs w:val="28"/>
              <w:rtl/>
              <w:lang w:bidi="fa-IR"/>
            </w:rPr>
          </w:rPrChange>
        </w:rPr>
        <w:t>۱۹۷۲</w:t>
      </w:r>
      <w:r w:rsidRPr="00457BB8">
        <w:rPr>
          <w:rFonts w:ascii="IRNazanin" w:hAnsi="IRNazanin" w:cs="IRNazanin"/>
          <w:sz w:val="28"/>
          <w:szCs w:val="28"/>
          <w:rtl/>
          <w:rPrChange w:id="481" w:author="Mohammad Mohammadi" w:date="2025-07-22T21:07:00Z">
            <w:rPr>
              <w:rFonts w:ascii="IRNazanin" w:hAnsi="IRNazanin" w:cs="IRNazanin"/>
              <w:sz w:val="28"/>
              <w:szCs w:val="28"/>
              <w:rtl/>
            </w:rPr>
          </w:rPrChange>
        </w:rPr>
        <w:t xml:space="preserve">م. ما افغانستان را  ترک کردیم، اما این امید را در دل داشتیم که به‌زودی برای تحقیقات بیشتر بازگردیم، اما این اتفاق نیفتاد. در سال </w:t>
      </w:r>
      <w:r w:rsidRPr="00457BB8">
        <w:rPr>
          <w:rFonts w:ascii="IRNazanin" w:hAnsi="IRNazanin" w:cs="IRNazanin"/>
          <w:sz w:val="28"/>
          <w:szCs w:val="28"/>
          <w:rtl/>
          <w:lang w:bidi="fa-IR"/>
          <w:rPrChange w:id="482" w:author="Mohammad Mohammadi" w:date="2025-07-22T21:07:00Z">
            <w:rPr>
              <w:rFonts w:ascii="IRNazanin" w:hAnsi="IRNazanin" w:cs="IRNazanin"/>
              <w:sz w:val="28"/>
              <w:szCs w:val="28"/>
              <w:rtl/>
              <w:lang w:bidi="fa-IR"/>
            </w:rPr>
          </w:rPrChange>
        </w:rPr>
        <w:t>۱۹۷۳</w:t>
      </w:r>
      <w:r w:rsidRPr="00457BB8">
        <w:rPr>
          <w:rFonts w:ascii="IRNazanin" w:hAnsi="IRNazanin" w:cs="IRNazanin"/>
          <w:sz w:val="28"/>
          <w:szCs w:val="28"/>
          <w:rtl/>
          <w:rPrChange w:id="483" w:author="Mohammad Mohammadi" w:date="2025-07-22T21:07:00Z">
            <w:rPr>
              <w:rFonts w:ascii="IRNazanin" w:hAnsi="IRNazanin" w:cs="IRNazanin"/>
              <w:sz w:val="28"/>
              <w:szCs w:val="28"/>
              <w:rtl/>
            </w:rPr>
          </w:rPrChange>
        </w:rPr>
        <w:t xml:space="preserve">، یک کودتای </w:t>
      </w:r>
      <w:del w:id="484" w:author="Saeedi, Faiza" w:date="2025-06-05T23:50:00Z">
        <w:r w:rsidRPr="00457BB8" w:rsidDel="00AF1611">
          <w:rPr>
            <w:rFonts w:ascii="IRNazanin" w:hAnsi="IRNazanin" w:cs="IRNazanin"/>
            <w:sz w:val="28"/>
            <w:szCs w:val="28"/>
            <w:rtl/>
            <w:rPrChange w:id="485" w:author="Mohammad Mohammadi" w:date="2025-07-22T21:07:00Z">
              <w:rPr>
                <w:rFonts w:ascii="IRNazanin" w:hAnsi="IRNazanin" w:cs="IRNazanin"/>
                <w:sz w:val="28"/>
                <w:szCs w:val="28"/>
                <w:rtl/>
              </w:rPr>
            </w:rPrChange>
          </w:rPr>
          <w:delText>درباری</w:delText>
        </w:r>
      </w:del>
      <w:ins w:id="486" w:author="Saeedi, Faiza" w:date="2025-06-05T23:50:00Z">
        <w:del w:id="487" w:author="Mohammad Mohammadi" w:date="2025-07-07T15:31:00Z">
          <w:r w:rsidR="00AF1611" w:rsidRPr="00457BB8" w:rsidDel="000E663C">
            <w:rPr>
              <w:rFonts w:ascii="IRNazanin" w:hAnsi="IRNazanin" w:cs="IRNazanin" w:hint="cs"/>
              <w:sz w:val="28"/>
              <w:szCs w:val="28"/>
              <w:rtl/>
              <w:rPrChange w:id="488" w:author="Mohammad Mohammadi" w:date="2025-07-22T21:07:00Z">
                <w:rPr>
                  <w:rFonts w:ascii="IRNazanin" w:hAnsi="IRNazanin" w:cs="IRNazanin" w:hint="cs"/>
                  <w:sz w:val="28"/>
                  <w:szCs w:val="28"/>
                  <w:rtl/>
                </w:rPr>
              </w:rPrChange>
            </w:rPr>
            <w:delText>در</w:delText>
          </w:r>
        </w:del>
      </w:ins>
      <w:ins w:id="489" w:author="Saeedi, Faiza" w:date="2025-06-05T23:51:00Z">
        <w:del w:id="490" w:author="Mohammad Mohammadi" w:date="2025-07-07T15:31:00Z">
          <w:r w:rsidR="00AF1611" w:rsidRPr="00457BB8" w:rsidDel="000E663C">
            <w:rPr>
              <w:rFonts w:ascii="IRNazanin" w:hAnsi="IRNazanin" w:cs="IRNazanin" w:hint="cs"/>
              <w:sz w:val="28"/>
              <w:szCs w:val="28"/>
              <w:rtl/>
              <w:rPrChange w:id="491" w:author="Mohammad Mohammadi" w:date="2025-07-22T21:07:00Z">
                <w:rPr>
                  <w:rFonts w:ascii="IRNazanin" w:hAnsi="IRNazanin" w:cs="IRNazanin" w:hint="cs"/>
                  <w:sz w:val="28"/>
                  <w:szCs w:val="28"/>
                  <w:rtl/>
                </w:rPr>
              </w:rPrChange>
            </w:rPr>
            <w:delText>ون</w:delText>
          </w:r>
          <w:r w:rsidR="00AF1611" w:rsidRPr="00457BB8" w:rsidDel="000E663C">
            <w:rPr>
              <w:rFonts w:ascii="IRNazanin" w:hAnsi="IRNazanin" w:cs="IRNazanin"/>
              <w:sz w:val="28"/>
              <w:szCs w:val="28"/>
              <w:rtl/>
              <w:rPrChange w:id="492" w:author="Mohammad Mohammadi" w:date="2025-07-22T21:07:00Z">
                <w:rPr>
                  <w:rFonts w:ascii="IRNazanin" w:hAnsi="IRNazanin" w:cs="IRNazanin"/>
                  <w:sz w:val="28"/>
                  <w:szCs w:val="28"/>
                  <w:rtl/>
                </w:rPr>
              </w:rPrChange>
            </w:rPr>
            <w:delText xml:space="preserve"> </w:delText>
          </w:r>
        </w:del>
        <w:r w:rsidR="00AF1611" w:rsidRPr="00457BB8">
          <w:rPr>
            <w:rFonts w:ascii="IRNazanin" w:hAnsi="IRNazanin" w:cs="IRNazanin" w:hint="cs"/>
            <w:sz w:val="28"/>
            <w:szCs w:val="28"/>
            <w:rtl/>
            <w:rPrChange w:id="493" w:author="Mohammad Mohammadi" w:date="2025-07-22T21:07:00Z">
              <w:rPr>
                <w:rFonts w:ascii="IRNazanin" w:hAnsi="IRNazanin" w:cs="IRNazanin" w:hint="cs"/>
                <w:sz w:val="28"/>
                <w:szCs w:val="28"/>
                <w:rtl/>
              </w:rPr>
            </w:rPrChange>
          </w:rPr>
          <w:t>خانواد</w:t>
        </w:r>
      </w:ins>
      <w:ins w:id="494" w:author="Mohammad Mohammadi" w:date="2025-07-07T15:31:00Z">
        <w:r w:rsidR="000E663C" w:rsidRPr="00457BB8">
          <w:rPr>
            <w:rFonts w:ascii="IRNazanin" w:hAnsi="IRNazanin" w:cs="IRNazanin" w:hint="cs"/>
            <w:sz w:val="28"/>
            <w:szCs w:val="28"/>
            <w:rtl/>
            <w:rPrChange w:id="495" w:author="Mohammad Mohammadi" w:date="2025-07-22T21:07:00Z">
              <w:rPr>
                <w:rFonts w:ascii="IRNazanin" w:hAnsi="IRNazanin" w:cs="IRNazanin" w:hint="cs"/>
                <w:sz w:val="28"/>
                <w:szCs w:val="28"/>
                <w:rtl/>
              </w:rPr>
            </w:rPrChange>
          </w:rPr>
          <w:t>گی</w:t>
        </w:r>
      </w:ins>
      <w:ins w:id="496" w:author="Saeedi, Faiza" w:date="2025-06-05T23:51:00Z">
        <w:del w:id="497" w:author="Mohammad Mohammadi" w:date="2025-07-07T15:31:00Z">
          <w:r w:rsidR="00AF1611" w:rsidRPr="00457BB8" w:rsidDel="000E663C">
            <w:rPr>
              <w:rFonts w:ascii="IRNazanin" w:hAnsi="IRNazanin" w:cs="IRNazanin" w:hint="cs"/>
              <w:sz w:val="28"/>
              <w:szCs w:val="28"/>
              <w:rtl/>
              <w:rPrChange w:id="498" w:author="Mohammad Mohammadi" w:date="2025-07-22T21:07:00Z">
                <w:rPr>
                  <w:rFonts w:ascii="IRNazanin" w:hAnsi="IRNazanin" w:cs="IRNazanin" w:hint="cs"/>
                  <w:sz w:val="28"/>
                  <w:szCs w:val="28"/>
                  <w:rtl/>
                </w:rPr>
              </w:rPrChange>
            </w:rPr>
            <w:delText>ه‌ی</w:delText>
          </w:r>
        </w:del>
        <w:r w:rsidR="00AF1611" w:rsidRPr="00457BB8">
          <w:rPr>
            <w:rFonts w:ascii="IRNazanin" w:hAnsi="IRNazanin" w:cs="IRNazanin"/>
            <w:sz w:val="28"/>
            <w:szCs w:val="28"/>
            <w:rtl/>
            <w:rPrChange w:id="499" w:author="Mohammad Mohammadi" w:date="2025-07-22T21:07:00Z">
              <w:rPr>
                <w:rFonts w:ascii="IRNazanin" w:hAnsi="IRNazanin" w:cs="IRNazanin"/>
                <w:sz w:val="28"/>
                <w:szCs w:val="28"/>
                <w:rtl/>
              </w:rPr>
            </w:rPrChange>
          </w:rPr>
          <w:t xml:space="preserve"> سلطنت</w:t>
        </w:r>
        <w:r w:rsidR="00AF1611" w:rsidRPr="00457BB8">
          <w:rPr>
            <w:rFonts w:ascii="IRNazanin" w:hAnsi="IRNazanin" w:cs="IRNazanin" w:hint="cs"/>
            <w:sz w:val="28"/>
            <w:szCs w:val="28"/>
            <w:rtl/>
            <w:rPrChange w:id="500" w:author="Mohammad Mohammadi" w:date="2025-07-22T21:07:00Z">
              <w:rPr>
                <w:rFonts w:ascii="IRNazanin" w:hAnsi="IRNazanin" w:cs="IRNazanin" w:hint="cs"/>
                <w:sz w:val="28"/>
                <w:szCs w:val="28"/>
                <w:rtl/>
              </w:rPr>
            </w:rPrChange>
          </w:rPr>
          <w:t>ی</w:t>
        </w:r>
      </w:ins>
      <w:r w:rsidRPr="00457BB8">
        <w:rPr>
          <w:rFonts w:ascii="IRNazanin" w:hAnsi="IRNazanin" w:cs="IRNazanin"/>
          <w:sz w:val="28"/>
          <w:szCs w:val="28"/>
          <w:rtl/>
          <w:rPrChange w:id="501" w:author="Mohammad Mohammadi" w:date="2025-07-22T21:07:00Z">
            <w:rPr>
              <w:rFonts w:ascii="IRNazanin" w:hAnsi="IRNazanin" w:cs="IRNazanin"/>
              <w:sz w:val="28"/>
              <w:szCs w:val="28"/>
              <w:rtl/>
            </w:rPr>
          </w:rPrChange>
        </w:rPr>
        <w:t xml:space="preserve">، پایان سلطنت در افغانستان را رقم زد. در </w:t>
      </w:r>
      <w:del w:id="502" w:author="Saeedi, Faiza" w:date="2025-06-05T23:51:00Z">
        <w:r w:rsidRPr="00457BB8" w:rsidDel="00AF1611">
          <w:rPr>
            <w:rFonts w:ascii="IRNazanin" w:hAnsi="IRNazanin" w:cs="IRNazanin"/>
            <w:sz w:val="28"/>
            <w:szCs w:val="28"/>
            <w:rtl/>
            <w:rPrChange w:id="503" w:author="Mohammad Mohammadi" w:date="2025-07-22T21:07:00Z">
              <w:rPr>
                <w:rFonts w:ascii="IRNazanin" w:hAnsi="IRNazanin" w:cs="IRNazanin"/>
                <w:sz w:val="28"/>
                <w:szCs w:val="28"/>
                <w:rtl/>
              </w:rPr>
            </w:rPrChange>
          </w:rPr>
          <w:delText xml:space="preserve">اپریل </w:delText>
        </w:r>
      </w:del>
      <w:ins w:id="504" w:author="Saeedi, Faiza" w:date="2025-06-05T23:51:00Z">
        <w:r w:rsidR="00AF1611" w:rsidRPr="00457BB8">
          <w:rPr>
            <w:rFonts w:ascii="IRNazanin" w:hAnsi="IRNazanin" w:cs="IRNazanin" w:hint="cs"/>
            <w:sz w:val="28"/>
            <w:szCs w:val="28"/>
            <w:rtl/>
            <w:rPrChange w:id="505" w:author="Mohammad Mohammadi" w:date="2025-07-22T21:07:00Z">
              <w:rPr>
                <w:rFonts w:ascii="IRNazanin" w:hAnsi="IRNazanin" w:cs="IRNazanin" w:hint="cs"/>
                <w:sz w:val="28"/>
                <w:szCs w:val="28"/>
                <w:rtl/>
              </w:rPr>
            </w:rPrChange>
          </w:rPr>
          <w:t>آوریل</w:t>
        </w:r>
        <w:r w:rsidR="00AF1611" w:rsidRPr="00457BB8">
          <w:rPr>
            <w:rFonts w:ascii="IRNazanin" w:hAnsi="IRNazanin" w:cs="IRNazanin"/>
            <w:sz w:val="28"/>
            <w:szCs w:val="28"/>
            <w:rtl/>
            <w:rPrChange w:id="506"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lang w:bidi="fa-IR"/>
          <w:rPrChange w:id="507" w:author="Mohammad Mohammadi" w:date="2025-07-22T21:07:00Z">
            <w:rPr>
              <w:rFonts w:ascii="IRNazanin" w:hAnsi="IRNazanin" w:cs="IRNazanin"/>
              <w:sz w:val="28"/>
              <w:szCs w:val="28"/>
              <w:rtl/>
              <w:lang w:bidi="fa-IR"/>
            </w:rPr>
          </w:rPrChange>
        </w:rPr>
        <w:t>۱۹۷۸</w:t>
      </w:r>
      <w:r w:rsidRPr="00457BB8">
        <w:rPr>
          <w:rFonts w:ascii="IRNazanin" w:hAnsi="IRNazanin" w:cs="IRNazanin"/>
          <w:sz w:val="28"/>
          <w:szCs w:val="28"/>
          <w:rtl/>
          <w:rPrChange w:id="508" w:author="Mohammad Mohammadi" w:date="2025-07-22T21:07:00Z">
            <w:rPr>
              <w:rFonts w:ascii="IRNazanin" w:hAnsi="IRNazanin" w:cs="IRNazanin"/>
              <w:sz w:val="28"/>
              <w:szCs w:val="28"/>
              <w:rtl/>
            </w:rPr>
          </w:rPrChange>
        </w:rPr>
        <w:t xml:space="preserve">، پس از یک کودتای خشونت‌آمیزتر، حکومت کمونیستی به قدرت رسید، و در پایان سال </w:t>
      </w:r>
      <w:r w:rsidRPr="00457BB8">
        <w:rPr>
          <w:rFonts w:ascii="IRNazanin" w:hAnsi="IRNazanin" w:cs="IRNazanin"/>
          <w:sz w:val="28"/>
          <w:szCs w:val="28"/>
          <w:rtl/>
          <w:lang w:bidi="fa-IR"/>
          <w:rPrChange w:id="509" w:author="Mohammad Mohammadi" w:date="2025-07-22T21:07:00Z">
            <w:rPr>
              <w:rFonts w:ascii="IRNazanin" w:hAnsi="IRNazanin" w:cs="IRNazanin"/>
              <w:sz w:val="28"/>
              <w:szCs w:val="28"/>
              <w:rtl/>
              <w:lang w:bidi="fa-IR"/>
            </w:rPr>
          </w:rPrChange>
        </w:rPr>
        <w:t>۱۹۷۹</w:t>
      </w:r>
      <w:r w:rsidRPr="00457BB8">
        <w:rPr>
          <w:rFonts w:ascii="IRNazanin" w:hAnsi="IRNazanin" w:cs="IRNazanin"/>
          <w:sz w:val="28"/>
          <w:szCs w:val="28"/>
          <w:rtl/>
          <w:rPrChange w:id="510" w:author="Mohammad Mohammadi" w:date="2025-07-22T21:07:00Z">
            <w:rPr>
              <w:rFonts w:ascii="IRNazanin" w:hAnsi="IRNazanin" w:cs="IRNazanin"/>
              <w:sz w:val="28"/>
              <w:szCs w:val="28"/>
              <w:rtl/>
            </w:rPr>
          </w:rPrChange>
        </w:rPr>
        <w:t xml:space="preserve">، نیروهای شوروی به این کشور حمله کردند. </w:t>
      </w:r>
      <w:r w:rsidR="00783095" w:rsidRPr="00457BB8">
        <w:rPr>
          <w:rFonts w:ascii="IRNazanin" w:hAnsi="IRNazanin" w:cs="IRNazanin"/>
          <w:sz w:val="28"/>
          <w:szCs w:val="28"/>
          <w:rtl/>
          <w:rPrChange w:id="511" w:author="Mohammad Mohammadi" w:date="2025-07-22T21:07:00Z">
            <w:rPr>
              <w:rFonts w:ascii="IRNazanin" w:hAnsi="IRNazanin" w:cs="IRNazanin"/>
              <w:sz w:val="28"/>
              <w:szCs w:val="28"/>
              <w:rtl/>
            </w:rPr>
          </w:rPrChange>
        </w:rPr>
        <w:t>ظلمت</w:t>
      </w:r>
      <w:r w:rsidRPr="00457BB8">
        <w:rPr>
          <w:rFonts w:ascii="IRNazanin" w:hAnsi="IRNazanin" w:cs="IRNazanin"/>
          <w:sz w:val="28"/>
          <w:szCs w:val="28"/>
          <w:rtl/>
          <w:rPrChange w:id="512" w:author="Mohammad Mohammadi" w:date="2025-07-22T21:07:00Z">
            <w:rPr>
              <w:rFonts w:ascii="IRNazanin" w:hAnsi="IRNazanin" w:cs="IRNazanin"/>
              <w:sz w:val="28"/>
              <w:szCs w:val="28"/>
              <w:rtl/>
            </w:rPr>
          </w:rPrChange>
        </w:rPr>
        <w:t xml:space="preserve"> ناشی از اشغال خارجی و جنگ داخلی</w:t>
      </w:r>
      <w:r w:rsidR="00783095" w:rsidRPr="00457BB8">
        <w:rPr>
          <w:rFonts w:ascii="IRNazanin" w:hAnsi="IRNazanin" w:cs="IRNazanin"/>
          <w:sz w:val="28"/>
          <w:szCs w:val="28"/>
          <w:rtl/>
          <w:rPrChange w:id="513" w:author="Mohammad Mohammadi" w:date="2025-07-22T21:07:00Z">
            <w:rPr>
              <w:rFonts w:ascii="IRNazanin" w:hAnsi="IRNazanin" w:cs="IRNazanin"/>
              <w:sz w:val="28"/>
              <w:szCs w:val="28"/>
              <w:rtl/>
            </w:rPr>
          </w:rPrChange>
        </w:rPr>
        <w:t>، بر کشور سایه افکند</w:t>
      </w:r>
      <w:r w:rsidRPr="00457BB8">
        <w:rPr>
          <w:rFonts w:ascii="IRNazanin" w:hAnsi="IRNazanin" w:cs="IRNazanin"/>
          <w:sz w:val="28"/>
          <w:szCs w:val="28"/>
          <w:rtl/>
          <w:rPrChange w:id="514" w:author="Mohammad Mohammadi" w:date="2025-07-22T21:07:00Z">
            <w:rPr>
              <w:rFonts w:ascii="IRNazanin" w:hAnsi="IRNazanin" w:cs="IRNazanin"/>
              <w:sz w:val="28"/>
              <w:szCs w:val="28"/>
              <w:rtl/>
            </w:rPr>
          </w:rPrChange>
        </w:rPr>
        <w:t>. در دهه</w:t>
      </w:r>
      <w:r w:rsidR="00783095" w:rsidRPr="00457BB8">
        <w:rPr>
          <w:rFonts w:ascii="IRNazanin" w:hAnsi="IRNazanin" w:cs="IRNazanin"/>
          <w:sz w:val="28"/>
          <w:szCs w:val="28"/>
          <w:rtl/>
          <w:rPrChange w:id="515" w:author="Mohammad Mohammadi" w:date="2025-07-22T21:07:00Z">
            <w:rPr>
              <w:rFonts w:ascii="IRNazanin" w:hAnsi="IRNazanin" w:cs="IRNazanin"/>
              <w:sz w:val="28"/>
              <w:szCs w:val="28"/>
              <w:rtl/>
            </w:rPr>
          </w:rPrChange>
        </w:rPr>
        <w:t>‌ی</w:t>
      </w:r>
      <w:r w:rsidRPr="00457BB8">
        <w:rPr>
          <w:rFonts w:ascii="IRNazanin" w:hAnsi="IRNazanin" w:cs="IRNazanin"/>
          <w:sz w:val="28"/>
          <w:szCs w:val="28"/>
          <w:rtl/>
          <w:rPrChange w:id="516"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lang w:bidi="fa-IR"/>
          <w:rPrChange w:id="517" w:author="Mohammad Mohammadi" w:date="2025-07-22T21:07:00Z">
            <w:rPr>
              <w:rFonts w:ascii="IRNazanin" w:hAnsi="IRNazanin" w:cs="IRNazanin"/>
              <w:sz w:val="28"/>
              <w:szCs w:val="28"/>
              <w:rtl/>
              <w:lang w:bidi="fa-IR"/>
            </w:rPr>
          </w:rPrChange>
        </w:rPr>
        <w:t>۱۹۸۰</w:t>
      </w:r>
      <w:r w:rsidR="00783095" w:rsidRPr="00457BB8">
        <w:rPr>
          <w:rFonts w:ascii="IRNazanin" w:hAnsi="IRNazanin" w:cs="IRNazanin"/>
          <w:sz w:val="28"/>
          <w:szCs w:val="28"/>
          <w:rtl/>
          <w:rPrChange w:id="518" w:author="Mohammad Mohammadi" w:date="2025-07-22T21:07:00Z">
            <w:rPr>
              <w:rFonts w:ascii="IRNazanin" w:hAnsi="IRNazanin" w:cs="IRNazanin"/>
              <w:sz w:val="28"/>
              <w:szCs w:val="28"/>
              <w:rtl/>
            </w:rPr>
          </w:rPrChange>
        </w:rPr>
        <w:t>م.</w:t>
      </w:r>
      <w:r w:rsidRPr="00457BB8">
        <w:rPr>
          <w:rFonts w:ascii="IRNazanin" w:hAnsi="IRNazanin" w:cs="IRNazanin"/>
          <w:sz w:val="28"/>
          <w:szCs w:val="28"/>
          <w:rtl/>
          <w:rPrChange w:id="519" w:author="Mohammad Mohammadi" w:date="2025-07-22T21:07:00Z">
            <w:rPr>
              <w:rFonts w:ascii="IRNazanin" w:hAnsi="IRNazanin" w:cs="IRNazanin"/>
              <w:sz w:val="28"/>
              <w:szCs w:val="28"/>
              <w:rtl/>
            </w:rPr>
          </w:rPrChange>
        </w:rPr>
        <w:t xml:space="preserve"> </w:t>
      </w:r>
      <w:r w:rsidR="00783095" w:rsidRPr="00457BB8">
        <w:rPr>
          <w:rFonts w:ascii="IRNazanin" w:hAnsi="IRNazanin" w:cs="IRNazanin"/>
          <w:sz w:val="28"/>
          <w:szCs w:val="28"/>
          <w:rtl/>
          <w:rPrChange w:id="520" w:author="Mohammad Mohammadi" w:date="2025-07-22T21:07:00Z">
            <w:rPr>
              <w:rFonts w:ascii="IRNazanin" w:hAnsi="IRNazanin" w:cs="IRNazanin"/>
              <w:sz w:val="28"/>
              <w:szCs w:val="28"/>
              <w:rtl/>
            </w:rPr>
          </w:rPrChange>
        </w:rPr>
        <w:t xml:space="preserve">پیروزی‌ها </w:t>
      </w:r>
      <w:r w:rsidRPr="00457BB8">
        <w:rPr>
          <w:rFonts w:ascii="IRNazanin" w:hAnsi="IRNazanin" w:cs="IRNazanin"/>
          <w:sz w:val="28"/>
          <w:szCs w:val="28"/>
          <w:rtl/>
          <w:rPrChange w:id="521" w:author="Mohammad Mohammadi" w:date="2025-07-22T21:07:00Z">
            <w:rPr>
              <w:rFonts w:ascii="IRNazanin" w:hAnsi="IRNazanin" w:cs="IRNazanin"/>
              <w:sz w:val="28"/>
              <w:szCs w:val="28"/>
              <w:rtl/>
            </w:rPr>
          </w:rPrChange>
        </w:rPr>
        <w:t xml:space="preserve">به سمت جنوب فرار کردند. </w:t>
      </w:r>
      <w:r w:rsidR="00783095" w:rsidRPr="00457BB8">
        <w:rPr>
          <w:rFonts w:ascii="IRNazanin" w:hAnsi="IRNazanin" w:cs="IRNazanin"/>
          <w:sz w:val="28"/>
          <w:szCs w:val="28"/>
          <w:rtl/>
          <w:rPrChange w:id="522" w:author="Mohammad Mohammadi" w:date="2025-07-22T21:07:00Z">
            <w:rPr>
              <w:rFonts w:ascii="IRNazanin" w:hAnsi="IRNazanin" w:cs="IRNazanin"/>
              <w:sz w:val="28"/>
              <w:szCs w:val="28"/>
              <w:rtl/>
            </w:rPr>
          </w:rPrChange>
        </w:rPr>
        <w:t>گمان می‌رود</w:t>
      </w:r>
      <w:r w:rsidRPr="00457BB8">
        <w:rPr>
          <w:rFonts w:ascii="IRNazanin" w:hAnsi="IRNazanin" w:cs="IRNazanin"/>
          <w:sz w:val="28"/>
          <w:szCs w:val="28"/>
          <w:rtl/>
          <w:rPrChange w:id="523" w:author="Mohammad Mohammadi" w:date="2025-07-22T21:07:00Z">
            <w:rPr>
              <w:rFonts w:ascii="IRNazanin" w:hAnsi="IRNazanin" w:cs="IRNazanin"/>
              <w:sz w:val="28"/>
              <w:szCs w:val="28"/>
              <w:rtl/>
            </w:rPr>
          </w:rPrChange>
        </w:rPr>
        <w:t xml:space="preserve"> </w:t>
      </w:r>
      <w:r w:rsidR="00783095" w:rsidRPr="00457BB8">
        <w:rPr>
          <w:rFonts w:ascii="IRNazanin" w:hAnsi="IRNazanin" w:cs="IRNazanin"/>
          <w:sz w:val="28"/>
          <w:szCs w:val="28"/>
          <w:rtl/>
          <w:rPrChange w:id="524" w:author="Mohammad Mohammadi" w:date="2025-07-22T21:07:00Z">
            <w:rPr>
              <w:rFonts w:ascii="IRNazanin" w:hAnsi="IRNazanin" w:cs="IRNazanin"/>
              <w:sz w:val="28"/>
              <w:szCs w:val="28"/>
              <w:rtl/>
            </w:rPr>
          </w:rPrChange>
        </w:rPr>
        <w:t xml:space="preserve">برخی </w:t>
      </w:r>
      <w:r w:rsidRPr="00457BB8">
        <w:rPr>
          <w:rFonts w:ascii="IRNazanin" w:hAnsi="IRNazanin" w:cs="IRNazanin"/>
          <w:sz w:val="28"/>
          <w:szCs w:val="28"/>
          <w:rtl/>
          <w:rPrChange w:id="525" w:author="Mohammad Mohammadi" w:date="2025-07-22T21:07:00Z">
            <w:rPr>
              <w:rFonts w:ascii="IRNazanin" w:hAnsi="IRNazanin" w:cs="IRNazanin"/>
              <w:sz w:val="28"/>
              <w:szCs w:val="28"/>
              <w:rtl/>
            </w:rPr>
          </w:rPrChange>
        </w:rPr>
        <w:t>به</w:t>
      </w:r>
      <w:r w:rsidR="00783095" w:rsidRPr="00457BB8">
        <w:rPr>
          <w:rFonts w:ascii="IRNazanin" w:hAnsi="IRNazanin" w:cs="IRNazanin"/>
          <w:sz w:val="28"/>
          <w:szCs w:val="28"/>
          <w:rtl/>
          <w:rPrChange w:id="526" w:author="Mohammad Mohammadi" w:date="2025-07-22T21:07:00Z">
            <w:rPr>
              <w:rFonts w:ascii="IRNazanin" w:hAnsi="IRNazanin" w:cs="IRNazanin"/>
              <w:sz w:val="28"/>
              <w:szCs w:val="28"/>
              <w:rtl/>
            </w:rPr>
          </w:rPrChange>
        </w:rPr>
        <w:t xml:space="preserve"> همان</w:t>
      </w:r>
      <w:r w:rsidRPr="00457BB8">
        <w:rPr>
          <w:rFonts w:ascii="IRNazanin" w:hAnsi="IRNazanin" w:cs="IRNazanin"/>
          <w:sz w:val="28"/>
          <w:szCs w:val="28"/>
          <w:rtl/>
          <w:rPrChange w:id="527" w:author="Mohammad Mohammadi" w:date="2025-07-22T21:07:00Z">
            <w:rPr>
              <w:rFonts w:ascii="IRNazanin" w:hAnsi="IRNazanin" w:cs="IRNazanin"/>
              <w:sz w:val="28"/>
              <w:szCs w:val="28"/>
              <w:rtl/>
            </w:rPr>
          </w:rPrChange>
        </w:rPr>
        <w:t xml:space="preserve"> منطقه</w:t>
      </w:r>
      <w:r w:rsidR="00783095" w:rsidRPr="00457BB8">
        <w:rPr>
          <w:rFonts w:ascii="IRNazanin" w:hAnsi="IRNazanin" w:cs="IRNazanin"/>
          <w:sz w:val="28"/>
          <w:szCs w:val="28"/>
          <w:rtl/>
          <w:rPrChange w:id="528" w:author="Mohammad Mohammadi" w:date="2025-07-22T21:07:00Z">
            <w:rPr>
              <w:rFonts w:ascii="IRNazanin" w:hAnsi="IRNazanin" w:cs="IRNazanin"/>
              <w:sz w:val="28"/>
              <w:szCs w:val="28"/>
              <w:rtl/>
            </w:rPr>
          </w:rPrChange>
        </w:rPr>
        <w:t>‌ی</w:t>
      </w:r>
      <w:r w:rsidRPr="00457BB8">
        <w:rPr>
          <w:rFonts w:ascii="IRNazanin" w:hAnsi="IRNazanin" w:cs="IRNazanin"/>
          <w:sz w:val="28"/>
          <w:szCs w:val="28"/>
          <w:rtl/>
          <w:rPrChange w:id="529" w:author="Mohammad Mohammadi" w:date="2025-07-22T21:07:00Z">
            <w:rPr>
              <w:rFonts w:ascii="IRNazanin" w:hAnsi="IRNazanin" w:cs="IRNazanin"/>
              <w:sz w:val="28"/>
              <w:szCs w:val="28"/>
              <w:rtl/>
            </w:rPr>
          </w:rPrChange>
        </w:rPr>
        <w:t xml:space="preserve"> اجدادشان</w:t>
      </w:r>
      <w:r w:rsidR="00783095" w:rsidRPr="00457BB8">
        <w:rPr>
          <w:rFonts w:ascii="IRNazanin" w:hAnsi="IRNazanin" w:cs="IRNazanin"/>
          <w:sz w:val="28"/>
          <w:szCs w:val="28"/>
          <w:rtl/>
          <w:rPrChange w:id="530" w:author="Mohammad Mohammadi" w:date="2025-07-22T21:07:00Z">
            <w:rPr>
              <w:rFonts w:ascii="IRNazanin" w:hAnsi="IRNazanin" w:cs="IRNazanin"/>
              <w:sz w:val="28"/>
              <w:szCs w:val="28"/>
              <w:rtl/>
            </w:rPr>
          </w:rPrChange>
        </w:rPr>
        <w:t xml:space="preserve"> در</w:t>
      </w:r>
      <w:r w:rsidRPr="00457BB8">
        <w:rPr>
          <w:rFonts w:ascii="IRNazanin" w:hAnsi="IRNazanin" w:cs="IRNazanin"/>
          <w:sz w:val="28"/>
          <w:szCs w:val="28"/>
          <w:rtl/>
          <w:rPrChange w:id="531" w:author="Mohammad Mohammadi" w:date="2025-07-22T21:07:00Z">
            <w:rPr>
              <w:rFonts w:ascii="IRNazanin" w:hAnsi="IRNazanin" w:cs="IRNazanin"/>
              <w:sz w:val="28"/>
              <w:szCs w:val="28"/>
              <w:rtl/>
            </w:rPr>
          </w:rPrChange>
        </w:rPr>
        <w:t xml:space="preserve"> </w:t>
      </w:r>
      <w:r w:rsidR="00783095" w:rsidRPr="00457BB8">
        <w:rPr>
          <w:rFonts w:ascii="IRNazanin" w:hAnsi="IRNazanin" w:cs="IRNazanin"/>
          <w:sz w:val="28"/>
          <w:szCs w:val="28"/>
          <w:rtl/>
          <w:rPrChange w:id="532" w:author="Mohammad Mohammadi" w:date="2025-07-22T21:07:00Z">
            <w:rPr>
              <w:rFonts w:ascii="IRNazanin" w:hAnsi="IRNazanin" w:cs="IRNazanin"/>
              <w:sz w:val="28"/>
              <w:szCs w:val="28"/>
              <w:rtl/>
            </w:rPr>
          </w:rPrChange>
        </w:rPr>
        <w:t xml:space="preserve">هلمند </w:t>
      </w:r>
      <w:r w:rsidRPr="00457BB8">
        <w:rPr>
          <w:rFonts w:ascii="IRNazanin" w:hAnsi="IRNazanin" w:cs="IRNazanin"/>
          <w:sz w:val="28"/>
          <w:szCs w:val="28"/>
          <w:rtl/>
          <w:rPrChange w:id="533" w:author="Mohammad Mohammadi" w:date="2025-07-22T21:07:00Z">
            <w:rPr>
              <w:rFonts w:ascii="IRNazanin" w:hAnsi="IRNazanin" w:cs="IRNazanin"/>
              <w:sz w:val="28"/>
              <w:szCs w:val="28"/>
              <w:rtl/>
            </w:rPr>
          </w:rPrChange>
        </w:rPr>
        <w:lastRenderedPageBreak/>
        <w:t xml:space="preserve">بازگشتند، برخی دیگر </w:t>
      </w:r>
      <w:r w:rsidR="00783095" w:rsidRPr="00457BB8">
        <w:rPr>
          <w:rFonts w:ascii="IRNazanin" w:hAnsi="IRNazanin" w:cs="IRNazanin"/>
          <w:sz w:val="28"/>
          <w:szCs w:val="28"/>
          <w:rtl/>
          <w:rPrChange w:id="534" w:author="Mohammad Mohammadi" w:date="2025-07-22T21:07:00Z">
            <w:rPr>
              <w:rFonts w:ascii="IRNazanin" w:hAnsi="IRNazanin" w:cs="IRNazanin"/>
              <w:sz w:val="28"/>
              <w:szCs w:val="28"/>
              <w:rtl/>
            </w:rPr>
          </w:rPrChange>
        </w:rPr>
        <w:t>ساکن</w:t>
      </w:r>
      <w:r w:rsidRPr="00457BB8">
        <w:rPr>
          <w:rFonts w:ascii="IRNazanin" w:hAnsi="IRNazanin" w:cs="IRNazanin"/>
          <w:sz w:val="28"/>
          <w:szCs w:val="28"/>
          <w:rtl/>
          <w:rPrChange w:id="535" w:author="Mohammad Mohammadi" w:date="2025-07-22T21:07:00Z">
            <w:rPr>
              <w:rFonts w:ascii="IRNazanin" w:hAnsi="IRNazanin" w:cs="IRNazanin"/>
              <w:sz w:val="28"/>
              <w:szCs w:val="28"/>
              <w:rtl/>
            </w:rPr>
          </w:rPrChange>
        </w:rPr>
        <w:t xml:space="preserve"> اردوگاه</w:t>
      </w:r>
      <w:r w:rsidR="00783095" w:rsidRPr="00457BB8">
        <w:rPr>
          <w:rFonts w:ascii="IRNazanin" w:hAnsi="IRNazanin" w:cs="IRNazanin"/>
          <w:sz w:val="28"/>
          <w:szCs w:val="28"/>
          <w:rtl/>
          <w:rPrChange w:id="53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37" w:author="Mohammad Mohammadi" w:date="2025-07-22T21:07:00Z">
            <w:rPr>
              <w:rFonts w:ascii="IRNazanin" w:hAnsi="IRNazanin" w:cs="IRNazanin"/>
              <w:sz w:val="28"/>
              <w:szCs w:val="28"/>
              <w:rtl/>
            </w:rPr>
          </w:rPrChange>
        </w:rPr>
        <w:t xml:space="preserve"> پناهندگان در پاکستان </w:t>
      </w:r>
      <w:r w:rsidR="004D5E6D" w:rsidRPr="00457BB8">
        <w:rPr>
          <w:rFonts w:ascii="IRNazanin" w:hAnsi="IRNazanin" w:cs="IRNazanin"/>
          <w:sz w:val="28"/>
          <w:szCs w:val="28"/>
          <w:rtl/>
          <w:rPrChange w:id="538" w:author="Mohammad Mohammadi" w:date="2025-07-22T21:07:00Z">
            <w:rPr>
              <w:rFonts w:ascii="IRNazanin" w:hAnsi="IRNazanin" w:cs="IRNazanin"/>
              <w:sz w:val="28"/>
              <w:szCs w:val="28"/>
              <w:rtl/>
            </w:rPr>
          </w:rPrChange>
        </w:rPr>
        <w:t>شدند</w:t>
      </w:r>
      <w:r w:rsidRPr="00457BB8">
        <w:rPr>
          <w:rFonts w:ascii="IRNazanin" w:hAnsi="IRNazanin" w:cs="IRNazanin"/>
          <w:sz w:val="28"/>
          <w:szCs w:val="28"/>
          <w:rtl/>
          <w:rPrChange w:id="539" w:author="Mohammad Mohammadi" w:date="2025-07-22T21:07:00Z">
            <w:rPr>
              <w:rFonts w:ascii="IRNazanin" w:hAnsi="IRNazanin" w:cs="IRNazanin"/>
              <w:sz w:val="28"/>
              <w:szCs w:val="28"/>
              <w:rtl/>
            </w:rPr>
          </w:rPrChange>
        </w:rPr>
        <w:t>، اما تا آنجا که می</w:t>
      </w:r>
      <w:r w:rsidR="004D5E6D" w:rsidRPr="00457BB8">
        <w:rPr>
          <w:rFonts w:ascii="IRNazanin" w:hAnsi="IRNazanin" w:cs="IRNazanin"/>
          <w:sz w:val="28"/>
          <w:szCs w:val="28"/>
          <w:rtl/>
          <w:rPrChange w:id="54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41" w:author="Mohammad Mohammadi" w:date="2025-07-22T21:07:00Z">
            <w:rPr>
              <w:rFonts w:ascii="IRNazanin" w:hAnsi="IRNazanin" w:cs="IRNazanin"/>
              <w:sz w:val="28"/>
              <w:szCs w:val="28"/>
              <w:rtl/>
            </w:rPr>
          </w:rPrChange>
        </w:rPr>
        <w:t>دانیم، هیچ</w:t>
      </w:r>
      <w:r w:rsidR="004D5E6D" w:rsidRPr="00457BB8">
        <w:rPr>
          <w:rFonts w:ascii="IRNazanin" w:hAnsi="IRNazanin" w:cs="IRNazanin"/>
          <w:sz w:val="28"/>
          <w:szCs w:val="28"/>
          <w:rtl/>
          <w:rPrChange w:id="542"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543" w:author="Mohammad Mohammadi" w:date="2025-07-22T21:07:00Z">
            <w:rPr>
              <w:rFonts w:ascii="IRNazanin" w:hAnsi="IRNazanin" w:cs="IRNazanin"/>
              <w:sz w:val="28"/>
              <w:szCs w:val="28"/>
              <w:rtl/>
            </w:rPr>
          </w:rPrChange>
        </w:rPr>
        <w:t xml:space="preserve">یک در </w:t>
      </w:r>
      <w:ins w:id="544" w:author="Mohammad Mohammadi" w:date="2025-07-07T15:32:00Z">
        <w:r w:rsidR="00C30089" w:rsidRPr="00457BB8">
          <w:rPr>
            <w:rFonts w:ascii="IRNazanin" w:hAnsi="IRNazanin" w:cs="IRNazanin" w:hint="cs"/>
            <w:sz w:val="28"/>
            <w:szCs w:val="28"/>
            <w:rtl/>
            <w:rPrChange w:id="545" w:author="Mohammad Mohammadi" w:date="2025-07-22T21:07:00Z">
              <w:rPr>
                <w:rFonts w:ascii="IRNazanin" w:hAnsi="IRNazanin" w:cs="IRNazanin" w:hint="cs"/>
                <w:sz w:val="28"/>
                <w:szCs w:val="28"/>
                <w:rtl/>
              </w:rPr>
            </w:rPrChange>
          </w:rPr>
          <w:t xml:space="preserve">ولایت </w:t>
        </w:r>
      </w:ins>
      <w:del w:id="546" w:author="Mohammad Mohammadi" w:date="2025-07-07T15:32:00Z">
        <w:r w:rsidRPr="00457BB8" w:rsidDel="00C30089">
          <w:rPr>
            <w:rFonts w:ascii="IRNazanin" w:hAnsi="IRNazanin" w:cs="IRNazanin"/>
            <w:sz w:val="28"/>
            <w:szCs w:val="28"/>
            <w:rtl/>
            <w:rPrChange w:id="547" w:author="Mohammad Mohammadi" w:date="2025-07-22T21:07:00Z">
              <w:rPr>
                <w:rFonts w:ascii="IRNazanin" w:hAnsi="IRNazanin" w:cs="IRNazanin"/>
                <w:sz w:val="28"/>
                <w:szCs w:val="28"/>
                <w:rtl/>
              </w:rPr>
            </w:rPrChange>
          </w:rPr>
          <w:delText>منطقه</w:delText>
        </w:r>
        <w:r w:rsidR="004D5E6D" w:rsidRPr="00457BB8" w:rsidDel="00C30089">
          <w:rPr>
            <w:rFonts w:ascii="IRNazanin" w:hAnsi="IRNazanin" w:cs="IRNazanin"/>
            <w:sz w:val="28"/>
            <w:szCs w:val="28"/>
            <w:rtl/>
            <w:rPrChange w:id="548" w:author="Mohammad Mohammadi" w:date="2025-07-22T21:07:00Z">
              <w:rPr>
                <w:rFonts w:ascii="IRNazanin" w:hAnsi="IRNazanin" w:cs="IRNazanin"/>
                <w:sz w:val="28"/>
                <w:szCs w:val="28"/>
                <w:rtl/>
              </w:rPr>
            </w:rPrChange>
          </w:rPr>
          <w:delText>‌ی</w:delText>
        </w:r>
        <w:r w:rsidRPr="00457BB8" w:rsidDel="00C30089">
          <w:rPr>
            <w:rFonts w:ascii="IRNazanin" w:hAnsi="IRNazanin" w:cs="IRNazanin"/>
            <w:sz w:val="28"/>
            <w:szCs w:val="28"/>
            <w:rtl/>
            <w:rPrChange w:id="549"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550" w:author="Mohammad Mohammadi" w:date="2025-07-22T21:07:00Z">
            <w:rPr>
              <w:rFonts w:ascii="IRNazanin" w:hAnsi="IRNazanin" w:cs="IRNazanin"/>
              <w:sz w:val="28"/>
              <w:szCs w:val="28"/>
              <w:rtl/>
            </w:rPr>
          </w:rPrChange>
        </w:rPr>
        <w:t xml:space="preserve">سرپل باقی نماندند؛ جایی که اکنون (در سال </w:t>
      </w:r>
      <w:r w:rsidRPr="00457BB8">
        <w:rPr>
          <w:rFonts w:ascii="IRNazanin" w:hAnsi="IRNazanin" w:cs="IRNazanin"/>
          <w:sz w:val="28"/>
          <w:szCs w:val="28"/>
          <w:rtl/>
          <w:lang w:bidi="fa-IR"/>
          <w:rPrChange w:id="551" w:author="Mohammad Mohammadi" w:date="2025-07-22T21:07:00Z">
            <w:rPr>
              <w:rFonts w:ascii="IRNazanin" w:hAnsi="IRNazanin" w:cs="IRNazanin"/>
              <w:sz w:val="28"/>
              <w:szCs w:val="28"/>
              <w:rtl/>
              <w:lang w:bidi="fa-IR"/>
            </w:rPr>
          </w:rPrChange>
        </w:rPr>
        <w:t>۲۰۱۹</w:t>
      </w:r>
      <w:ins w:id="552" w:author="Mohammad Mohammadi" w:date="2025-07-07T15:32:00Z">
        <w:r w:rsidR="00C30089" w:rsidRPr="00457BB8">
          <w:rPr>
            <w:rFonts w:ascii="IRNazanin" w:hAnsi="IRNazanin" w:cs="IRNazanin" w:hint="cs"/>
            <w:sz w:val="28"/>
            <w:szCs w:val="28"/>
            <w:rtl/>
            <w:lang w:bidi="fa-IR"/>
            <w:rPrChange w:id="553" w:author="Mohammad Mohammadi" w:date="2025-07-22T21:07:00Z">
              <w:rPr>
                <w:rFonts w:ascii="IRNazanin" w:hAnsi="IRNazanin" w:cs="IRNazanin" w:hint="cs"/>
                <w:sz w:val="28"/>
                <w:szCs w:val="28"/>
                <w:rtl/>
                <w:lang w:bidi="fa-IR"/>
              </w:rPr>
            </w:rPrChange>
          </w:rPr>
          <w:t xml:space="preserve"> </w:t>
        </w:r>
      </w:ins>
      <w:r w:rsidR="004D5E6D" w:rsidRPr="00457BB8">
        <w:rPr>
          <w:rFonts w:ascii="IRNazanin" w:hAnsi="IRNazanin" w:cs="IRNazanin"/>
          <w:sz w:val="28"/>
          <w:szCs w:val="28"/>
          <w:rtl/>
          <w:lang w:bidi="fa-IR"/>
          <w:rPrChange w:id="554" w:author="Mohammad Mohammadi" w:date="2025-07-22T21:07:00Z">
            <w:rPr>
              <w:rFonts w:ascii="IRNazanin" w:hAnsi="IRNazanin" w:cs="IRNazanin"/>
              <w:sz w:val="28"/>
              <w:szCs w:val="28"/>
              <w:rtl/>
              <w:lang w:bidi="fa-IR"/>
            </w:rPr>
          </w:rPrChange>
        </w:rPr>
        <w:t>م.</w:t>
      </w:r>
      <w:r w:rsidRPr="00457BB8">
        <w:rPr>
          <w:rFonts w:ascii="IRNazanin" w:hAnsi="IRNazanin" w:cs="IRNazanin"/>
          <w:sz w:val="28"/>
          <w:szCs w:val="28"/>
          <w:rtl/>
          <w:lang w:bidi="fa-IR"/>
          <w:rPrChange w:id="555"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rPrChange w:id="556" w:author="Mohammad Mohammadi" w:date="2025-07-22T21:07:00Z">
            <w:rPr>
              <w:rFonts w:ascii="IRNazanin" w:hAnsi="IRNazanin" w:cs="IRNazanin"/>
              <w:sz w:val="28"/>
              <w:szCs w:val="28"/>
              <w:rtl/>
            </w:rPr>
          </w:rPrChange>
        </w:rPr>
        <w:t xml:space="preserve">برای چندین سال </w:t>
      </w:r>
      <w:r w:rsidR="004D5E6D" w:rsidRPr="00457BB8">
        <w:rPr>
          <w:rFonts w:ascii="IRNazanin" w:hAnsi="IRNazanin" w:cs="IRNazanin"/>
          <w:sz w:val="28"/>
          <w:szCs w:val="28"/>
          <w:rtl/>
          <w:rPrChange w:id="557" w:author="Mohammad Mohammadi" w:date="2025-07-22T21:07:00Z">
            <w:rPr>
              <w:rFonts w:ascii="IRNazanin" w:hAnsi="IRNazanin" w:cs="IRNazanin"/>
              <w:sz w:val="28"/>
              <w:szCs w:val="28"/>
              <w:rtl/>
            </w:rPr>
          </w:rPrChange>
        </w:rPr>
        <w:t>میدان جنگ</w:t>
      </w:r>
      <w:r w:rsidRPr="00457BB8">
        <w:rPr>
          <w:rFonts w:ascii="IRNazanin" w:hAnsi="IRNazanin" w:cs="IRNazanin"/>
          <w:sz w:val="28"/>
          <w:szCs w:val="28"/>
          <w:rtl/>
          <w:rPrChange w:id="558" w:author="Mohammad Mohammadi" w:date="2025-07-22T21:07:00Z">
            <w:rPr>
              <w:rFonts w:ascii="IRNazanin" w:hAnsi="IRNazanin" w:cs="IRNazanin"/>
              <w:sz w:val="28"/>
              <w:szCs w:val="28"/>
              <w:rtl/>
            </w:rPr>
          </w:rPrChange>
        </w:rPr>
        <w:t xml:space="preserve"> مداوم بین طالبان، گروه</w:t>
      </w:r>
      <w:r w:rsidR="004D5E6D" w:rsidRPr="00457BB8">
        <w:rPr>
          <w:rFonts w:ascii="IRNazanin" w:hAnsi="IRNazanin" w:cs="IRNazanin"/>
          <w:sz w:val="28"/>
          <w:szCs w:val="28"/>
          <w:rtl/>
          <w:rPrChange w:id="55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60" w:author="Mohammad Mohammadi" w:date="2025-07-22T21:07:00Z">
            <w:rPr>
              <w:rFonts w:ascii="IRNazanin" w:hAnsi="IRNazanin" w:cs="IRNazanin"/>
              <w:sz w:val="28"/>
              <w:szCs w:val="28"/>
              <w:rtl/>
            </w:rPr>
          </w:rPrChange>
        </w:rPr>
        <w:t>های محلی و نیروهای دولت افغانستان بوده است</w:t>
      </w:r>
      <w:r w:rsidRPr="00457BB8">
        <w:rPr>
          <w:rFonts w:ascii="IRNazanin" w:hAnsi="IRNazanin" w:cs="IRNazanin"/>
          <w:sz w:val="28"/>
          <w:szCs w:val="28"/>
          <w:lang w:bidi="fa-IR"/>
          <w:rPrChange w:id="561" w:author="Mohammad Mohammadi" w:date="2025-07-22T21:07:00Z">
            <w:rPr>
              <w:rFonts w:ascii="IRNazanin" w:hAnsi="IRNazanin" w:cs="IRNazanin"/>
              <w:sz w:val="28"/>
              <w:szCs w:val="28"/>
              <w:lang w:bidi="fa-IR"/>
            </w:rPr>
          </w:rPrChange>
        </w:rPr>
        <w:t>.</w:t>
      </w:r>
    </w:p>
    <w:p w14:paraId="15578959" w14:textId="39357882" w:rsidR="00B65763" w:rsidRPr="00457BB8" w:rsidRDefault="00B65763" w:rsidP="00E73133">
      <w:pPr>
        <w:bidi/>
        <w:jc w:val="both"/>
        <w:rPr>
          <w:rFonts w:ascii="IRNazanin" w:hAnsi="IRNazanin" w:cs="IRNazanin"/>
          <w:sz w:val="28"/>
          <w:szCs w:val="28"/>
          <w:rtl/>
          <w:lang w:bidi="fa-IR"/>
          <w:rPrChange w:id="562"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563" w:author="Mohammad Mohammadi" w:date="2025-07-22T21:07:00Z">
            <w:rPr>
              <w:rFonts w:ascii="IRNazanin" w:hAnsi="IRNazanin" w:cs="IRNazanin"/>
              <w:sz w:val="28"/>
              <w:szCs w:val="28"/>
              <w:rtl/>
            </w:rPr>
          </w:rPrChange>
        </w:rPr>
        <w:t xml:space="preserve">از همان ابتدا، ریچارد با الهام از کتاب «آکنفیلد» </w:t>
      </w:r>
      <w:r w:rsidR="00F06F22" w:rsidRPr="00457BB8">
        <w:rPr>
          <w:rFonts w:ascii="IRNazanin" w:hAnsi="IRNazanin" w:cs="IRNazanin"/>
          <w:sz w:val="28"/>
          <w:szCs w:val="28"/>
          <w:rtl/>
          <w:rPrChange w:id="564" w:author="Mohammad Mohammadi" w:date="2025-07-22T21:07:00Z">
            <w:rPr>
              <w:rFonts w:ascii="IRNazanin" w:hAnsi="IRNazanin" w:cs="IRNazanin"/>
              <w:sz w:val="28"/>
              <w:szCs w:val="28"/>
              <w:rtl/>
            </w:rPr>
          </w:rPrChange>
        </w:rPr>
        <w:t>نوشته‌ی</w:t>
      </w:r>
      <w:r w:rsidRPr="00457BB8">
        <w:rPr>
          <w:rFonts w:ascii="IRNazanin" w:hAnsi="IRNazanin" w:cs="IRNazanin"/>
          <w:sz w:val="28"/>
          <w:szCs w:val="28"/>
          <w:rtl/>
          <w:rPrChange w:id="565" w:author="Mohammad Mohammadi" w:date="2025-07-22T21:07:00Z">
            <w:rPr>
              <w:rFonts w:ascii="IRNazanin" w:hAnsi="IRNazanin" w:cs="IRNazanin"/>
              <w:sz w:val="28"/>
              <w:szCs w:val="28"/>
              <w:rtl/>
            </w:rPr>
          </w:rPrChange>
        </w:rPr>
        <w:t xml:space="preserve"> رونالد بلایت، قصد داشت </w:t>
      </w:r>
      <w:r w:rsidR="00F06F22" w:rsidRPr="00457BB8">
        <w:rPr>
          <w:rFonts w:ascii="IRNazanin" w:hAnsi="IRNazanin" w:cs="IRNazanin"/>
          <w:sz w:val="28"/>
          <w:szCs w:val="28"/>
          <w:rtl/>
          <w:rPrChange w:id="566" w:author="Mohammad Mohammadi" w:date="2025-07-22T21:07:00Z">
            <w:rPr>
              <w:rFonts w:ascii="IRNazanin" w:hAnsi="IRNazanin" w:cs="IRNazanin"/>
              <w:sz w:val="28"/>
              <w:szCs w:val="28"/>
              <w:rtl/>
            </w:rPr>
          </w:rPrChange>
        </w:rPr>
        <w:t>صداها ضبط‌شده</w:t>
      </w:r>
      <w:r w:rsidRPr="00457BB8">
        <w:rPr>
          <w:rFonts w:ascii="IRNazanin" w:hAnsi="IRNazanin" w:cs="IRNazanin"/>
          <w:sz w:val="28"/>
          <w:szCs w:val="28"/>
          <w:rtl/>
          <w:rPrChange w:id="567" w:author="Mohammad Mohammadi" w:date="2025-07-22T21:07:00Z">
            <w:rPr>
              <w:rFonts w:ascii="IRNazanin" w:hAnsi="IRNazanin" w:cs="IRNazanin"/>
              <w:sz w:val="28"/>
              <w:szCs w:val="28"/>
              <w:rtl/>
            </w:rPr>
          </w:rPrChange>
        </w:rPr>
        <w:t xml:space="preserve"> را به شکل یک خودنگاره</w:t>
      </w:r>
      <w:r w:rsidR="00F06F22" w:rsidRPr="00457BB8">
        <w:rPr>
          <w:rFonts w:ascii="IRNazanin" w:hAnsi="IRNazanin" w:cs="IRNazanin"/>
          <w:sz w:val="28"/>
          <w:szCs w:val="28"/>
          <w:rtl/>
          <w:rPrChange w:id="568" w:author="Mohammad Mohammadi" w:date="2025-07-22T21:07:00Z">
            <w:rPr>
              <w:rFonts w:ascii="IRNazanin" w:hAnsi="IRNazanin" w:cs="IRNazanin"/>
              <w:sz w:val="28"/>
              <w:szCs w:val="28"/>
              <w:rtl/>
            </w:rPr>
          </w:rPrChange>
        </w:rPr>
        <w:t>‌ای</w:t>
      </w:r>
      <w:r w:rsidRPr="00457BB8">
        <w:rPr>
          <w:rFonts w:ascii="IRNazanin" w:hAnsi="IRNazanin" w:cs="IRNazanin"/>
          <w:sz w:val="28"/>
          <w:szCs w:val="28"/>
          <w:rtl/>
          <w:rPrChange w:id="569" w:author="Mohammad Mohammadi" w:date="2025-07-22T21:07:00Z">
            <w:rPr>
              <w:rFonts w:ascii="IRNazanin" w:hAnsi="IRNazanin" w:cs="IRNazanin"/>
              <w:sz w:val="28"/>
              <w:szCs w:val="28"/>
              <w:rtl/>
            </w:rPr>
          </w:rPrChange>
        </w:rPr>
        <w:t xml:space="preserve"> از پیروزی</w:t>
      </w:r>
      <w:r w:rsidR="00F06F22" w:rsidRPr="00457BB8">
        <w:rPr>
          <w:rFonts w:ascii="IRNazanin" w:hAnsi="IRNazanin" w:cs="IRNazanin"/>
          <w:sz w:val="28"/>
          <w:szCs w:val="28"/>
          <w:rtl/>
          <w:rPrChange w:id="57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71" w:author="Mohammad Mohammadi" w:date="2025-07-22T21:07:00Z">
            <w:rPr>
              <w:rFonts w:ascii="IRNazanin" w:hAnsi="IRNazanin" w:cs="IRNazanin"/>
              <w:sz w:val="28"/>
              <w:szCs w:val="28"/>
              <w:rtl/>
            </w:rPr>
          </w:rPrChange>
        </w:rPr>
        <w:t>ها</w:t>
      </w:r>
      <w:r w:rsidR="00F06F22" w:rsidRPr="00457BB8">
        <w:rPr>
          <w:rFonts w:ascii="IRNazanin" w:hAnsi="IRNazanin" w:cs="IRNazanin"/>
          <w:sz w:val="28"/>
          <w:szCs w:val="28"/>
          <w:rtl/>
          <w:rPrChange w:id="572" w:author="Mohammad Mohammadi" w:date="2025-07-22T21:07:00Z">
            <w:rPr>
              <w:rFonts w:ascii="IRNazanin" w:hAnsi="IRNazanin" w:cs="IRNazanin"/>
              <w:sz w:val="28"/>
              <w:szCs w:val="28"/>
              <w:rtl/>
            </w:rPr>
          </w:rPrChange>
        </w:rPr>
        <w:t>، تبدیل به کتاب کند</w:t>
      </w:r>
      <w:r w:rsidRPr="00457BB8">
        <w:rPr>
          <w:rFonts w:ascii="IRNazanin" w:hAnsi="IRNazanin" w:cs="IRNazanin"/>
          <w:sz w:val="28"/>
          <w:szCs w:val="28"/>
          <w:rtl/>
          <w:rPrChange w:id="573" w:author="Mohammad Mohammadi" w:date="2025-07-22T21:07:00Z">
            <w:rPr>
              <w:rFonts w:ascii="IRNazanin" w:hAnsi="IRNazanin" w:cs="IRNazanin"/>
              <w:sz w:val="28"/>
              <w:szCs w:val="28"/>
              <w:rtl/>
            </w:rPr>
          </w:rPrChange>
        </w:rPr>
        <w:t>. اما با وقوع انقلاب، حمله و اشغال، این برنامه به تعویق افتاد. با این حال، ترجمه، گردآوری و ویرایش داستان</w:t>
      </w:r>
      <w:r w:rsidR="00D45F1A" w:rsidRPr="00457BB8">
        <w:rPr>
          <w:rFonts w:ascii="IRNazanin" w:hAnsi="IRNazanin" w:cs="IRNazanin"/>
          <w:sz w:val="28"/>
          <w:szCs w:val="28"/>
          <w:rtl/>
          <w:rPrChange w:id="57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75" w:author="Mohammad Mohammadi" w:date="2025-07-22T21:07:00Z">
            <w:rPr>
              <w:rFonts w:ascii="IRNazanin" w:hAnsi="IRNazanin" w:cs="IRNazanin"/>
              <w:sz w:val="28"/>
              <w:szCs w:val="28"/>
              <w:rtl/>
            </w:rPr>
          </w:rPrChange>
        </w:rPr>
        <w:t>های ضبط</w:t>
      </w:r>
      <w:r w:rsidR="00D45F1A" w:rsidRPr="00457BB8">
        <w:rPr>
          <w:rFonts w:ascii="IRNazanin" w:hAnsi="IRNazanin" w:cs="IRNazanin"/>
          <w:sz w:val="28"/>
          <w:szCs w:val="28"/>
          <w:rtl/>
          <w:rPrChange w:id="57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77" w:author="Mohammad Mohammadi" w:date="2025-07-22T21:07:00Z">
            <w:rPr>
              <w:rFonts w:ascii="IRNazanin" w:hAnsi="IRNazanin" w:cs="IRNazanin"/>
              <w:sz w:val="28"/>
              <w:szCs w:val="28"/>
              <w:rtl/>
            </w:rPr>
          </w:rPrChange>
        </w:rPr>
        <w:t>شده اکنون کامل شده و به</w:t>
      </w:r>
      <w:r w:rsidR="00D45F1A" w:rsidRPr="00457BB8">
        <w:rPr>
          <w:rFonts w:ascii="IRNazanin" w:hAnsi="IRNazanin" w:cs="IRNazanin"/>
          <w:sz w:val="28"/>
          <w:szCs w:val="28"/>
          <w:rtl/>
          <w:rPrChange w:id="57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579" w:author="Mohammad Mohammadi" w:date="2025-07-22T21:07:00Z">
            <w:rPr>
              <w:rFonts w:ascii="IRNazanin" w:hAnsi="IRNazanin" w:cs="IRNazanin"/>
              <w:sz w:val="28"/>
              <w:szCs w:val="28"/>
              <w:rtl/>
            </w:rPr>
          </w:rPrChange>
        </w:rPr>
        <w:t>زودی با عنوان</w:t>
      </w:r>
      <w:r w:rsidRPr="00457BB8">
        <w:rPr>
          <w:rFonts w:ascii="Cambria" w:hAnsi="Cambria" w:cs="Cambria" w:hint="cs"/>
          <w:sz w:val="28"/>
          <w:szCs w:val="28"/>
          <w:rtl/>
          <w:rPrChange w:id="580" w:author="Mohammad Mohammadi" w:date="2025-07-22T21:07:00Z">
            <w:rPr>
              <w:rFonts w:ascii="Cambria" w:hAnsi="Cambria" w:cs="Cambria" w:hint="cs"/>
              <w:sz w:val="28"/>
              <w:szCs w:val="28"/>
              <w:rtl/>
            </w:rPr>
          </w:rPrChange>
        </w:rPr>
        <w:t> </w:t>
      </w:r>
      <w:r w:rsidR="00D45F1A" w:rsidRPr="00457BB8">
        <w:rPr>
          <w:rFonts w:ascii="IRNazanin" w:hAnsi="IRNazanin" w:cs="IRNazanin"/>
          <w:sz w:val="28"/>
          <w:szCs w:val="28"/>
          <w:rtl/>
          <w:lang w:bidi="fa-IR"/>
          <w:rPrChange w:id="581" w:author="Mohammad Mohammadi" w:date="2025-07-22T21:07:00Z">
            <w:rPr>
              <w:rFonts w:ascii="IRNazanin" w:hAnsi="IRNazanin" w:cs="IRNazanin"/>
              <w:sz w:val="28"/>
              <w:szCs w:val="28"/>
              <w:rtl/>
              <w:lang w:bidi="fa-IR"/>
            </w:rPr>
          </w:rPrChange>
        </w:rPr>
        <w:t>«</w:t>
      </w:r>
      <w:del w:id="582" w:author="Saeedi, Faiza" w:date="2025-07-01T10:39:00Z">
        <w:r w:rsidR="003D1B7B" w:rsidRPr="00457BB8" w:rsidDel="00F66C27">
          <w:rPr>
            <w:rFonts w:ascii="IRNazanin" w:hAnsi="IRNazanin" w:cs="IRNazanin"/>
            <w:sz w:val="28"/>
            <w:szCs w:val="28"/>
            <w:rtl/>
            <w:rPrChange w:id="583" w:author="Mohammad Mohammadi" w:date="2025-07-22T21:07:00Z">
              <w:rPr>
                <w:rFonts w:ascii="IRNazanin" w:hAnsi="IRNazanin" w:cs="IRNazanin"/>
                <w:sz w:val="28"/>
                <w:szCs w:val="28"/>
                <w:rtl/>
              </w:rPr>
            </w:rPrChange>
          </w:rPr>
          <w:delText>آواهای</w:delText>
        </w:r>
        <w:r w:rsidRPr="00457BB8" w:rsidDel="00F66C27">
          <w:rPr>
            <w:rFonts w:ascii="IRNazanin" w:hAnsi="IRNazanin" w:cs="IRNazanin"/>
            <w:sz w:val="28"/>
            <w:szCs w:val="28"/>
            <w:rtl/>
            <w:rPrChange w:id="584" w:author="Mohammad Mohammadi" w:date="2025-07-22T21:07:00Z">
              <w:rPr>
                <w:rFonts w:ascii="IRNazanin" w:hAnsi="IRNazanin" w:cs="IRNazanin"/>
                <w:sz w:val="28"/>
                <w:szCs w:val="28"/>
                <w:rtl/>
              </w:rPr>
            </w:rPrChange>
          </w:rPr>
          <w:delText xml:space="preserve"> روستایی افغانست</w:delText>
        </w:r>
        <w:r w:rsidR="00D45F1A" w:rsidRPr="00457BB8" w:rsidDel="00F66C27">
          <w:rPr>
            <w:rFonts w:ascii="IRNazanin" w:hAnsi="IRNazanin" w:cs="IRNazanin"/>
            <w:sz w:val="28"/>
            <w:szCs w:val="28"/>
            <w:rtl/>
            <w:rPrChange w:id="585" w:author="Mohammad Mohammadi" w:date="2025-07-22T21:07:00Z">
              <w:rPr>
                <w:rFonts w:ascii="IRNazanin" w:hAnsi="IRNazanin" w:cs="IRNazanin"/>
                <w:sz w:val="28"/>
                <w:szCs w:val="28"/>
                <w:rtl/>
              </w:rPr>
            </w:rPrChange>
          </w:rPr>
          <w:delText>ان</w:delText>
        </w:r>
      </w:del>
      <w:ins w:id="586" w:author="Saeedi, Faiza" w:date="2025-07-01T10:39:00Z">
        <w:r w:rsidR="00F66C27" w:rsidRPr="00457BB8">
          <w:rPr>
            <w:rFonts w:ascii="IRNazanin" w:hAnsi="IRNazanin" w:cs="IRNazanin" w:hint="cs"/>
            <w:sz w:val="28"/>
            <w:szCs w:val="28"/>
            <w:rtl/>
            <w:rPrChange w:id="587" w:author="Mohammad Mohammadi" w:date="2025-07-22T21:07:00Z">
              <w:rPr>
                <w:rFonts w:ascii="IRNazanin" w:hAnsi="IRNazanin" w:cs="IRNazanin" w:hint="cs"/>
                <w:sz w:val="28"/>
                <w:szCs w:val="28"/>
                <w:rtl/>
              </w:rPr>
            </w:rPrChange>
          </w:rPr>
          <w:t>صداهایی</w:t>
        </w:r>
        <w:r w:rsidR="00F66C27" w:rsidRPr="00457BB8">
          <w:rPr>
            <w:rFonts w:ascii="IRNazanin" w:hAnsi="IRNazanin" w:cs="IRNazanin"/>
            <w:sz w:val="28"/>
            <w:szCs w:val="28"/>
            <w:rtl/>
            <w:rPrChange w:id="588" w:author="Mohammad Mohammadi" w:date="2025-07-22T21:07:00Z">
              <w:rPr>
                <w:rFonts w:ascii="IRNazanin" w:hAnsi="IRNazanin" w:cs="IRNazanin"/>
                <w:sz w:val="28"/>
                <w:szCs w:val="28"/>
                <w:rtl/>
              </w:rPr>
            </w:rPrChange>
          </w:rPr>
          <w:t xml:space="preserve"> </w:t>
        </w:r>
        <w:r w:rsidR="00F66C27" w:rsidRPr="00457BB8">
          <w:rPr>
            <w:rFonts w:ascii="IRNazanin" w:hAnsi="IRNazanin" w:cs="IRNazanin" w:hint="cs"/>
            <w:sz w:val="28"/>
            <w:szCs w:val="28"/>
            <w:rtl/>
            <w:rPrChange w:id="589" w:author="Mohammad Mohammadi" w:date="2025-07-22T21:07:00Z">
              <w:rPr>
                <w:rFonts w:ascii="IRNazanin" w:hAnsi="IRNazanin" w:cs="IRNazanin" w:hint="cs"/>
                <w:sz w:val="28"/>
                <w:szCs w:val="28"/>
                <w:rtl/>
              </w:rPr>
            </w:rPrChange>
          </w:rPr>
          <w:t>از</w:t>
        </w:r>
        <w:r w:rsidR="00F66C27" w:rsidRPr="00457BB8">
          <w:rPr>
            <w:rFonts w:ascii="IRNazanin" w:hAnsi="IRNazanin" w:cs="IRNazanin"/>
            <w:sz w:val="28"/>
            <w:szCs w:val="28"/>
            <w:rtl/>
            <w:rPrChange w:id="590" w:author="Mohammad Mohammadi" w:date="2025-07-22T21:07:00Z">
              <w:rPr>
                <w:rFonts w:ascii="IRNazanin" w:hAnsi="IRNazanin" w:cs="IRNazanin"/>
                <w:sz w:val="28"/>
                <w:szCs w:val="28"/>
                <w:rtl/>
              </w:rPr>
            </w:rPrChange>
          </w:rPr>
          <w:t xml:space="preserve"> </w:t>
        </w:r>
        <w:r w:rsidR="00F66C27" w:rsidRPr="00457BB8">
          <w:rPr>
            <w:rFonts w:ascii="IRNazanin" w:hAnsi="IRNazanin" w:cs="IRNazanin" w:hint="cs"/>
            <w:sz w:val="28"/>
            <w:szCs w:val="28"/>
            <w:rtl/>
            <w:rPrChange w:id="591" w:author="Mohammad Mohammadi" w:date="2025-07-22T21:07:00Z">
              <w:rPr>
                <w:rFonts w:ascii="IRNazanin" w:hAnsi="IRNazanin" w:cs="IRNazanin" w:hint="cs"/>
                <w:sz w:val="28"/>
                <w:szCs w:val="28"/>
                <w:rtl/>
              </w:rPr>
            </w:rPrChange>
          </w:rPr>
          <w:t>روستاهای</w:t>
        </w:r>
        <w:r w:rsidR="00F66C27" w:rsidRPr="00457BB8">
          <w:rPr>
            <w:rFonts w:ascii="IRNazanin" w:hAnsi="IRNazanin" w:cs="IRNazanin"/>
            <w:sz w:val="28"/>
            <w:szCs w:val="28"/>
            <w:rtl/>
            <w:rPrChange w:id="592" w:author="Mohammad Mohammadi" w:date="2025-07-22T21:07:00Z">
              <w:rPr>
                <w:rFonts w:ascii="IRNazanin" w:hAnsi="IRNazanin" w:cs="IRNazanin"/>
                <w:sz w:val="28"/>
                <w:szCs w:val="28"/>
                <w:rtl/>
              </w:rPr>
            </w:rPrChange>
          </w:rPr>
          <w:t xml:space="preserve"> </w:t>
        </w:r>
        <w:r w:rsidR="00F66C27" w:rsidRPr="00457BB8">
          <w:rPr>
            <w:rFonts w:ascii="IRNazanin" w:hAnsi="IRNazanin" w:cs="IRNazanin" w:hint="cs"/>
            <w:sz w:val="28"/>
            <w:szCs w:val="28"/>
            <w:rtl/>
            <w:rPrChange w:id="593" w:author="Mohammad Mohammadi" w:date="2025-07-22T21:07:00Z">
              <w:rPr>
                <w:rFonts w:ascii="IRNazanin" w:hAnsi="IRNazanin" w:cs="IRNazanin" w:hint="cs"/>
                <w:sz w:val="28"/>
                <w:szCs w:val="28"/>
                <w:rtl/>
              </w:rPr>
            </w:rPrChange>
          </w:rPr>
          <w:t>افغانستان</w:t>
        </w:r>
      </w:ins>
      <w:r w:rsidR="00D45F1A" w:rsidRPr="00457BB8">
        <w:rPr>
          <w:rFonts w:ascii="IRNazanin" w:hAnsi="IRNazanin" w:cs="IRNazanin"/>
          <w:sz w:val="28"/>
          <w:szCs w:val="28"/>
          <w:rtl/>
          <w:rPrChange w:id="594" w:author="Mohammad Mohammadi" w:date="2025-07-22T21:07:00Z">
            <w:rPr>
              <w:rFonts w:ascii="IRNazanin" w:hAnsi="IRNazanin" w:cs="IRNazanin"/>
              <w:sz w:val="28"/>
              <w:szCs w:val="28"/>
              <w:rtl/>
            </w:rPr>
          </w:rPrChange>
        </w:rPr>
        <w:t xml:space="preserve">» </w:t>
      </w:r>
      <w:del w:id="595" w:author="Saeedi, Faiza" w:date="2025-07-01T10:39:00Z">
        <w:r w:rsidRPr="00457BB8" w:rsidDel="00F66C27">
          <w:rPr>
            <w:rFonts w:ascii="IRNazanin" w:hAnsi="IRNazanin" w:cs="IRNazanin"/>
            <w:sz w:val="28"/>
            <w:szCs w:val="28"/>
            <w:rtl/>
            <w:rPrChange w:id="596" w:author="Mohammad Mohammadi" w:date="2025-07-22T21:07:00Z">
              <w:rPr>
                <w:rFonts w:ascii="IRNazanin" w:hAnsi="IRNazanin" w:cs="IRNazanin"/>
                <w:sz w:val="28"/>
                <w:szCs w:val="28"/>
                <w:rtl/>
              </w:rPr>
            </w:rPrChange>
          </w:rPr>
          <w:delText>(</w:delText>
        </w:r>
      </w:del>
      <w:r w:rsidR="00E74F4B" w:rsidRPr="00457BB8">
        <w:rPr>
          <w:rFonts w:ascii="IRNazanin" w:hAnsi="IRNazanin" w:cs="IRNazanin" w:hint="cs"/>
          <w:sz w:val="28"/>
          <w:szCs w:val="28"/>
          <w:rtl/>
          <w:rPrChange w:id="597" w:author="Mohammad Mohammadi" w:date="2025-07-22T21:07:00Z">
            <w:rPr>
              <w:rFonts w:ascii="IRNazanin" w:hAnsi="IRNazanin" w:cs="IRNazanin" w:hint="cs"/>
              <w:sz w:val="28"/>
              <w:szCs w:val="28"/>
              <w:rtl/>
            </w:rPr>
          </w:rPrChange>
        </w:rPr>
        <w:t>نوشته‌ی</w:t>
      </w:r>
      <w:r w:rsidRPr="00457BB8">
        <w:rPr>
          <w:rFonts w:ascii="IRNazanin" w:hAnsi="IRNazanin" w:cs="IRNazanin"/>
          <w:sz w:val="28"/>
          <w:szCs w:val="28"/>
          <w:rtl/>
          <w:rPrChange w:id="598" w:author="Mohammad Mohammadi" w:date="2025-07-22T21:07:00Z">
            <w:rPr>
              <w:rFonts w:ascii="IRNazanin" w:hAnsi="IRNazanin" w:cs="IRNazanin"/>
              <w:sz w:val="28"/>
              <w:szCs w:val="28"/>
              <w:rtl/>
            </w:rPr>
          </w:rPrChange>
        </w:rPr>
        <w:t xml:space="preserve"> ریچارد تاپر</w:t>
      </w:r>
      <w:ins w:id="599" w:author="Saeedi, Faiza" w:date="2025-07-01T10:39:00Z">
        <w:r w:rsidR="00F66C27" w:rsidRPr="00457BB8">
          <w:rPr>
            <w:rFonts w:ascii="IRNazanin" w:hAnsi="IRNazanin" w:cs="IRNazanin"/>
            <w:sz w:val="28"/>
            <w:szCs w:val="28"/>
            <w:rtl/>
            <w:rPrChange w:id="600" w:author="Mohammad Mohammadi" w:date="2025-07-22T21:07:00Z">
              <w:rPr>
                <w:rFonts w:ascii="IRNazanin" w:hAnsi="IRNazanin" w:cs="IRNazanin"/>
                <w:sz w:val="28"/>
                <w:szCs w:val="28"/>
                <w:rtl/>
              </w:rPr>
            </w:rPrChange>
          </w:rPr>
          <w:t xml:space="preserve"> و </w:t>
        </w:r>
      </w:ins>
      <w:ins w:id="601" w:author="Saeedi, Faiza" w:date="2025-07-01T10:40:00Z">
        <w:r w:rsidR="00650386" w:rsidRPr="00457BB8">
          <w:rPr>
            <w:rFonts w:ascii="IRNazanin" w:hAnsi="IRNazanin" w:cs="IRNazanin"/>
            <w:sz w:val="28"/>
            <w:szCs w:val="28"/>
            <w:rtl/>
            <w:lang w:bidi="fa-IR"/>
            <w:rPrChange w:id="602" w:author="Mohammad Mohammadi" w:date="2025-07-22T21:07:00Z">
              <w:rPr>
                <w:rFonts w:ascii="IRNazanin" w:hAnsi="IRNazanin" w:cs="IRNazanin"/>
                <w:sz w:val="28"/>
                <w:szCs w:val="28"/>
                <w:rtl/>
                <w:lang w:bidi="fa-IR"/>
              </w:rPr>
            </w:rPrChange>
          </w:rPr>
          <w:t>نانسی لیندزفرن تاپر</w:t>
        </w:r>
      </w:ins>
      <w:del w:id="603" w:author="Saeedi, Faiza" w:date="2025-07-01T10:39:00Z">
        <w:r w:rsidRPr="00457BB8" w:rsidDel="00F66C27">
          <w:rPr>
            <w:rFonts w:ascii="IRNazanin" w:hAnsi="IRNazanin" w:cs="IRNazanin"/>
            <w:sz w:val="28"/>
            <w:szCs w:val="28"/>
            <w:rtl/>
            <w:rPrChange w:id="604" w:author="Mohammad Mohammadi" w:date="2025-07-22T21:07:00Z">
              <w:rPr>
                <w:rFonts w:ascii="IRNazanin" w:hAnsi="IRNazanin" w:cs="IRNazanin"/>
                <w:sz w:val="28"/>
                <w:szCs w:val="28"/>
                <w:rtl/>
              </w:rPr>
            </w:rPrChange>
          </w:rPr>
          <w:delText>)</w:delText>
        </w:r>
      </w:del>
      <w:r w:rsidRPr="00457BB8">
        <w:rPr>
          <w:rFonts w:ascii="IRNazanin" w:hAnsi="IRNazanin" w:cs="IRNazanin"/>
          <w:sz w:val="28"/>
          <w:szCs w:val="28"/>
          <w:rtl/>
          <w:rPrChange w:id="605" w:author="Mohammad Mohammadi" w:date="2025-07-22T21:07:00Z">
            <w:rPr>
              <w:rFonts w:ascii="IRNazanin" w:hAnsi="IRNazanin" w:cs="IRNazanin"/>
              <w:sz w:val="28"/>
              <w:szCs w:val="28"/>
              <w:rtl/>
            </w:rPr>
          </w:rPrChange>
        </w:rPr>
        <w:t xml:space="preserve"> منتشر خواهد شد</w:t>
      </w:r>
      <w:ins w:id="606" w:author="Saeedi, Faiza" w:date="2025-06-05T23:51:00Z">
        <w:r w:rsidR="00AF1611" w:rsidRPr="00457BB8">
          <w:rPr>
            <w:rStyle w:val="FootnoteReference"/>
            <w:rFonts w:ascii="IRNazanin" w:hAnsi="IRNazanin" w:cs="IRNazanin"/>
            <w:sz w:val="28"/>
            <w:szCs w:val="28"/>
            <w:rtl/>
            <w:rPrChange w:id="607" w:author="Mohammad Mohammadi" w:date="2025-07-22T21:07:00Z">
              <w:rPr>
                <w:rStyle w:val="FootnoteReference"/>
                <w:rFonts w:ascii="IRNazanin" w:hAnsi="IRNazanin" w:cs="IRNazanin"/>
                <w:sz w:val="28"/>
                <w:szCs w:val="28"/>
                <w:rtl/>
              </w:rPr>
            </w:rPrChange>
          </w:rPr>
          <w:footnoteReference w:id="8"/>
        </w:r>
      </w:ins>
      <w:r w:rsidRPr="00457BB8">
        <w:rPr>
          <w:rFonts w:ascii="IRNazanin" w:hAnsi="IRNazanin" w:cs="IRNazanin"/>
          <w:sz w:val="28"/>
          <w:szCs w:val="28"/>
          <w:rtl/>
          <w:rPrChange w:id="659" w:author="Mohammad Mohammadi" w:date="2025-07-22T21:07:00Z">
            <w:rPr>
              <w:rFonts w:ascii="IRNazanin" w:hAnsi="IRNazanin" w:cs="IRNazanin"/>
              <w:sz w:val="28"/>
              <w:szCs w:val="28"/>
              <w:rtl/>
            </w:rPr>
          </w:rPrChange>
        </w:rPr>
        <w:t>، داستان مریم</w:t>
      </w:r>
      <w:r w:rsidR="00414D17" w:rsidRPr="00457BB8">
        <w:rPr>
          <w:rFonts w:ascii="IRNazanin" w:hAnsi="IRNazanin" w:cs="IRNazanin"/>
          <w:sz w:val="28"/>
          <w:szCs w:val="28"/>
          <w:rtl/>
          <w:rPrChange w:id="660" w:author="Mohammad Mohammadi" w:date="2025-07-22T21:07:00Z">
            <w:rPr>
              <w:rFonts w:ascii="IRNazanin" w:hAnsi="IRNazanin" w:cs="IRNazanin"/>
              <w:sz w:val="28"/>
              <w:szCs w:val="28"/>
              <w:rtl/>
            </w:rPr>
          </w:rPrChange>
        </w:rPr>
        <w:t xml:space="preserve"> نیز</w:t>
      </w:r>
      <w:r w:rsidRPr="00457BB8">
        <w:rPr>
          <w:rFonts w:ascii="IRNazanin" w:hAnsi="IRNazanin" w:cs="IRNazanin"/>
          <w:sz w:val="28"/>
          <w:szCs w:val="28"/>
          <w:rtl/>
          <w:rPrChange w:id="661" w:author="Mohammad Mohammadi" w:date="2025-07-22T21:07:00Z">
            <w:rPr>
              <w:rFonts w:ascii="IRNazanin" w:hAnsi="IRNazanin" w:cs="IRNazanin"/>
              <w:sz w:val="28"/>
              <w:szCs w:val="28"/>
              <w:rtl/>
            </w:rPr>
          </w:rPrChange>
        </w:rPr>
        <w:t xml:space="preserve"> از </w:t>
      </w:r>
      <w:r w:rsidR="00414D17" w:rsidRPr="00457BB8">
        <w:rPr>
          <w:rFonts w:ascii="IRNazanin" w:hAnsi="IRNazanin" w:cs="IRNazanin"/>
          <w:sz w:val="28"/>
          <w:szCs w:val="28"/>
          <w:rtl/>
          <w:rPrChange w:id="662" w:author="Mohammad Mohammadi" w:date="2025-07-22T21:07:00Z">
            <w:rPr>
              <w:rFonts w:ascii="IRNazanin" w:hAnsi="IRNazanin" w:cs="IRNazanin"/>
              <w:sz w:val="28"/>
              <w:szCs w:val="28"/>
              <w:rtl/>
            </w:rPr>
          </w:rPrChange>
        </w:rPr>
        <w:t>این</w:t>
      </w:r>
      <w:r w:rsidRPr="00457BB8">
        <w:rPr>
          <w:rFonts w:ascii="IRNazanin" w:hAnsi="IRNazanin" w:cs="IRNazanin"/>
          <w:sz w:val="28"/>
          <w:szCs w:val="28"/>
          <w:rtl/>
          <w:rPrChange w:id="663" w:author="Mohammad Mohammadi" w:date="2025-07-22T21:07:00Z">
            <w:rPr>
              <w:rFonts w:ascii="IRNazanin" w:hAnsi="IRNazanin" w:cs="IRNazanin"/>
              <w:sz w:val="28"/>
              <w:szCs w:val="28"/>
              <w:rtl/>
            </w:rPr>
          </w:rPrChange>
        </w:rPr>
        <w:t xml:space="preserve"> </w:t>
      </w:r>
      <w:r w:rsidR="00414D17" w:rsidRPr="00457BB8">
        <w:rPr>
          <w:rFonts w:ascii="IRNazanin" w:hAnsi="IRNazanin" w:cs="IRNazanin"/>
          <w:sz w:val="28"/>
          <w:szCs w:val="28"/>
          <w:rtl/>
          <w:rPrChange w:id="664" w:author="Mohammad Mohammadi" w:date="2025-07-22T21:07:00Z">
            <w:rPr>
              <w:rFonts w:ascii="IRNazanin" w:hAnsi="IRNazanin" w:cs="IRNazanin"/>
              <w:sz w:val="28"/>
              <w:szCs w:val="28"/>
              <w:rtl/>
            </w:rPr>
          </w:rPrChange>
        </w:rPr>
        <w:t>مجموعه می‌آید</w:t>
      </w:r>
      <w:r w:rsidRPr="00457BB8">
        <w:rPr>
          <w:rFonts w:ascii="IRNazanin" w:hAnsi="IRNazanin" w:cs="IRNazanin"/>
          <w:sz w:val="28"/>
          <w:szCs w:val="28"/>
          <w:rtl/>
          <w:rPrChange w:id="665" w:author="Mohammad Mohammadi" w:date="2025-07-22T21:07:00Z">
            <w:rPr>
              <w:rFonts w:ascii="IRNazanin" w:hAnsi="IRNazanin" w:cs="IRNazanin"/>
              <w:sz w:val="28"/>
              <w:szCs w:val="28"/>
              <w:rtl/>
            </w:rPr>
          </w:rPrChange>
        </w:rPr>
        <w:t>. اگرچه خوانندگانی که با افغانستان آشنایی دارند ممکن است بخش</w:t>
      </w:r>
      <w:r w:rsidR="0019206A" w:rsidRPr="00457BB8">
        <w:rPr>
          <w:rFonts w:ascii="IRNazanin" w:hAnsi="IRNazanin" w:cs="IRNazanin"/>
          <w:sz w:val="28"/>
          <w:szCs w:val="28"/>
          <w:rtl/>
          <w:rPrChange w:id="66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667" w:author="Mohammad Mohammadi" w:date="2025-07-22T21:07:00Z">
            <w:rPr>
              <w:rFonts w:ascii="IRNazanin" w:hAnsi="IRNazanin" w:cs="IRNazanin"/>
              <w:sz w:val="28"/>
              <w:szCs w:val="28"/>
              <w:rtl/>
            </w:rPr>
          </w:rPrChange>
        </w:rPr>
        <w:t>های زیادی از داستان</w:t>
      </w:r>
      <w:r w:rsidR="0019206A" w:rsidRPr="00457BB8">
        <w:rPr>
          <w:rFonts w:ascii="IRNazanin" w:hAnsi="IRNazanin" w:cs="IRNazanin"/>
          <w:sz w:val="28"/>
          <w:szCs w:val="28"/>
          <w:rtl/>
          <w:rPrChange w:id="66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669" w:author="Mohammad Mohammadi" w:date="2025-07-22T21:07:00Z">
            <w:rPr>
              <w:rFonts w:ascii="IRNazanin" w:hAnsi="IRNazanin" w:cs="IRNazanin"/>
              <w:sz w:val="28"/>
              <w:szCs w:val="28"/>
              <w:rtl/>
            </w:rPr>
          </w:rPrChange>
        </w:rPr>
        <w:t xml:space="preserve">ها را </w:t>
      </w:r>
      <w:r w:rsidR="0019206A" w:rsidRPr="00457BB8">
        <w:rPr>
          <w:rFonts w:ascii="IRNazanin" w:hAnsi="IRNazanin" w:cs="IRNazanin"/>
          <w:sz w:val="28"/>
          <w:szCs w:val="28"/>
          <w:rtl/>
          <w:rPrChange w:id="670" w:author="Mohammad Mohammadi" w:date="2025-07-22T21:07:00Z">
            <w:rPr>
              <w:rFonts w:ascii="IRNazanin" w:hAnsi="IRNazanin" w:cs="IRNazanin"/>
              <w:sz w:val="28"/>
              <w:szCs w:val="28"/>
              <w:rtl/>
            </w:rPr>
          </w:rPrChange>
        </w:rPr>
        <w:t>آشنا بیابند</w:t>
      </w:r>
      <w:r w:rsidRPr="00457BB8">
        <w:rPr>
          <w:rFonts w:ascii="IRNazanin" w:hAnsi="IRNazanin" w:cs="IRNazanin"/>
          <w:sz w:val="28"/>
          <w:szCs w:val="28"/>
          <w:rtl/>
          <w:rPrChange w:id="671" w:author="Mohammad Mohammadi" w:date="2025-07-22T21:07:00Z">
            <w:rPr>
              <w:rFonts w:ascii="IRNazanin" w:hAnsi="IRNazanin" w:cs="IRNazanin"/>
              <w:sz w:val="28"/>
              <w:szCs w:val="28"/>
              <w:rtl/>
            </w:rPr>
          </w:rPrChange>
        </w:rPr>
        <w:t>،</w:t>
      </w:r>
      <w:r w:rsidR="0019206A" w:rsidRPr="00457BB8">
        <w:rPr>
          <w:rFonts w:ascii="IRNazanin" w:hAnsi="IRNazanin" w:cs="IRNazanin"/>
          <w:sz w:val="28"/>
          <w:szCs w:val="28"/>
          <w:rtl/>
          <w:rPrChange w:id="672" w:author="Mohammad Mohammadi" w:date="2025-07-22T21:07:00Z">
            <w:rPr>
              <w:rFonts w:ascii="IRNazanin" w:hAnsi="IRNazanin" w:cs="IRNazanin"/>
              <w:sz w:val="28"/>
              <w:szCs w:val="28"/>
              <w:rtl/>
            </w:rPr>
          </w:rPrChange>
        </w:rPr>
        <w:t xml:space="preserve"> اما</w:t>
      </w:r>
      <w:r w:rsidRPr="00457BB8">
        <w:rPr>
          <w:rFonts w:ascii="IRNazanin" w:hAnsi="IRNazanin" w:cs="IRNazanin"/>
          <w:sz w:val="28"/>
          <w:szCs w:val="28"/>
          <w:rtl/>
          <w:rPrChange w:id="673" w:author="Mohammad Mohammadi" w:date="2025-07-22T21:07:00Z">
            <w:rPr>
              <w:rFonts w:ascii="IRNazanin" w:hAnsi="IRNazanin" w:cs="IRNazanin"/>
              <w:sz w:val="28"/>
              <w:szCs w:val="28"/>
              <w:rtl/>
            </w:rPr>
          </w:rPrChange>
        </w:rPr>
        <w:t xml:space="preserve"> متأسفانه راویانی مانند مریم و شیوه</w:t>
      </w:r>
      <w:r w:rsidR="0019206A" w:rsidRPr="00457BB8">
        <w:rPr>
          <w:rFonts w:ascii="IRNazanin" w:hAnsi="IRNazanin" w:cs="IRNazanin"/>
          <w:sz w:val="28"/>
          <w:szCs w:val="28"/>
          <w:rtl/>
          <w:rPrChange w:id="674" w:author="Mohammad Mohammadi" w:date="2025-07-22T21:07:00Z">
            <w:rPr>
              <w:rFonts w:ascii="IRNazanin" w:hAnsi="IRNazanin" w:cs="IRNazanin"/>
              <w:sz w:val="28"/>
              <w:szCs w:val="28"/>
              <w:rtl/>
            </w:rPr>
          </w:rPrChange>
        </w:rPr>
        <w:t>‌ی</w:t>
      </w:r>
      <w:r w:rsidRPr="00457BB8">
        <w:rPr>
          <w:rFonts w:ascii="IRNazanin" w:hAnsi="IRNazanin" w:cs="IRNazanin"/>
          <w:sz w:val="28"/>
          <w:szCs w:val="28"/>
          <w:rtl/>
          <w:rPrChange w:id="675" w:author="Mohammad Mohammadi" w:date="2025-07-22T21:07:00Z">
            <w:rPr>
              <w:rFonts w:ascii="IRNazanin" w:hAnsi="IRNazanin" w:cs="IRNazanin"/>
              <w:sz w:val="28"/>
              <w:szCs w:val="28"/>
              <w:rtl/>
            </w:rPr>
          </w:rPrChange>
        </w:rPr>
        <w:t xml:space="preserve"> زندگی</w:t>
      </w:r>
      <w:r w:rsidR="0019206A" w:rsidRPr="00457BB8">
        <w:rPr>
          <w:rFonts w:ascii="IRNazanin" w:hAnsi="IRNazanin" w:cs="IRNazanin"/>
          <w:sz w:val="28"/>
          <w:szCs w:val="28"/>
          <w:rtl/>
          <w:rPrChange w:id="67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677" w:author="Mohammad Mohammadi" w:date="2025-07-22T21:07:00Z">
            <w:rPr>
              <w:rFonts w:ascii="IRNazanin" w:hAnsi="IRNazanin" w:cs="IRNazanin"/>
              <w:sz w:val="28"/>
              <w:szCs w:val="28"/>
              <w:rtl/>
            </w:rPr>
          </w:rPrChange>
        </w:rPr>
        <w:t xml:space="preserve">شان که </w:t>
      </w:r>
      <w:r w:rsidR="00161CF3" w:rsidRPr="00457BB8">
        <w:rPr>
          <w:rFonts w:ascii="IRNazanin" w:hAnsi="IRNazanin" w:cs="IRNazanin"/>
          <w:sz w:val="28"/>
          <w:szCs w:val="28"/>
          <w:rtl/>
          <w:rPrChange w:id="678" w:author="Mohammad Mohammadi" w:date="2025-07-22T21:07:00Z">
            <w:rPr>
              <w:rFonts w:ascii="IRNazanin" w:hAnsi="IRNazanin" w:cs="IRNazanin"/>
              <w:sz w:val="28"/>
              <w:szCs w:val="28"/>
              <w:rtl/>
            </w:rPr>
          </w:rPrChange>
        </w:rPr>
        <w:t xml:space="preserve">زمانی </w:t>
      </w:r>
      <w:r w:rsidR="00161CF3" w:rsidRPr="00457BB8">
        <w:rPr>
          <w:rFonts w:ascii="IRNazanin" w:hAnsi="IRNazanin" w:cs="IRNazanin"/>
          <w:sz w:val="28"/>
          <w:szCs w:val="28"/>
          <w:rPrChange w:id="679" w:author="Mohammad Mohammadi" w:date="2025-07-22T21:07:00Z">
            <w:rPr>
              <w:rFonts w:ascii="IRNazanin" w:hAnsi="IRNazanin" w:cs="IRNazanin"/>
              <w:sz w:val="28"/>
              <w:szCs w:val="28"/>
            </w:rPr>
          </w:rPrChange>
        </w:rPr>
        <w:t>]</w:t>
      </w:r>
      <w:r w:rsidR="00161CF3" w:rsidRPr="00457BB8">
        <w:rPr>
          <w:rFonts w:ascii="IRNazanin" w:hAnsi="IRNazanin" w:cs="IRNazanin"/>
          <w:sz w:val="28"/>
          <w:szCs w:val="28"/>
          <w:rtl/>
          <w:rPrChange w:id="680" w:author="Mohammad Mohammadi" w:date="2025-07-22T21:07:00Z">
            <w:rPr>
              <w:rFonts w:ascii="IRNazanin" w:hAnsi="IRNazanin" w:cs="IRNazanin"/>
              <w:sz w:val="28"/>
              <w:szCs w:val="28"/>
              <w:rtl/>
            </w:rPr>
          </w:rPrChange>
        </w:rPr>
        <w:t>برای ما</w:t>
      </w:r>
      <w:r w:rsidR="00161CF3" w:rsidRPr="00457BB8">
        <w:rPr>
          <w:rFonts w:ascii="IRNazanin" w:hAnsi="IRNazanin" w:cs="IRNazanin"/>
          <w:sz w:val="28"/>
          <w:szCs w:val="28"/>
          <w:lang w:bidi="fa-IR"/>
          <w:rPrChange w:id="681" w:author="Mohammad Mohammadi" w:date="2025-07-22T21:07:00Z">
            <w:rPr>
              <w:rFonts w:ascii="IRNazanin" w:hAnsi="IRNazanin" w:cs="IRNazanin"/>
              <w:sz w:val="28"/>
              <w:szCs w:val="28"/>
              <w:lang w:bidi="fa-IR"/>
            </w:rPr>
          </w:rPrChange>
        </w:rPr>
        <w:t>[</w:t>
      </w:r>
      <w:r w:rsidR="00161CF3" w:rsidRPr="00457BB8">
        <w:rPr>
          <w:rFonts w:ascii="IRNazanin" w:hAnsi="IRNazanin" w:cs="IRNazanin"/>
          <w:sz w:val="28"/>
          <w:szCs w:val="28"/>
          <w:rtl/>
          <w:rPrChange w:id="682" w:author="Mohammad Mohammadi" w:date="2025-07-22T21:07:00Z">
            <w:rPr>
              <w:rFonts w:ascii="IRNazanin" w:hAnsi="IRNazanin" w:cs="IRNazanin"/>
              <w:sz w:val="28"/>
              <w:szCs w:val="28"/>
              <w:rtl/>
            </w:rPr>
          </w:rPrChange>
        </w:rPr>
        <w:t xml:space="preserve"> شرح دادند</w:t>
      </w:r>
      <w:r w:rsidRPr="00457BB8">
        <w:rPr>
          <w:rFonts w:ascii="IRNazanin" w:hAnsi="IRNazanin" w:cs="IRNazanin"/>
          <w:sz w:val="28"/>
          <w:szCs w:val="28"/>
          <w:rtl/>
          <w:rPrChange w:id="683" w:author="Mohammad Mohammadi" w:date="2025-07-22T21:07:00Z">
            <w:rPr>
              <w:rFonts w:ascii="IRNazanin" w:hAnsi="IRNazanin" w:cs="IRNazanin"/>
              <w:sz w:val="28"/>
              <w:szCs w:val="28"/>
              <w:rtl/>
            </w:rPr>
          </w:rPrChange>
        </w:rPr>
        <w:t xml:space="preserve">، برای همیشه از </w:t>
      </w:r>
      <w:r w:rsidR="00BF1606" w:rsidRPr="00457BB8">
        <w:rPr>
          <w:rFonts w:ascii="IRNazanin" w:hAnsi="IRNazanin" w:cs="IRNazanin" w:hint="cs"/>
          <w:sz w:val="28"/>
          <w:szCs w:val="28"/>
          <w:rtl/>
          <w:rPrChange w:id="684" w:author="Mohammad Mohammadi" w:date="2025-07-22T21:07:00Z">
            <w:rPr>
              <w:rFonts w:ascii="IRNazanin" w:hAnsi="IRNazanin" w:cs="IRNazanin" w:hint="cs"/>
              <w:sz w:val="28"/>
              <w:szCs w:val="28"/>
              <w:rtl/>
            </w:rPr>
          </w:rPrChange>
        </w:rPr>
        <w:t>صفحه‌ی</w:t>
      </w:r>
      <w:r w:rsidR="00BF1606" w:rsidRPr="00457BB8">
        <w:rPr>
          <w:rFonts w:ascii="IRNazanin" w:hAnsi="IRNazanin" w:cs="IRNazanin"/>
          <w:sz w:val="28"/>
          <w:szCs w:val="28"/>
          <w:rtl/>
          <w:rPrChange w:id="685" w:author="Mohammad Mohammadi" w:date="2025-07-22T21:07:00Z">
            <w:rPr>
              <w:rFonts w:ascii="IRNazanin" w:hAnsi="IRNazanin" w:cs="IRNazanin"/>
              <w:sz w:val="28"/>
              <w:szCs w:val="28"/>
              <w:rtl/>
            </w:rPr>
          </w:rPrChange>
        </w:rPr>
        <w:t xml:space="preserve"> </w:t>
      </w:r>
      <w:r w:rsidR="00BF1606" w:rsidRPr="00457BB8">
        <w:rPr>
          <w:rFonts w:ascii="IRNazanin" w:hAnsi="IRNazanin" w:cs="IRNazanin" w:hint="cs"/>
          <w:sz w:val="28"/>
          <w:szCs w:val="28"/>
          <w:rtl/>
          <w:rPrChange w:id="686" w:author="Mohammad Mohammadi" w:date="2025-07-22T21:07:00Z">
            <w:rPr>
              <w:rFonts w:ascii="IRNazanin" w:hAnsi="IRNazanin" w:cs="IRNazanin" w:hint="cs"/>
              <w:sz w:val="28"/>
              <w:szCs w:val="28"/>
              <w:rtl/>
            </w:rPr>
          </w:rPrChange>
        </w:rPr>
        <w:t>روزگار</w:t>
      </w:r>
      <w:r w:rsidR="00BF1606" w:rsidRPr="00457BB8">
        <w:rPr>
          <w:rFonts w:ascii="IRNazanin" w:hAnsi="IRNazanin" w:cs="IRNazanin"/>
          <w:sz w:val="28"/>
          <w:szCs w:val="28"/>
          <w:rtl/>
          <w:rPrChange w:id="687" w:author="Mohammad Mohammadi" w:date="2025-07-22T21:07:00Z">
            <w:rPr>
              <w:rFonts w:ascii="IRNazanin" w:hAnsi="IRNazanin" w:cs="IRNazanin"/>
              <w:sz w:val="28"/>
              <w:szCs w:val="28"/>
              <w:rtl/>
            </w:rPr>
          </w:rPrChange>
        </w:rPr>
        <w:t xml:space="preserve"> </w:t>
      </w:r>
      <w:r w:rsidR="00BF1606" w:rsidRPr="00457BB8">
        <w:rPr>
          <w:rFonts w:ascii="IRNazanin" w:hAnsi="IRNazanin" w:cs="IRNazanin" w:hint="cs"/>
          <w:sz w:val="28"/>
          <w:szCs w:val="28"/>
          <w:rtl/>
          <w:rPrChange w:id="688" w:author="Mohammad Mohammadi" w:date="2025-07-22T21:07:00Z">
            <w:rPr>
              <w:rFonts w:ascii="IRNazanin" w:hAnsi="IRNazanin" w:cs="IRNazanin" w:hint="cs"/>
              <w:sz w:val="28"/>
              <w:szCs w:val="28"/>
              <w:rtl/>
            </w:rPr>
          </w:rPrChange>
        </w:rPr>
        <w:t>محو</w:t>
      </w:r>
      <w:r w:rsidR="00BF1606" w:rsidRPr="00457BB8">
        <w:rPr>
          <w:rFonts w:ascii="IRNazanin" w:hAnsi="IRNazanin" w:cs="IRNazanin"/>
          <w:sz w:val="28"/>
          <w:szCs w:val="28"/>
          <w:rtl/>
          <w:rPrChange w:id="689" w:author="Mohammad Mohammadi" w:date="2025-07-22T21:07:00Z">
            <w:rPr>
              <w:rFonts w:ascii="IRNazanin" w:hAnsi="IRNazanin" w:cs="IRNazanin"/>
              <w:sz w:val="28"/>
              <w:szCs w:val="28"/>
              <w:rtl/>
            </w:rPr>
          </w:rPrChange>
        </w:rPr>
        <w:t xml:space="preserve"> </w:t>
      </w:r>
      <w:r w:rsidR="00BF1606" w:rsidRPr="00457BB8">
        <w:rPr>
          <w:rFonts w:ascii="IRNazanin" w:hAnsi="IRNazanin" w:cs="IRNazanin" w:hint="cs"/>
          <w:sz w:val="28"/>
          <w:szCs w:val="28"/>
          <w:rtl/>
          <w:rPrChange w:id="690" w:author="Mohammad Mohammadi" w:date="2025-07-22T21:07:00Z">
            <w:rPr>
              <w:rFonts w:ascii="IRNazanin" w:hAnsi="IRNazanin" w:cs="IRNazanin" w:hint="cs"/>
              <w:sz w:val="28"/>
              <w:szCs w:val="28"/>
              <w:rtl/>
            </w:rPr>
          </w:rPrChange>
        </w:rPr>
        <w:t>شده‌اند</w:t>
      </w:r>
      <w:r w:rsidR="00BF1606" w:rsidRPr="00457BB8">
        <w:rPr>
          <w:rFonts w:ascii="IRNazanin" w:hAnsi="IRNazanin" w:cs="IRNazanin"/>
          <w:sz w:val="28"/>
          <w:szCs w:val="28"/>
          <w:rtl/>
          <w:rPrChange w:id="691" w:author="Mohammad Mohammadi" w:date="2025-07-22T21:07:00Z">
            <w:rPr>
              <w:rFonts w:ascii="IRNazanin" w:hAnsi="IRNazanin" w:cs="IRNazanin"/>
              <w:sz w:val="28"/>
              <w:szCs w:val="28"/>
              <w:rtl/>
            </w:rPr>
          </w:rPrChange>
        </w:rPr>
        <w:t>.</w:t>
      </w:r>
    </w:p>
    <w:p w14:paraId="4E8791A1" w14:textId="77777777" w:rsidR="00622634" w:rsidRPr="00457BB8" w:rsidDel="00AF1611" w:rsidRDefault="00622634" w:rsidP="00E73133">
      <w:pPr>
        <w:bidi/>
        <w:jc w:val="both"/>
        <w:rPr>
          <w:del w:id="692" w:author="Saeedi, Faiza" w:date="2025-06-05T23:52:00Z"/>
          <w:rFonts w:ascii="IRNazanin" w:hAnsi="IRNazanin" w:cs="IRNazanin"/>
          <w:sz w:val="28"/>
          <w:szCs w:val="28"/>
          <w:rtl/>
          <w:lang w:bidi="fa-IR"/>
          <w:rPrChange w:id="693" w:author="Mohammad Mohammadi" w:date="2025-07-22T21:07:00Z">
            <w:rPr>
              <w:del w:id="694" w:author="Saeedi, Faiza" w:date="2025-06-05T23:52:00Z"/>
              <w:rFonts w:ascii="IRNazanin" w:hAnsi="IRNazanin" w:cs="IRNazanin"/>
              <w:sz w:val="28"/>
              <w:szCs w:val="28"/>
              <w:rtl/>
              <w:lang w:bidi="fa-IR"/>
            </w:rPr>
          </w:rPrChange>
        </w:rPr>
      </w:pPr>
    </w:p>
    <w:p w14:paraId="63D13FC9" w14:textId="77777777" w:rsidR="00622634" w:rsidRPr="00457BB8" w:rsidRDefault="00622634" w:rsidP="00E73133">
      <w:pPr>
        <w:bidi/>
        <w:jc w:val="both"/>
        <w:rPr>
          <w:rFonts w:ascii="IRNazanin" w:hAnsi="IRNazanin" w:cs="IRNazanin"/>
          <w:sz w:val="28"/>
          <w:szCs w:val="28"/>
          <w:rtl/>
          <w:lang w:bidi="fa-IR"/>
          <w:rPrChange w:id="695" w:author="Mohammad Mohammadi" w:date="2025-07-22T21:07:00Z">
            <w:rPr>
              <w:rFonts w:ascii="IRNazanin" w:hAnsi="IRNazanin" w:cs="IRNazanin"/>
              <w:sz w:val="28"/>
              <w:szCs w:val="28"/>
              <w:rtl/>
              <w:lang w:bidi="fa-IR"/>
            </w:rPr>
          </w:rPrChange>
        </w:rPr>
      </w:pPr>
    </w:p>
    <w:p w14:paraId="3B6F1EA8" w14:textId="694A1B9A" w:rsidR="00622634" w:rsidRPr="00457BB8" w:rsidRDefault="008A511C" w:rsidP="00E73133">
      <w:pPr>
        <w:bidi/>
        <w:jc w:val="both"/>
        <w:rPr>
          <w:rFonts w:ascii="IRNazanin" w:hAnsi="IRNazanin" w:cs="IRNazanin"/>
          <w:b/>
          <w:bCs/>
          <w:sz w:val="28"/>
          <w:szCs w:val="28"/>
          <w:rtl/>
          <w:lang w:bidi="fa-IR"/>
          <w:rPrChange w:id="696" w:author="Mohammad Mohammadi" w:date="2025-07-22T21:07:00Z">
            <w:rPr>
              <w:rFonts w:ascii="IRNazanin" w:hAnsi="IRNazanin" w:cs="IRNazanin"/>
              <w:b/>
              <w:bCs/>
              <w:sz w:val="28"/>
              <w:szCs w:val="28"/>
              <w:rtl/>
              <w:lang w:bidi="fa-IR"/>
            </w:rPr>
          </w:rPrChange>
        </w:rPr>
      </w:pPr>
      <w:r w:rsidRPr="00457BB8">
        <w:rPr>
          <w:rFonts w:ascii="IRNazanin" w:hAnsi="IRNazanin" w:cs="IRNazanin"/>
          <w:b/>
          <w:bCs/>
          <w:sz w:val="28"/>
          <w:szCs w:val="28"/>
          <w:rtl/>
          <w:lang w:bidi="fa-IR"/>
          <w:rPrChange w:id="697" w:author="Mohammad Mohammadi" w:date="2025-07-22T21:07:00Z">
            <w:rPr>
              <w:rFonts w:ascii="IRNazanin" w:hAnsi="IRNazanin" w:cs="IRNazanin"/>
              <w:b/>
              <w:bCs/>
              <w:sz w:val="28"/>
              <w:szCs w:val="28"/>
              <w:rtl/>
              <w:lang w:bidi="fa-IR"/>
            </w:rPr>
          </w:rPrChange>
        </w:rPr>
        <w:t>ازدواج مریم با تومان</w:t>
      </w:r>
    </w:p>
    <w:p w14:paraId="1ADB4F58" w14:textId="4B8D820E" w:rsidR="00AB52FF" w:rsidRPr="00457BB8" w:rsidRDefault="00AB52FF" w:rsidP="00E73133">
      <w:pPr>
        <w:bidi/>
        <w:jc w:val="both"/>
        <w:rPr>
          <w:rFonts w:ascii="IRNazanin" w:hAnsi="IRNazanin" w:cs="IRNazanin"/>
          <w:sz w:val="28"/>
          <w:szCs w:val="28"/>
          <w:lang w:bidi="fa-IR"/>
          <w:rPrChange w:id="69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lang w:bidi="fa-IR"/>
          <w:rPrChange w:id="699" w:author="Mohammad Mohammadi" w:date="2025-07-22T21:07:00Z">
            <w:rPr>
              <w:rFonts w:ascii="IRNazanin" w:hAnsi="IRNazanin" w:cs="IRNazanin"/>
              <w:sz w:val="28"/>
              <w:szCs w:val="28"/>
              <w:rtl/>
              <w:lang w:bidi="fa-IR"/>
            </w:rPr>
          </w:rPrChange>
        </w:rPr>
        <w:t>حاجی تومان، رئیس روستای کُنجَک و میزبان ما، دو همسر داشت. او با اولین همسرش مریم، در سال‌های ۱۹۳۶ یا ۱۹۳۷</w:t>
      </w:r>
      <w:del w:id="700" w:author="Mohammad Mohammadi" w:date="2025-07-07T15:33:00Z">
        <w:r w:rsidRPr="00457BB8" w:rsidDel="003D3AFA">
          <w:rPr>
            <w:rFonts w:ascii="IRNazanin" w:hAnsi="IRNazanin" w:cs="IRNazanin"/>
            <w:sz w:val="28"/>
            <w:szCs w:val="28"/>
            <w:rtl/>
            <w:lang w:bidi="fa-IR"/>
            <w:rPrChange w:id="701" w:author="Mohammad Mohammadi" w:date="2025-07-22T21:07:00Z">
              <w:rPr>
                <w:rFonts w:ascii="IRNazanin" w:hAnsi="IRNazanin" w:cs="IRNazanin"/>
                <w:sz w:val="28"/>
                <w:szCs w:val="28"/>
                <w:rtl/>
                <w:lang w:bidi="fa-IR"/>
              </w:rPr>
            </w:rPrChange>
          </w:rPr>
          <w:delText xml:space="preserve"> </w:delText>
        </w:r>
      </w:del>
      <w:ins w:id="702" w:author="Mohammad Mohammadi" w:date="2025-07-07T15:33:00Z">
        <w:r w:rsidR="003D3AFA" w:rsidRPr="00457BB8">
          <w:rPr>
            <w:rFonts w:ascii="IRNazanin" w:hAnsi="IRNazanin" w:cs="IRNazanin" w:hint="cs"/>
            <w:sz w:val="28"/>
            <w:szCs w:val="28"/>
            <w:rtl/>
            <w:lang w:bidi="fa-IR"/>
            <w:rPrChange w:id="703" w:author="Mohammad Mohammadi" w:date="2025-07-22T21:07:00Z">
              <w:rPr>
                <w:rFonts w:ascii="IRNazanin" w:hAnsi="IRNazanin" w:cs="IRNazanin" w:hint="cs"/>
                <w:sz w:val="28"/>
                <w:szCs w:val="28"/>
                <w:rtl/>
                <w:lang w:bidi="fa-IR"/>
              </w:rPr>
            </w:rPrChange>
          </w:rPr>
          <w:t xml:space="preserve">م. </w:t>
        </w:r>
      </w:ins>
      <w:r w:rsidRPr="00457BB8">
        <w:rPr>
          <w:rFonts w:ascii="IRNazanin" w:hAnsi="IRNazanin" w:cs="IRNazanin"/>
          <w:sz w:val="28"/>
          <w:szCs w:val="28"/>
          <w:rtl/>
          <w:lang w:bidi="fa-IR"/>
          <w:rPrChange w:id="704" w:author="Mohammad Mohammadi" w:date="2025-07-22T21:07:00Z">
            <w:rPr>
              <w:rFonts w:ascii="IRNazanin" w:hAnsi="IRNazanin" w:cs="IRNazanin"/>
              <w:sz w:val="28"/>
              <w:szCs w:val="28"/>
              <w:rtl/>
              <w:lang w:bidi="fa-IR"/>
            </w:rPr>
          </w:rPrChange>
        </w:rPr>
        <w:t xml:space="preserve">برای پایان دادن به یک دشمنی خونین بین دو تبار اصلی پیروزی که در قریه‌های کُنجَک و خارکَش ساکن بودند، ازدواج کرد. این دشمنی </w:t>
      </w:r>
      <w:r w:rsidR="00974CBE" w:rsidRPr="00457BB8">
        <w:rPr>
          <w:rFonts w:ascii="IRNazanin" w:hAnsi="IRNazanin" w:cs="IRNazanin"/>
          <w:sz w:val="28"/>
          <w:szCs w:val="28"/>
          <w:rtl/>
          <w:lang w:bidi="fa-IR"/>
          <w:rPrChange w:id="705" w:author="Mohammad Mohammadi" w:date="2025-07-22T21:07:00Z">
            <w:rPr>
              <w:rFonts w:ascii="IRNazanin" w:hAnsi="IRNazanin" w:cs="IRNazanin"/>
              <w:sz w:val="28"/>
              <w:szCs w:val="28"/>
              <w:rtl/>
              <w:lang w:bidi="fa-IR"/>
            </w:rPr>
          </w:rPrChange>
        </w:rPr>
        <w:t>از</w:t>
      </w:r>
      <w:r w:rsidR="001B3451" w:rsidRPr="00457BB8">
        <w:rPr>
          <w:rFonts w:ascii="IRNazanin" w:hAnsi="IRNazanin" w:cs="IRNazanin"/>
          <w:sz w:val="28"/>
          <w:szCs w:val="28"/>
          <w:rtl/>
          <w:lang w:bidi="fa-IR"/>
          <w:rPrChange w:id="706" w:author="Mohammad Mohammadi" w:date="2025-07-22T21:07:00Z">
            <w:rPr>
              <w:rFonts w:ascii="IRNazanin" w:hAnsi="IRNazanin" w:cs="IRNazanin"/>
              <w:sz w:val="28"/>
              <w:szCs w:val="28"/>
              <w:rtl/>
              <w:lang w:bidi="fa-IR"/>
            </w:rPr>
          </w:rPrChange>
        </w:rPr>
        <w:t xml:space="preserve"> آن‌جا</w:t>
      </w:r>
      <w:r w:rsidR="001B3451" w:rsidRPr="00457BB8">
        <w:rPr>
          <w:rFonts w:ascii="IRNazanin" w:hAnsi="IRNazanin" w:cs="IRNazanin" w:hint="cs"/>
          <w:sz w:val="28"/>
          <w:szCs w:val="28"/>
          <w:rtl/>
          <w:lang w:bidi="fa-IR"/>
          <w:rPrChange w:id="707" w:author="Mohammad Mohammadi" w:date="2025-07-22T21:07:00Z">
            <w:rPr>
              <w:rFonts w:ascii="IRNazanin" w:hAnsi="IRNazanin" w:cs="IRNazanin" w:hint="cs"/>
              <w:sz w:val="28"/>
              <w:szCs w:val="28"/>
              <w:rtl/>
              <w:lang w:bidi="fa-IR"/>
            </w:rPr>
          </w:rPrChange>
        </w:rPr>
        <w:t>یی</w:t>
      </w:r>
      <w:r w:rsidR="001B3451" w:rsidRPr="00457BB8">
        <w:rPr>
          <w:rFonts w:ascii="IRNazanin" w:hAnsi="IRNazanin" w:cs="IRNazanin"/>
          <w:sz w:val="28"/>
          <w:szCs w:val="28"/>
          <w:rtl/>
          <w:lang w:bidi="fa-IR"/>
          <w:rPrChange w:id="708" w:author="Mohammad Mohammadi" w:date="2025-07-22T21:07:00Z">
            <w:rPr>
              <w:rFonts w:ascii="IRNazanin" w:hAnsi="IRNazanin" w:cs="IRNazanin"/>
              <w:sz w:val="28"/>
              <w:szCs w:val="28"/>
              <w:rtl/>
              <w:lang w:bidi="fa-IR"/>
            </w:rPr>
          </w:rPrChange>
        </w:rPr>
        <w:t xml:space="preserve"> شروع شد که</w:t>
      </w:r>
      <w:r w:rsidR="00974CBE" w:rsidRPr="00457BB8">
        <w:rPr>
          <w:rFonts w:ascii="IRNazanin" w:hAnsi="IRNazanin" w:cs="IRNazanin"/>
          <w:sz w:val="28"/>
          <w:szCs w:val="28"/>
          <w:rtl/>
          <w:lang w:bidi="fa-IR"/>
          <w:rPrChange w:id="709" w:author="Mohammad Mohammadi" w:date="2025-07-22T21:07:00Z">
            <w:rPr>
              <w:rFonts w:ascii="IRNazanin" w:hAnsi="IRNazanin" w:cs="IRNazanin"/>
              <w:sz w:val="28"/>
              <w:szCs w:val="28"/>
              <w:rtl/>
              <w:lang w:bidi="fa-IR"/>
            </w:rPr>
          </w:rPrChange>
        </w:rPr>
        <w:t xml:space="preserve"> گله‌های دو چوپان در یک دره‌ی تنگ </w:t>
      </w:r>
      <w:del w:id="710" w:author="Saeedi, Faiza" w:date="2025-06-05T23:52:00Z">
        <w:r w:rsidR="001B3451" w:rsidRPr="00457BB8" w:rsidDel="00AF1611">
          <w:rPr>
            <w:rFonts w:ascii="IRNazanin" w:hAnsi="IRNazanin" w:cs="IRNazanin" w:hint="cs"/>
            <w:sz w:val="28"/>
            <w:szCs w:val="28"/>
            <w:rtl/>
            <w:lang w:bidi="fa-IR"/>
            <w:rPrChange w:id="711" w:author="Mohammad Mohammadi" w:date="2025-07-22T21:07:00Z">
              <w:rPr>
                <w:rFonts w:ascii="IRNazanin" w:hAnsi="IRNazanin" w:cs="IRNazanin" w:hint="cs"/>
                <w:sz w:val="28"/>
                <w:szCs w:val="28"/>
                <w:rtl/>
                <w:lang w:bidi="fa-IR"/>
              </w:rPr>
            </w:rPrChange>
          </w:rPr>
          <w:delText>مخلوط</w:delText>
        </w:r>
        <w:r w:rsidR="001B3451" w:rsidRPr="00457BB8" w:rsidDel="00AF1611">
          <w:rPr>
            <w:rFonts w:ascii="IRNazanin" w:hAnsi="IRNazanin" w:cs="IRNazanin"/>
            <w:sz w:val="28"/>
            <w:szCs w:val="28"/>
            <w:rtl/>
            <w:lang w:bidi="fa-IR"/>
            <w:rPrChange w:id="712" w:author="Mohammad Mohammadi" w:date="2025-07-22T21:07:00Z">
              <w:rPr>
                <w:rFonts w:ascii="IRNazanin" w:hAnsi="IRNazanin" w:cs="IRNazanin"/>
                <w:sz w:val="28"/>
                <w:szCs w:val="28"/>
                <w:rtl/>
                <w:lang w:bidi="fa-IR"/>
              </w:rPr>
            </w:rPrChange>
          </w:rPr>
          <w:delText xml:space="preserve"> </w:delText>
        </w:r>
        <w:r w:rsidR="001B3451" w:rsidRPr="00457BB8" w:rsidDel="00AF1611">
          <w:rPr>
            <w:rFonts w:ascii="IRNazanin" w:hAnsi="IRNazanin" w:cs="IRNazanin" w:hint="cs"/>
            <w:sz w:val="28"/>
            <w:szCs w:val="28"/>
            <w:rtl/>
            <w:lang w:bidi="fa-IR"/>
            <w:rPrChange w:id="713" w:author="Mohammad Mohammadi" w:date="2025-07-22T21:07:00Z">
              <w:rPr>
                <w:rFonts w:ascii="IRNazanin" w:hAnsi="IRNazanin" w:cs="IRNazanin" w:hint="cs"/>
                <w:sz w:val="28"/>
                <w:szCs w:val="28"/>
                <w:rtl/>
                <w:lang w:bidi="fa-IR"/>
              </w:rPr>
            </w:rPrChange>
          </w:rPr>
          <w:delText>شد</w:delText>
        </w:r>
      </w:del>
      <w:ins w:id="714" w:author="Saeedi, Faiza" w:date="2025-06-05T23:52:00Z">
        <w:r w:rsidR="00AF1611" w:rsidRPr="00457BB8">
          <w:rPr>
            <w:rFonts w:ascii="IRNazanin" w:hAnsi="IRNazanin" w:cs="IRNazanin" w:hint="cs"/>
            <w:sz w:val="28"/>
            <w:szCs w:val="28"/>
            <w:rtl/>
            <w:lang w:bidi="fa-IR"/>
            <w:rPrChange w:id="715" w:author="Mohammad Mohammadi" w:date="2025-07-22T21:07:00Z">
              <w:rPr>
                <w:rFonts w:ascii="IRNazanin" w:hAnsi="IRNazanin" w:cs="IRNazanin" w:hint="cs"/>
                <w:sz w:val="28"/>
                <w:szCs w:val="28"/>
                <w:rtl/>
                <w:lang w:bidi="fa-IR"/>
              </w:rPr>
            </w:rPrChange>
          </w:rPr>
          <w:t>درهم</w:t>
        </w:r>
        <w:r w:rsidR="00AF1611" w:rsidRPr="00457BB8">
          <w:rPr>
            <w:rFonts w:ascii="IRNazanin" w:hAnsi="IRNazanin" w:cs="IRNazanin"/>
            <w:sz w:val="28"/>
            <w:szCs w:val="28"/>
            <w:rtl/>
            <w:lang w:bidi="fa-IR"/>
            <w:rPrChange w:id="716" w:author="Mohammad Mohammadi" w:date="2025-07-22T21:07:00Z">
              <w:rPr>
                <w:rFonts w:ascii="IRNazanin" w:hAnsi="IRNazanin" w:cs="IRNazanin"/>
                <w:sz w:val="28"/>
                <w:szCs w:val="28"/>
                <w:rtl/>
                <w:lang w:bidi="fa-IR"/>
              </w:rPr>
            </w:rPrChange>
          </w:rPr>
          <w:t xml:space="preserve"> </w:t>
        </w:r>
        <w:r w:rsidR="00AF1611" w:rsidRPr="00457BB8">
          <w:rPr>
            <w:rFonts w:ascii="IRNazanin" w:hAnsi="IRNazanin" w:cs="IRNazanin" w:hint="cs"/>
            <w:sz w:val="28"/>
            <w:szCs w:val="28"/>
            <w:rtl/>
            <w:lang w:bidi="fa-IR"/>
            <w:rPrChange w:id="717" w:author="Mohammad Mohammadi" w:date="2025-07-22T21:07:00Z">
              <w:rPr>
                <w:rFonts w:ascii="IRNazanin" w:hAnsi="IRNazanin" w:cs="IRNazanin" w:hint="cs"/>
                <w:sz w:val="28"/>
                <w:szCs w:val="28"/>
                <w:rtl/>
                <w:lang w:bidi="fa-IR"/>
              </w:rPr>
            </w:rPrChange>
          </w:rPr>
          <w:t>آمیختند</w:t>
        </w:r>
      </w:ins>
      <w:r w:rsidR="001B3451" w:rsidRPr="00457BB8">
        <w:rPr>
          <w:rFonts w:ascii="IRNazanin" w:hAnsi="IRNazanin" w:cs="IRNazanin"/>
          <w:sz w:val="28"/>
          <w:szCs w:val="28"/>
          <w:rtl/>
          <w:lang w:bidi="fa-IR"/>
          <w:rPrChange w:id="718" w:author="Mohammad Mohammadi" w:date="2025-07-22T21:07:00Z">
            <w:rPr>
              <w:rFonts w:ascii="IRNazanin" w:hAnsi="IRNazanin" w:cs="IRNazanin"/>
              <w:sz w:val="28"/>
              <w:szCs w:val="28"/>
              <w:rtl/>
              <w:lang w:bidi="fa-IR"/>
            </w:rPr>
          </w:rPrChange>
        </w:rPr>
        <w:t xml:space="preserve"> و </w:t>
      </w:r>
      <w:del w:id="719" w:author="Saeedi, Faiza" w:date="2025-06-05T23:52:00Z">
        <w:r w:rsidR="001B3451" w:rsidRPr="00457BB8" w:rsidDel="00AF1611">
          <w:rPr>
            <w:rFonts w:ascii="IRNazanin" w:hAnsi="IRNazanin" w:cs="IRNazanin" w:hint="cs"/>
            <w:sz w:val="28"/>
            <w:szCs w:val="28"/>
            <w:rtl/>
            <w:lang w:bidi="fa-IR"/>
            <w:rPrChange w:id="720" w:author="Mohammad Mohammadi" w:date="2025-07-22T21:07:00Z">
              <w:rPr>
                <w:rFonts w:ascii="IRNazanin" w:hAnsi="IRNazanin" w:cs="IRNazanin" w:hint="cs"/>
                <w:sz w:val="28"/>
                <w:szCs w:val="28"/>
                <w:rtl/>
                <w:lang w:bidi="fa-IR"/>
              </w:rPr>
            </w:rPrChange>
          </w:rPr>
          <w:delText>جنجال</w:delText>
        </w:r>
        <w:r w:rsidR="001B3451" w:rsidRPr="00457BB8" w:rsidDel="00AF1611">
          <w:rPr>
            <w:rFonts w:ascii="IRNazanin" w:hAnsi="IRNazanin" w:cs="IRNazanin"/>
            <w:sz w:val="28"/>
            <w:szCs w:val="28"/>
            <w:rtl/>
            <w:lang w:bidi="fa-IR"/>
            <w:rPrChange w:id="721" w:author="Mohammad Mohammadi" w:date="2025-07-22T21:07:00Z">
              <w:rPr>
                <w:rFonts w:ascii="IRNazanin" w:hAnsi="IRNazanin" w:cs="IRNazanin"/>
                <w:sz w:val="28"/>
                <w:szCs w:val="28"/>
                <w:rtl/>
                <w:lang w:bidi="fa-IR"/>
              </w:rPr>
            </w:rPrChange>
          </w:rPr>
          <w:delText xml:space="preserve"> </w:delText>
        </w:r>
        <w:r w:rsidR="001B3451" w:rsidRPr="00457BB8" w:rsidDel="00AF1611">
          <w:rPr>
            <w:rFonts w:ascii="IRNazanin" w:hAnsi="IRNazanin" w:cs="IRNazanin" w:hint="cs"/>
            <w:sz w:val="28"/>
            <w:szCs w:val="28"/>
            <w:rtl/>
            <w:lang w:bidi="fa-IR"/>
            <w:rPrChange w:id="722" w:author="Mohammad Mohammadi" w:date="2025-07-22T21:07:00Z">
              <w:rPr>
                <w:rFonts w:ascii="IRNazanin" w:hAnsi="IRNazanin" w:cs="IRNazanin" w:hint="cs"/>
                <w:sz w:val="28"/>
                <w:szCs w:val="28"/>
                <w:rtl/>
                <w:lang w:bidi="fa-IR"/>
              </w:rPr>
            </w:rPrChange>
          </w:rPr>
          <w:delText>بین</w:delText>
        </w:r>
        <w:r w:rsidR="001B3451" w:rsidRPr="00457BB8" w:rsidDel="00AF1611">
          <w:rPr>
            <w:rFonts w:ascii="IRNazanin" w:hAnsi="IRNazanin" w:cs="IRNazanin"/>
            <w:sz w:val="28"/>
            <w:szCs w:val="28"/>
            <w:rtl/>
            <w:lang w:bidi="fa-IR"/>
            <w:rPrChange w:id="723" w:author="Mohammad Mohammadi" w:date="2025-07-22T21:07:00Z">
              <w:rPr>
                <w:rFonts w:ascii="IRNazanin" w:hAnsi="IRNazanin" w:cs="IRNazanin"/>
                <w:sz w:val="28"/>
                <w:szCs w:val="28"/>
                <w:rtl/>
                <w:lang w:bidi="fa-IR"/>
              </w:rPr>
            </w:rPrChange>
          </w:rPr>
          <w:delText xml:space="preserve"> </w:delText>
        </w:r>
        <w:r w:rsidR="001B3451" w:rsidRPr="00457BB8" w:rsidDel="00AF1611">
          <w:rPr>
            <w:rFonts w:ascii="IRNazanin" w:hAnsi="IRNazanin" w:cs="IRNazanin" w:hint="cs"/>
            <w:sz w:val="28"/>
            <w:szCs w:val="28"/>
            <w:rtl/>
            <w:lang w:bidi="fa-IR"/>
            <w:rPrChange w:id="724" w:author="Mohammad Mohammadi" w:date="2025-07-22T21:07:00Z">
              <w:rPr>
                <w:rFonts w:ascii="IRNazanin" w:hAnsi="IRNazanin" w:cs="IRNazanin" w:hint="cs"/>
                <w:sz w:val="28"/>
                <w:szCs w:val="28"/>
                <w:rtl/>
                <w:lang w:bidi="fa-IR"/>
              </w:rPr>
            </w:rPrChange>
          </w:rPr>
          <w:delText>آن‌ها</w:delText>
        </w:r>
        <w:r w:rsidR="001B3451" w:rsidRPr="00457BB8" w:rsidDel="00AF1611">
          <w:rPr>
            <w:rFonts w:ascii="IRNazanin" w:hAnsi="IRNazanin" w:cs="IRNazanin"/>
            <w:sz w:val="28"/>
            <w:szCs w:val="28"/>
            <w:rtl/>
            <w:lang w:bidi="fa-IR"/>
            <w:rPrChange w:id="725" w:author="Mohammad Mohammadi" w:date="2025-07-22T21:07:00Z">
              <w:rPr>
                <w:rFonts w:ascii="IRNazanin" w:hAnsi="IRNazanin" w:cs="IRNazanin"/>
                <w:sz w:val="28"/>
                <w:szCs w:val="28"/>
                <w:rtl/>
                <w:lang w:bidi="fa-IR"/>
              </w:rPr>
            </w:rPrChange>
          </w:rPr>
          <w:delText xml:space="preserve"> </w:delText>
        </w:r>
        <w:r w:rsidR="001B3451" w:rsidRPr="00457BB8" w:rsidDel="00AF1611">
          <w:rPr>
            <w:rFonts w:ascii="IRNazanin" w:hAnsi="IRNazanin" w:cs="IRNazanin" w:hint="cs"/>
            <w:sz w:val="28"/>
            <w:szCs w:val="28"/>
            <w:rtl/>
            <w:lang w:bidi="fa-IR"/>
            <w:rPrChange w:id="726" w:author="Mohammad Mohammadi" w:date="2025-07-22T21:07:00Z">
              <w:rPr>
                <w:rFonts w:ascii="IRNazanin" w:hAnsi="IRNazanin" w:cs="IRNazanin" w:hint="cs"/>
                <w:sz w:val="28"/>
                <w:szCs w:val="28"/>
                <w:rtl/>
                <w:lang w:bidi="fa-IR"/>
              </w:rPr>
            </w:rPrChange>
          </w:rPr>
          <w:delText>بالا</w:delText>
        </w:r>
        <w:r w:rsidR="001B3451" w:rsidRPr="00457BB8" w:rsidDel="00AF1611">
          <w:rPr>
            <w:rFonts w:ascii="IRNazanin" w:hAnsi="IRNazanin" w:cs="IRNazanin"/>
            <w:sz w:val="28"/>
            <w:szCs w:val="28"/>
            <w:rtl/>
            <w:lang w:bidi="fa-IR"/>
            <w:rPrChange w:id="727" w:author="Mohammad Mohammadi" w:date="2025-07-22T21:07:00Z">
              <w:rPr>
                <w:rFonts w:ascii="IRNazanin" w:hAnsi="IRNazanin" w:cs="IRNazanin"/>
                <w:sz w:val="28"/>
                <w:szCs w:val="28"/>
                <w:rtl/>
                <w:lang w:bidi="fa-IR"/>
              </w:rPr>
            </w:rPrChange>
          </w:rPr>
          <w:delText xml:space="preserve"> </w:delText>
        </w:r>
        <w:r w:rsidR="001B3451" w:rsidRPr="00457BB8" w:rsidDel="00AF1611">
          <w:rPr>
            <w:rFonts w:ascii="IRNazanin" w:hAnsi="IRNazanin" w:cs="IRNazanin" w:hint="cs"/>
            <w:sz w:val="28"/>
            <w:szCs w:val="28"/>
            <w:rtl/>
            <w:lang w:bidi="fa-IR"/>
            <w:rPrChange w:id="728" w:author="Mohammad Mohammadi" w:date="2025-07-22T21:07:00Z">
              <w:rPr>
                <w:rFonts w:ascii="IRNazanin" w:hAnsi="IRNazanin" w:cs="IRNazanin" w:hint="cs"/>
                <w:sz w:val="28"/>
                <w:szCs w:val="28"/>
                <w:rtl/>
                <w:lang w:bidi="fa-IR"/>
              </w:rPr>
            </w:rPrChange>
          </w:rPr>
          <w:delText>شد</w:delText>
        </w:r>
      </w:del>
      <w:ins w:id="729" w:author="Saeedi, Faiza" w:date="2025-06-05T23:52:00Z">
        <w:r w:rsidR="00AF1611" w:rsidRPr="00457BB8">
          <w:rPr>
            <w:rFonts w:ascii="IRNazanin" w:hAnsi="IRNazanin" w:cs="IRNazanin" w:hint="cs"/>
            <w:sz w:val="28"/>
            <w:szCs w:val="28"/>
            <w:rtl/>
            <w:lang w:bidi="fa-IR"/>
            <w:rPrChange w:id="730" w:author="Mohammad Mohammadi" w:date="2025-07-22T21:07:00Z">
              <w:rPr>
                <w:rFonts w:ascii="IRNazanin" w:hAnsi="IRNazanin" w:cs="IRNazanin" w:hint="cs"/>
                <w:sz w:val="28"/>
                <w:szCs w:val="28"/>
                <w:rtl/>
                <w:lang w:bidi="fa-IR"/>
              </w:rPr>
            </w:rPrChange>
          </w:rPr>
          <w:t>تنش</w:t>
        </w:r>
        <w:r w:rsidR="00AF1611" w:rsidRPr="00457BB8">
          <w:rPr>
            <w:rFonts w:ascii="IRNazanin" w:hAnsi="IRNazanin" w:cs="IRNazanin"/>
            <w:sz w:val="28"/>
            <w:szCs w:val="28"/>
            <w:rtl/>
            <w:lang w:bidi="fa-IR"/>
            <w:rPrChange w:id="731" w:author="Mohammad Mohammadi" w:date="2025-07-22T21:07:00Z">
              <w:rPr>
                <w:rFonts w:ascii="IRNazanin" w:hAnsi="IRNazanin" w:cs="IRNazanin"/>
                <w:sz w:val="28"/>
                <w:szCs w:val="28"/>
                <w:rtl/>
                <w:lang w:bidi="fa-IR"/>
              </w:rPr>
            </w:rPrChange>
          </w:rPr>
          <w:t xml:space="preserve"> </w:t>
        </w:r>
        <w:r w:rsidR="00AF1611" w:rsidRPr="00457BB8">
          <w:rPr>
            <w:rFonts w:ascii="IRNazanin" w:hAnsi="IRNazanin" w:cs="IRNazanin" w:hint="cs"/>
            <w:sz w:val="28"/>
            <w:szCs w:val="28"/>
            <w:rtl/>
            <w:lang w:bidi="fa-IR"/>
            <w:rPrChange w:id="732" w:author="Mohammad Mohammadi" w:date="2025-07-22T21:07:00Z">
              <w:rPr>
                <w:rFonts w:ascii="IRNazanin" w:hAnsi="IRNazanin" w:cs="IRNazanin" w:hint="cs"/>
                <w:sz w:val="28"/>
                <w:szCs w:val="28"/>
                <w:rtl/>
                <w:lang w:bidi="fa-IR"/>
              </w:rPr>
            </w:rPrChange>
          </w:rPr>
          <w:t>خلق</w:t>
        </w:r>
        <w:r w:rsidR="00AF1611" w:rsidRPr="00457BB8">
          <w:rPr>
            <w:rFonts w:ascii="IRNazanin" w:hAnsi="IRNazanin" w:cs="IRNazanin"/>
            <w:sz w:val="28"/>
            <w:szCs w:val="28"/>
            <w:rtl/>
            <w:lang w:bidi="fa-IR"/>
            <w:rPrChange w:id="733" w:author="Mohammad Mohammadi" w:date="2025-07-22T21:07:00Z">
              <w:rPr>
                <w:rFonts w:ascii="IRNazanin" w:hAnsi="IRNazanin" w:cs="IRNazanin"/>
                <w:sz w:val="28"/>
                <w:szCs w:val="28"/>
                <w:rtl/>
                <w:lang w:bidi="fa-IR"/>
              </w:rPr>
            </w:rPrChange>
          </w:rPr>
          <w:t xml:space="preserve"> </w:t>
        </w:r>
        <w:r w:rsidR="00AF1611" w:rsidRPr="00457BB8">
          <w:rPr>
            <w:rFonts w:ascii="IRNazanin" w:hAnsi="IRNazanin" w:cs="IRNazanin" w:hint="cs"/>
            <w:sz w:val="28"/>
            <w:szCs w:val="28"/>
            <w:rtl/>
            <w:lang w:bidi="fa-IR"/>
            <w:rPrChange w:id="734" w:author="Mohammad Mohammadi" w:date="2025-07-22T21:07:00Z">
              <w:rPr>
                <w:rFonts w:ascii="IRNazanin" w:hAnsi="IRNazanin" w:cs="IRNazanin" w:hint="cs"/>
                <w:sz w:val="28"/>
                <w:szCs w:val="28"/>
                <w:rtl/>
                <w:lang w:bidi="fa-IR"/>
              </w:rPr>
            </w:rPrChange>
          </w:rPr>
          <w:t>کرد</w:t>
        </w:r>
      </w:ins>
      <w:r w:rsidR="00974CBE" w:rsidRPr="00457BB8">
        <w:rPr>
          <w:rFonts w:ascii="IRNazanin" w:hAnsi="IRNazanin" w:cs="IRNazanin"/>
          <w:sz w:val="28"/>
          <w:szCs w:val="28"/>
          <w:rtl/>
          <w:lang w:bidi="fa-IR"/>
          <w:rPrChange w:id="735"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lang w:bidi="fa-IR"/>
          <w:rPrChange w:id="736" w:author="Mohammad Mohammadi" w:date="2025-07-22T21:07:00Z">
            <w:rPr>
              <w:rFonts w:ascii="IRNazanin" w:hAnsi="IRNazanin" w:cs="IRNazanin"/>
              <w:sz w:val="28"/>
              <w:szCs w:val="28"/>
              <w:rtl/>
              <w:lang w:bidi="fa-IR"/>
            </w:rPr>
          </w:rPrChange>
        </w:rPr>
        <w:t xml:space="preserve">درگیری بین </w:t>
      </w:r>
      <w:r w:rsidR="00974CBE" w:rsidRPr="00457BB8">
        <w:rPr>
          <w:rFonts w:ascii="IRNazanin" w:hAnsi="IRNazanin" w:cs="IRNazanin"/>
          <w:sz w:val="28"/>
          <w:szCs w:val="28"/>
          <w:rtl/>
          <w:lang w:bidi="fa-IR"/>
          <w:rPrChange w:id="737" w:author="Mohammad Mohammadi" w:date="2025-07-22T21:07:00Z">
            <w:rPr>
              <w:rFonts w:ascii="IRNazanin" w:hAnsi="IRNazanin" w:cs="IRNazanin"/>
              <w:sz w:val="28"/>
              <w:szCs w:val="28"/>
              <w:rtl/>
              <w:lang w:bidi="fa-IR"/>
            </w:rPr>
          </w:rPrChange>
        </w:rPr>
        <w:t>دو برادر</w:t>
      </w:r>
      <w:r w:rsidRPr="00457BB8">
        <w:rPr>
          <w:rFonts w:ascii="IRNazanin" w:hAnsi="IRNazanin" w:cs="IRNazanin"/>
          <w:sz w:val="28"/>
          <w:szCs w:val="28"/>
          <w:rtl/>
          <w:lang w:bidi="fa-IR"/>
          <w:rPrChange w:id="738" w:author="Mohammad Mohammadi" w:date="2025-07-22T21:07:00Z">
            <w:rPr>
              <w:rFonts w:ascii="IRNazanin" w:hAnsi="IRNazanin" w:cs="IRNazanin"/>
              <w:sz w:val="28"/>
              <w:szCs w:val="28"/>
              <w:rtl/>
              <w:lang w:bidi="fa-IR"/>
            </w:rPr>
          </w:rPrChange>
        </w:rPr>
        <w:t xml:space="preserve"> پُردل و خوش</w:t>
      </w:r>
      <w:ins w:id="739" w:author="Saeedi, Faiza" w:date="2025-06-05T23:53:00Z">
        <w:r w:rsidR="00AF1611" w:rsidRPr="00457BB8">
          <w:rPr>
            <w:rFonts w:ascii="IRNazanin" w:hAnsi="IRNazanin" w:cs="IRNazanin" w:hint="cs"/>
            <w:sz w:val="28"/>
            <w:szCs w:val="28"/>
            <w:lang w:bidi="fa-IR"/>
            <w:rPrChange w:id="740" w:author="Mohammad Mohammadi" w:date="2025-07-22T21:07:00Z">
              <w:rPr>
                <w:rFonts w:ascii="IRNazanin" w:hAnsi="IRNazanin" w:cs="IRNazanin" w:hint="cs"/>
                <w:sz w:val="28"/>
                <w:szCs w:val="28"/>
                <w:lang w:bidi="fa-IR"/>
              </w:rPr>
            </w:rPrChange>
          </w:rPr>
          <w:t>‌</w:t>
        </w:r>
      </w:ins>
      <w:r w:rsidRPr="00457BB8">
        <w:rPr>
          <w:rFonts w:ascii="IRNazanin" w:hAnsi="IRNazanin" w:cs="IRNazanin"/>
          <w:sz w:val="28"/>
          <w:szCs w:val="28"/>
          <w:rtl/>
          <w:lang w:bidi="fa-IR"/>
          <w:rPrChange w:id="741" w:author="Mohammad Mohammadi" w:date="2025-07-22T21:07:00Z">
            <w:rPr>
              <w:rFonts w:ascii="IRNazanin" w:hAnsi="IRNazanin" w:cs="IRNazanin"/>
              <w:sz w:val="28"/>
              <w:szCs w:val="28"/>
              <w:rtl/>
              <w:lang w:bidi="fa-IR"/>
            </w:rPr>
          </w:rPrChange>
        </w:rPr>
        <w:t>دل از خارکَش، و ک</w:t>
      </w:r>
      <w:r w:rsidR="00974CBE" w:rsidRPr="00457BB8">
        <w:rPr>
          <w:rFonts w:ascii="IRNazanin" w:hAnsi="IRNazanin" w:cs="IRNazanin"/>
          <w:sz w:val="28"/>
          <w:szCs w:val="28"/>
          <w:rtl/>
          <w:lang w:bidi="fa-IR"/>
          <w:rPrChange w:id="742" w:author="Mohammad Mohammadi" w:date="2025-07-22T21:07:00Z">
            <w:rPr>
              <w:rFonts w:ascii="IRNazanin" w:hAnsi="IRNazanin" w:cs="IRNazanin"/>
              <w:sz w:val="28"/>
              <w:szCs w:val="28"/>
              <w:rtl/>
              <w:lang w:bidi="fa-IR"/>
            </w:rPr>
          </w:rPrChange>
        </w:rPr>
        <w:t>مر</w:t>
      </w:r>
      <w:r w:rsidRPr="00457BB8">
        <w:rPr>
          <w:rFonts w:ascii="IRNazanin" w:hAnsi="IRNazanin" w:cs="IRNazanin"/>
          <w:sz w:val="28"/>
          <w:szCs w:val="28"/>
          <w:rtl/>
          <w:lang w:bidi="fa-IR"/>
          <w:rPrChange w:id="743" w:author="Mohammad Mohammadi" w:date="2025-07-22T21:07:00Z">
            <w:rPr>
              <w:rFonts w:ascii="IRNazanin" w:hAnsi="IRNazanin" w:cs="IRNazanin"/>
              <w:sz w:val="28"/>
              <w:szCs w:val="28"/>
              <w:rtl/>
              <w:lang w:bidi="fa-IR"/>
            </w:rPr>
          </w:rPrChange>
        </w:rPr>
        <w:t xml:space="preserve">الدین از کُنجَک </w:t>
      </w:r>
      <w:ins w:id="744" w:author="Mohammad Mohammadi" w:date="2025-07-07T15:33:00Z">
        <w:r w:rsidR="005421B6" w:rsidRPr="00457BB8">
          <w:rPr>
            <w:rFonts w:ascii="IRNazanin" w:hAnsi="IRNazanin" w:cs="IRNazanin" w:hint="cs"/>
            <w:sz w:val="28"/>
            <w:szCs w:val="28"/>
            <w:rtl/>
            <w:lang w:bidi="fa-IR"/>
            <w:rPrChange w:id="745" w:author="Mohammad Mohammadi" w:date="2025-07-22T21:07:00Z">
              <w:rPr>
                <w:rFonts w:ascii="IRNazanin" w:hAnsi="IRNazanin" w:cs="IRNazanin" w:hint="cs"/>
                <w:sz w:val="28"/>
                <w:szCs w:val="28"/>
                <w:rtl/>
                <w:lang w:bidi="fa-IR"/>
              </w:rPr>
            </w:rPrChange>
          </w:rPr>
          <w:t xml:space="preserve">بالا </w:t>
        </w:r>
      </w:ins>
      <w:del w:id="746" w:author="Mohammad Mohammadi" w:date="2025-07-07T15:33:00Z">
        <w:r w:rsidRPr="00457BB8" w:rsidDel="005421B6">
          <w:rPr>
            <w:rFonts w:ascii="IRNazanin" w:hAnsi="IRNazanin" w:cs="IRNazanin"/>
            <w:sz w:val="28"/>
            <w:szCs w:val="28"/>
            <w:rtl/>
            <w:lang w:bidi="fa-IR"/>
            <w:rPrChange w:id="747" w:author="Mohammad Mohammadi" w:date="2025-07-22T21:07:00Z">
              <w:rPr>
                <w:rFonts w:ascii="IRNazanin" w:hAnsi="IRNazanin" w:cs="IRNazanin"/>
                <w:sz w:val="28"/>
                <w:szCs w:val="28"/>
                <w:rtl/>
                <w:lang w:bidi="fa-IR"/>
              </w:rPr>
            </w:rPrChange>
          </w:rPr>
          <w:delText>در</w:delText>
        </w:r>
      </w:del>
      <w:r w:rsidRPr="00457BB8">
        <w:rPr>
          <w:rFonts w:ascii="IRNazanin" w:hAnsi="IRNazanin" w:cs="IRNazanin"/>
          <w:sz w:val="28"/>
          <w:szCs w:val="28"/>
          <w:rtl/>
          <w:lang w:bidi="fa-IR"/>
          <w:rPrChange w:id="748" w:author="Mohammad Mohammadi" w:date="2025-07-22T21:07:00Z">
            <w:rPr>
              <w:rFonts w:ascii="IRNazanin" w:hAnsi="IRNazanin" w:cs="IRNazanin"/>
              <w:sz w:val="28"/>
              <w:szCs w:val="28"/>
              <w:rtl/>
              <w:lang w:bidi="fa-IR"/>
            </w:rPr>
          </w:rPrChange>
        </w:rPr>
        <w:t xml:space="preserve">گرفت. کمرالدین </w:t>
      </w:r>
      <w:r w:rsidR="00960975" w:rsidRPr="00457BB8">
        <w:rPr>
          <w:rFonts w:ascii="IRNazanin" w:hAnsi="IRNazanin" w:cs="IRNazanin"/>
          <w:sz w:val="28"/>
          <w:szCs w:val="28"/>
          <w:rtl/>
          <w:lang w:bidi="fa-IR"/>
          <w:rPrChange w:id="749" w:author="Mohammad Mohammadi" w:date="2025-07-22T21:07:00Z">
            <w:rPr>
              <w:rFonts w:ascii="IRNazanin" w:hAnsi="IRNazanin" w:cs="IRNazanin"/>
              <w:sz w:val="28"/>
              <w:szCs w:val="28"/>
              <w:rtl/>
              <w:lang w:bidi="fa-IR"/>
            </w:rPr>
          </w:rPrChange>
        </w:rPr>
        <w:t>زخم کوچکی برداشت،</w:t>
      </w:r>
      <w:r w:rsidRPr="00457BB8">
        <w:rPr>
          <w:rFonts w:ascii="IRNazanin" w:hAnsi="IRNazanin" w:cs="IRNazanin"/>
          <w:sz w:val="28"/>
          <w:szCs w:val="28"/>
          <w:rtl/>
          <w:lang w:bidi="fa-IR"/>
          <w:rPrChange w:id="750" w:author="Mohammad Mohammadi" w:date="2025-07-22T21:07:00Z">
            <w:rPr>
              <w:rFonts w:ascii="IRNazanin" w:hAnsi="IRNazanin" w:cs="IRNazanin"/>
              <w:sz w:val="28"/>
              <w:szCs w:val="28"/>
              <w:rtl/>
              <w:lang w:bidi="fa-IR"/>
            </w:rPr>
          </w:rPrChange>
        </w:rPr>
        <w:t xml:space="preserve"> اما </w:t>
      </w:r>
      <w:r w:rsidR="00B92A33" w:rsidRPr="00457BB8">
        <w:rPr>
          <w:rFonts w:ascii="IRNazanin" w:hAnsi="IRNazanin" w:cs="IRNazanin" w:hint="cs"/>
          <w:sz w:val="28"/>
          <w:szCs w:val="28"/>
          <w:rtl/>
          <w:lang w:bidi="fa-IR"/>
          <w:rPrChange w:id="751" w:author="Mohammad Mohammadi" w:date="2025-07-22T21:07:00Z">
            <w:rPr>
              <w:rFonts w:ascii="IRNazanin" w:hAnsi="IRNazanin" w:cs="IRNazanin" w:hint="cs"/>
              <w:sz w:val="28"/>
              <w:szCs w:val="28"/>
              <w:rtl/>
              <w:lang w:bidi="fa-IR"/>
            </w:rPr>
          </w:rPrChange>
        </w:rPr>
        <w:t>هر</w:t>
      </w:r>
      <w:r w:rsidR="00B92A33" w:rsidRPr="00457BB8">
        <w:rPr>
          <w:rFonts w:ascii="IRNazanin" w:hAnsi="IRNazanin" w:cs="IRNazanin"/>
          <w:sz w:val="28"/>
          <w:szCs w:val="28"/>
          <w:rtl/>
          <w:lang w:bidi="fa-IR"/>
          <w:rPrChange w:id="752"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53" w:author="Mohammad Mohammadi" w:date="2025-07-22T21:07:00Z">
            <w:rPr>
              <w:rFonts w:ascii="IRNazanin" w:hAnsi="IRNazanin" w:cs="IRNazanin" w:hint="cs"/>
              <w:sz w:val="28"/>
              <w:szCs w:val="28"/>
              <w:rtl/>
              <w:lang w:bidi="fa-IR"/>
            </w:rPr>
          </w:rPrChange>
        </w:rPr>
        <w:t>دو</w:t>
      </w:r>
      <w:r w:rsidR="00B92A33" w:rsidRPr="00457BB8">
        <w:rPr>
          <w:rFonts w:ascii="IRNazanin" w:hAnsi="IRNazanin" w:cs="IRNazanin"/>
          <w:sz w:val="28"/>
          <w:szCs w:val="28"/>
          <w:rtl/>
          <w:lang w:bidi="fa-IR"/>
          <w:rPrChange w:id="754"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55" w:author="Mohammad Mohammadi" w:date="2025-07-22T21:07:00Z">
            <w:rPr>
              <w:rFonts w:ascii="IRNazanin" w:hAnsi="IRNazanin" w:cs="IRNazanin" w:hint="cs"/>
              <w:sz w:val="28"/>
              <w:szCs w:val="28"/>
              <w:rtl/>
              <w:lang w:bidi="fa-IR"/>
            </w:rPr>
          </w:rPrChange>
        </w:rPr>
        <w:t>برادر</w:t>
      </w:r>
      <w:r w:rsidR="00B92A33" w:rsidRPr="00457BB8">
        <w:rPr>
          <w:rFonts w:ascii="IRNazanin" w:hAnsi="IRNazanin" w:cs="IRNazanin"/>
          <w:sz w:val="28"/>
          <w:szCs w:val="28"/>
          <w:rtl/>
          <w:lang w:bidi="fa-IR"/>
          <w:rPrChange w:id="756"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57" w:author="Mohammad Mohammadi" w:date="2025-07-22T21:07:00Z">
            <w:rPr>
              <w:rFonts w:ascii="IRNazanin" w:hAnsi="IRNazanin" w:cs="IRNazanin" w:hint="cs"/>
              <w:sz w:val="28"/>
              <w:szCs w:val="28"/>
              <w:rtl/>
              <w:lang w:bidi="fa-IR"/>
            </w:rPr>
          </w:rPrChange>
        </w:rPr>
        <w:t>به</w:t>
      </w:r>
      <w:r w:rsidR="00B92A33" w:rsidRPr="00457BB8">
        <w:rPr>
          <w:rFonts w:ascii="IRNazanin" w:hAnsi="IRNazanin" w:cs="IRNazanin"/>
          <w:sz w:val="28"/>
          <w:szCs w:val="28"/>
          <w:rtl/>
          <w:lang w:bidi="fa-IR"/>
          <w:rPrChange w:id="758"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59" w:author="Mohammad Mohammadi" w:date="2025-07-22T21:07:00Z">
            <w:rPr>
              <w:rFonts w:ascii="IRNazanin" w:hAnsi="IRNazanin" w:cs="IRNazanin" w:hint="cs"/>
              <w:sz w:val="28"/>
              <w:szCs w:val="28"/>
              <w:rtl/>
              <w:lang w:bidi="fa-IR"/>
            </w:rPr>
          </w:rPrChange>
        </w:rPr>
        <w:t>سرعت</w:t>
      </w:r>
      <w:r w:rsidR="00B92A33" w:rsidRPr="00457BB8">
        <w:rPr>
          <w:rFonts w:ascii="IRNazanin" w:hAnsi="IRNazanin" w:cs="IRNazanin"/>
          <w:sz w:val="28"/>
          <w:szCs w:val="28"/>
          <w:rtl/>
          <w:lang w:bidi="fa-IR"/>
          <w:rPrChange w:id="760"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61" w:author="Mohammad Mohammadi" w:date="2025-07-22T21:07:00Z">
            <w:rPr>
              <w:rFonts w:ascii="IRNazanin" w:hAnsi="IRNazanin" w:cs="IRNazanin" w:hint="cs"/>
              <w:sz w:val="28"/>
              <w:szCs w:val="28"/>
              <w:rtl/>
              <w:lang w:bidi="fa-IR"/>
            </w:rPr>
          </w:rPrChange>
        </w:rPr>
        <w:t>بر</w:t>
      </w:r>
      <w:r w:rsidR="00B92A33" w:rsidRPr="00457BB8">
        <w:rPr>
          <w:rFonts w:ascii="IRNazanin" w:hAnsi="IRNazanin" w:cs="IRNazanin"/>
          <w:sz w:val="28"/>
          <w:szCs w:val="28"/>
          <w:rtl/>
          <w:lang w:bidi="fa-IR"/>
          <w:rPrChange w:id="762"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63" w:author="Mohammad Mohammadi" w:date="2025-07-22T21:07:00Z">
            <w:rPr>
              <w:rFonts w:ascii="IRNazanin" w:hAnsi="IRNazanin" w:cs="IRNazanin" w:hint="cs"/>
              <w:sz w:val="28"/>
              <w:szCs w:val="28"/>
              <w:rtl/>
              <w:lang w:bidi="fa-IR"/>
            </w:rPr>
          </w:rPrChange>
        </w:rPr>
        <w:t>خود</w:t>
      </w:r>
      <w:r w:rsidR="00B92A33" w:rsidRPr="00457BB8">
        <w:rPr>
          <w:rFonts w:ascii="IRNazanin" w:hAnsi="IRNazanin" w:cs="IRNazanin"/>
          <w:sz w:val="28"/>
          <w:szCs w:val="28"/>
          <w:rtl/>
          <w:lang w:bidi="fa-IR"/>
          <w:rPrChange w:id="764"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65" w:author="Mohammad Mohammadi" w:date="2025-07-22T21:07:00Z">
            <w:rPr>
              <w:rFonts w:ascii="IRNazanin" w:hAnsi="IRNazanin" w:cs="IRNazanin" w:hint="cs"/>
              <w:sz w:val="28"/>
              <w:szCs w:val="28"/>
              <w:rtl/>
              <w:lang w:bidi="fa-IR"/>
            </w:rPr>
          </w:rPrChange>
        </w:rPr>
        <w:t>مسلط</w:t>
      </w:r>
      <w:r w:rsidR="00B92A33" w:rsidRPr="00457BB8">
        <w:rPr>
          <w:rFonts w:ascii="IRNazanin" w:hAnsi="IRNazanin" w:cs="IRNazanin"/>
          <w:sz w:val="28"/>
          <w:szCs w:val="28"/>
          <w:rtl/>
          <w:lang w:bidi="fa-IR"/>
          <w:rPrChange w:id="766" w:author="Mohammad Mohammadi" w:date="2025-07-22T21:07:00Z">
            <w:rPr>
              <w:rFonts w:ascii="IRNazanin" w:hAnsi="IRNazanin" w:cs="IRNazanin"/>
              <w:sz w:val="28"/>
              <w:szCs w:val="28"/>
              <w:rtl/>
              <w:lang w:bidi="fa-IR"/>
            </w:rPr>
          </w:rPrChange>
        </w:rPr>
        <w:t xml:space="preserve"> </w:t>
      </w:r>
      <w:r w:rsidR="00B92A33" w:rsidRPr="00457BB8">
        <w:rPr>
          <w:rFonts w:ascii="IRNazanin" w:hAnsi="IRNazanin" w:cs="IRNazanin" w:hint="cs"/>
          <w:sz w:val="28"/>
          <w:szCs w:val="28"/>
          <w:rtl/>
          <w:lang w:bidi="fa-IR"/>
          <w:rPrChange w:id="767" w:author="Mohammad Mohammadi" w:date="2025-07-22T21:07:00Z">
            <w:rPr>
              <w:rFonts w:ascii="IRNazanin" w:hAnsi="IRNazanin" w:cs="IRNazanin" w:hint="cs"/>
              <w:sz w:val="28"/>
              <w:szCs w:val="28"/>
              <w:rtl/>
              <w:lang w:bidi="fa-IR"/>
            </w:rPr>
          </w:rPrChange>
        </w:rPr>
        <w:t>شدند</w:t>
      </w:r>
      <w:r w:rsidR="00960975" w:rsidRPr="00457BB8">
        <w:rPr>
          <w:rFonts w:ascii="IRNazanin" w:hAnsi="IRNazanin" w:cs="IRNazanin"/>
          <w:sz w:val="28"/>
          <w:szCs w:val="28"/>
          <w:rtl/>
          <w:lang w:bidi="fa-IR"/>
          <w:rPrChange w:id="768"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lang w:bidi="fa-IR"/>
          <w:rPrChange w:id="769" w:author="Mohammad Mohammadi" w:date="2025-07-22T21:07:00Z">
            <w:rPr>
              <w:rFonts w:ascii="IRNazanin" w:hAnsi="IRNazanin" w:cs="IRNazanin"/>
              <w:sz w:val="28"/>
              <w:szCs w:val="28"/>
              <w:rtl/>
              <w:lang w:bidi="fa-IR"/>
            </w:rPr>
          </w:rPrChange>
        </w:rPr>
        <w:t xml:space="preserve">و </w:t>
      </w:r>
      <w:r w:rsidR="00085312" w:rsidRPr="00457BB8">
        <w:rPr>
          <w:rFonts w:ascii="IRNazanin" w:hAnsi="IRNazanin" w:cs="IRNazanin" w:hint="cs"/>
          <w:sz w:val="28"/>
          <w:szCs w:val="28"/>
          <w:rtl/>
          <w:lang w:bidi="fa-IR"/>
          <w:rPrChange w:id="770" w:author="Mohammad Mohammadi" w:date="2025-07-22T21:07:00Z">
            <w:rPr>
              <w:rFonts w:ascii="IRNazanin" w:hAnsi="IRNazanin" w:cs="IRNazanin" w:hint="cs"/>
              <w:sz w:val="28"/>
              <w:szCs w:val="28"/>
              <w:rtl/>
              <w:lang w:bidi="fa-IR"/>
            </w:rPr>
          </w:rPrChange>
        </w:rPr>
        <w:t>کمرالدین</w:t>
      </w:r>
      <w:r w:rsidR="00085312" w:rsidRPr="00457BB8">
        <w:rPr>
          <w:rFonts w:ascii="IRNazanin" w:hAnsi="IRNazanin" w:cs="IRNazanin"/>
          <w:sz w:val="28"/>
          <w:szCs w:val="28"/>
          <w:rtl/>
          <w:lang w:bidi="fa-IR"/>
          <w:rPrChange w:id="771" w:author="Mohammad Mohammadi" w:date="2025-07-22T21:07:00Z">
            <w:rPr>
              <w:rFonts w:ascii="IRNazanin" w:hAnsi="IRNazanin" w:cs="IRNazanin"/>
              <w:sz w:val="28"/>
              <w:szCs w:val="28"/>
              <w:rtl/>
              <w:lang w:bidi="fa-IR"/>
            </w:rPr>
          </w:rPrChange>
        </w:rPr>
        <w:t xml:space="preserve"> را </w:t>
      </w:r>
      <w:r w:rsidRPr="00457BB8">
        <w:rPr>
          <w:rFonts w:ascii="IRNazanin" w:hAnsi="IRNazanin" w:cs="IRNazanin"/>
          <w:sz w:val="28"/>
          <w:szCs w:val="28"/>
          <w:rtl/>
          <w:lang w:bidi="fa-IR"/>
          <w:rPrChange w:id="772" w:author="Mohammad Mohammadi" w:date="2025-07-22T21:07:00Z">
            <w:rPr>
              <w:rFonts w:ascii="IRNazanin" w:hAnsi="IRNazanin" w:cs="IRNazanin"/>
              <w:sz w:val="28"/>
              <w:szCs w:val="28"/>
              <w:rtl/>
              <w:lang w:bidi="fa-IR"/>
            </w:rPr>
          </w:rPrChange>
        </w:rPr>
        <w:t xml:space="preserve">به </w:t>
      </w:r>
      <w:r w:rsidR="00E6794A" w:rsidRPr="00457BB8">
        <w:rPr>
          <w:rFonts w:ascii="IRNazanin" w:hAnsi="IRNazanin" w:cs="IRNazanin" w:hint="cs"/>
          <w:sz w:val="28"/>
          <w:szCs w:val="28"/>
          <w:rtl/>
          <w:lang w:bidi="fa-IR"/>
          <w:rPrChange w:id="773" w:author="Mohammad Mohammadi" w:date="2025-07-22T21:07:00Z">
            <w:rPr>
              <w:rFonts w:ascii="IRNazanin" w:hAnsi="IRNazanin" w:cs="IRNazanin" w:hint="cs"/>
              <w:sz w:val="28"/>
              <w:szCs w:val="28"/>
              <w:rtl/>
              <w:lang w:bidi="fa-IR"/>
            </w:rPr>
          </w:rPrChange>
        </w:rPr>
        <w:t>خیمه‌گاه</w:t>
      </w:r>
      <w:r w:rsidRPr="00457BB8">
        <w:rPr>
          <w:rFonts w:ascii="IRNazanin" w:hAnsi="IRNazanin" w:cs="IRNazanin"/>
          <w:sz w:val="28"/>
          <w:szCs w:val="28"/>
          <w:rtl/>
          <w:lang w:bidi="fa-IR"/>
          <w:rPrChange w:id="774" w:author="Mohammad Mohammadi" w:date="2025-07-22T21:07:00Z">
            <w:rPr>
              <w:rFonts w:ascii="IRNazanin" w:hAnsi="IRNazanin" w:cs="IRNazanin"/>
              <w:sz w:val="28"/>
              <w:szCs w:val="28"/>
              <w:rtl/>
              <w:lang w:bidi="fa-IR"/>
            </w:rPr>
          </w:rPrChange>
        </w:rPr>
        <w:t xml:space="preserve"> بازگرداندند.  </w:t>
      </w:r>
    </w:p>
    <w:p w14:paraId="3E5926F4" w14:textId="7343ACE9" w:rsidR="00AB52FF" w:rsidRPr="00457BB8" w:rsidRDefault="00AB52FF" w:rsidP="00E73133">
      <w:pPr>
        <w:bidi/>
        <w:jc w:val="both"/>
        <w:rPr>
          <w:rFonts w:ascii="IRNazanin" w:hAnsi="IRNazanin" w:cs="IRNazanin"/>
          <w:sz w:val="28"/>
          <w:szCs w:val="28"/>
          <w:lang w:bidi="fa-IR"/>
          <w:rPrChange w:id="775"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lang w:bidi="fa-IR"/>
          <w:rPrChange w:id="776" w:author="Mohammad Mohammadi" w:date="2025-07-22T21:07:00Z">
            <w:rPr>
              <w:rFonts w:ascii="IRNazanin" w:hAnsi="IRNazanin" w:cs="IRNazanin"/>
              <w:sz w:val="28"/>
              <w:szCs w:val="28"/>
              <w:rtl/>
              <w:lang w:bidi="fa-IR"/>
            </w:rPr>
          </w:rPrChange>
        </w:rPr>
        <w:t xml:space="preserve">شاید همین پایان ماجرا بود. حاجی افضل </w:t>
      </w:r>
      <w:r w:rsidR="00325942" w:rsidRPr="00457BB8">
        <w:rPr>
          <w:rFonts w:ascii="IRNazanin" w:hAnsi="IRNazanin" w:cs="IRNazanin"/>
          <w:sz w:val="28"/>
          <w:szCs w:val="28"/>
          <w:rtl/>
          <w:lang w:bidi="fa-IR"/>
          <w:rPrChange w:id="777" w:author="Mohammad Mohammadi" w:date="2025-07-22T21:07:00Z">
            <w:rPr>
              <w:rFonts w:ascii="IRNazanin" w:hAnsi="IRNazanin" w:cs="IRNazanin"/>
              <w:sz w:val="28"/>
              <w:szCs w:val="28"/>
              <w:rtl/>
              <w:lang w:bidi="fa-IR"/>
            </w:rPr>
          </w:rPrChange>
        </w:rPr>
        <w:t>پدر کمرالد</w:t>
      </w:r>
      <w:r w:rsidR="00325942" w:rsidRPr="00457BB8">
        <w:rPr>
          <w:rFonts w:ascii="IRNazanin" w:hAnsi="IRNazanin" w:cs="IRNazanin" w:hint="cs"/>
          <w:sz w:val="28"/>
          <w:szCs w:val="28"/>
          <w:rtl/>
          <w:lang w:bidi="fa-IR"/>
          <w:rPrChange w:id="778" w:author="Mohammad Mohammadi" w:date="2025-07-22T21:07:00Z">
            <w:rPr>
              <w:rFonts w:ascii="IRNazanin" w:hAnsi="IRNazanin" w:cs="IRNazanin" w:hint="cs"/>
              <w:sz w:val="28"/>
              <w:szCs w:val="28"/>
              <w:rtl/>
              <w:lang w:bidi="fa-IR"/>
            </w:rPr>
          </w:rPrChange>
        </w:rPr>
        <w:t>ین</w:t>
      </w:r>
      <w:r w:rsidR="00325942" w:rsidRPr="00457BB8">
        <w:rPr>
          <w:rFonts w:ascii="IRNazanin" w:hAnsi="IRNazanin" w:cs="IRNazanin"/>
          <w:sz w:val="28"/>
          <w:szCs w:val="28"/>
          <w:rtl/>
          <w:lang w:bidi="fa-IR"/>
          <w:rPrChange w:id="779" w:author="Mohammad Mohammadi" w:date="2025-07-22T21:07:00Z">
            <w:rPr>
              <w:rFonts w:ascii="IRNazanin" w:hAnsi="IRNazanin" w:cs="IRNazanin"/>
              <w:sz w:val="28"/>
              <w:szCs w:val="28"/>
              <w:rtl/>
              <w:lang w:bidi="fa-IR"/>
            </w:rPr>
          </w:rPrChange>
        </w:rPr>
        <w:t xml:space="preserve"> </w:t>
      </w:r>
      <w:r w:rsidR="00325942" w:rsidRPr="00457BB8">
        <w:rPr>
          <w:rFonts w:ascii="IRNazanin" w:hAnsi="IRNazanin" w:cs="IRNazanin" w:hint="cs"/>
          <w:sz w:val="28"/>
          <w:szCs w:val="28"/>
          <w:rtl/>
          <w:lang w:bidi="fa-IR"/>
          <w:rPrChange w:id="780" w:author="Mohammad Mohammadi" w:date="2025-07-22T21:07:00Z">
            <w:rPr>
              <w:rFonts w:ascii="IRNazanin" w:hAnsi="IRNazanin" w:cs="IRNazanin" w:hint="cs"/>
              <w:sz w:val="28"/>
              <w:szCs w:val="28"/>
              <w:rtl/>
              <w:lang w:bidi="fa-IR"/>
            </w:rPr>
          </w:rPrChange>
        </w:rPr>
        <w:t>و</w:t>
      </w:r>
      <w:r w:rsidR="00325942" w:rsidRPr="00457BB8">
        <w:rPr>
          <w:rFonts w:ascii="IRNazanin" w:hAnsi="IRNazanin" w:cs="IRNazanin"/>
          <w:sz w:val="28"/>
          <w:szCs w:val="28"/>
          <w:rtl/>
          <w:lang w:bidi="fa-IR"/>
          <w:rPrChange w:id="781" w:author="Mohammad Mohammadi" w:date="2025-07-22T21:07:00Z">
            <w:rPr>
              <w:rFonts w:ascii="IRNazanin" w:hAnsi="IRNazanin" w:cs="IRNazanin"/>
              <w:sz w:val="28"/>
              <w:szCs w:val="28"/>
              <w:rtl/>
              <w:lang w:bidi="fa-IR"/>
            </w:rPr>
          </w:rPrChange>
        </w:rPr>
        <w:t xml:space="preserve"> </w:t>
      </w:r>
      <w:r w:rsidR="00325942" w:rsidRPr="00457BB8">
        <w:rPr>
          <w:rFonts w:ascii="IRNazanin" w:hAnsi="IRNazanin" w:cs="IRNazanin" w:hint="cs"/>
          <w:sz w:val="28"/>
          <w:szCs w:val="28"/>
          <w:rtl/>
          <w:lang w:bidi="fa-IR"/>
          <w:rPrChange w:id="782" w:author="Mohammad Mohammadi" w:date="2025-07-22T21:07:00Z">
            <w:rPr>
              <w:rFonts w:ascii="IRNazanin" w:hAnsi="IRNazanin" w:cs="IRNazanin" w:hint="cs"/>
              <w:sz w:val="28"/>
              <w:szCs w:val="28"/>
              <w:rtl/>
              <w:lang w:bidi="fa-IR"/>
            </w:rPr>
          </w:rPrChange>
        </w:rPr>
        <w:t>رییس</w:t>
      </w:r>
      <w:r w:rsidRPr="00457BB8">
        <w:rPr>
          <w:rFonts w:ascii="IRNazanin" w:hAnsi="IRNazanin" w:cs="IRNazanin"/>
          <w:sz w:val="28"/>
          <w:szCs w:val="28"/>
          <w:rtl/>
          <w:lang w:bidi="fa-IR"/>
          <w:rPrChange w:id="783" w:author="Mohammad Mohammadi" w:date="2025-07-22T21:07:00Z">
            <w:rPr>
              <w:rFonts w:ascii="IRNazanin" w:hAnsi="IRNazanin" w:cs="IRNazanin"/>
              <w:sz w:val="28"/>
              <w:szCs w:val="28"/>
              <w:rtl/>
              <w:lang w:bidi="fa-IR"/>
            </w:rPr>
          </w:rPrChange>
        </w:rPr>
        <w:t xml:space="preserve"> </w:t>
      </w:r>
      <w:del w:id="784" w:author="Saeedi, Faiza" w:date="2025-06-05T23:53:00Z">
        <w:r w:rsidRPr="00457BB8" w:rsidDel="00AF1611">
          <w:rPr>
            <w:rFonts w:ascii="IRNazanin" w:hAnsi="IRNazanin" w:cs="IRNazanin"/>
            <w:sz w:val="28"/>
            <w:szCs w:val="28"/>
            <w:rtl/>
            <w:lang w:bidi="fa-IR"/>
            <w:rPrChange w:id="785" w:author="Mohammad Mohammadi" w:date="2025-07-22T21:07:00Z">
              <w:rPr>
                <w:rFonts w:ascii="IRNazanin" w:hAnsi="IRNazanin" w:cs="IRNazanin"/>
                <w:sz w:val="28"/>
                <w:szCs w:val="28"/>
                <w:rtl/>
                <w:lang w:bidi="fa-IR"/>
              </w:rPr>
            </w:rPrChange>
          </w:rPr>
          <w:delText>تبار</w:delText>
        </w:r>
      </w:del>
      <w:ins w:id="786" w:author="Saeedi, Faiza" w:date="2025-06-05T23:53:00Z">
        <w:r w:rsidR="00AF1611" w:rsidRPr="00457BB8">
          <w:rPr>
            <w:rFonts w:ascii="IRNazanin" w:hAnsi="IRNazanin" w:cs="IRNazanin" w:hint="cs"/>
            <w:sz w:val="28"/>
            <w:szCs w:val="28"/>
            <w:rtl/>
            <w:lang w:bidi="fa-IR"/>
            <w:rPrChange w:id="787" w:author="Mohammad Mohammadi" w:date="2025-07-22T21:07:00Z">
              <w:rPr>
                <w:rFonts w:ascii="IRNazanin" w:hAnsi="IRNazanin" w:cs="IRNazanin" w:hint="cs"/>
                <w:sz w:val="28"/>
                <w:szCs w:val="28"/>
                <w:rtl/>
                <w:lang w:bidi="fa-IR"/>
              </w:rPr>
            </w:rPrChange>
          </w:rPr>
          <w:t>قبیله</w:t>
        </w:r>
      </w:ins>
      <w:r w:rsidRPr="00457BB8">
        <w:rPr>
          <w:rFonts w:ascii="IRNazanin" w:hAnsi="IRNazanin" w:cs="IRNazanin"/>
          <w:sz w:val="28"/>
          <w:szCs w:val="28"/>
          <w:rtl/>
          <w:lang w:bidi="fa-IR"/>
          <w:rPrChange w:id="788" w:author="Mohammad Mohammadi" w:date="2025-07-22T21:07:00Z">
            <w:rPr>
              <w:rFonts w:ascii="IRNazanin" w:hAnsi="IRNazanin" w:cs="IRNazanin"/>
              <w:sz w:val="28"/>
              <w:szCs w:val="28"/>
              <w:rtl/>
              <w:lang w:bidi="fa-IR"/>
            </w:rPr>
          </w:rPrChange>
        </w:rPr>
        <w:t>، در شهر سرپل بود</w:t>
      </w:r>
      <w:ins w:id="789" w:author="Mohammad Mohammadi" w:date="2025-07-07T15:34:00Z">
        <w:r w:rsidR="005421B6" w:rsidRPr="00457BB8">
          <w:rPr>
            <w:rFonts w:ascii="IRNazanin" w:hAnsi="IRNazanin" w:cs="IRNazanin" w:hint="cs"/>
            <w:sz w:val="28"/>
            <w:szCs w:val="28"/>
            <w:rtl/>
            <w:lang w:bidi="fa-IR"/>
            <w:rPrChange w:id="790" w:author="Mohammad Mohammadi" w:date="2025-07-22T21:07:00Z">
              <w:rPr>
                <w:rFonts w:ascii="IRNazanin" w:hAnsi="IRNazanin" w:cs="IRNazanin" w:hint="cs"/>
                <w:sz w:val="28"/>
                <w:szCs w:val="28"/>
                <w:rtl/>
                <w:lang w:bidi="fa-IR"/>
              </w:rPr>
            </w:rPrChange>
          </w:rPr>
          <w:t>ند</w:t>
        </w:r>
      </w:ins>
      <w:r w:rsidRPr="00457BB8">
        <w:rPr>
          <w:rFonts w:ascii="IRNazanin" w:hAnsi="IRNazanin" w:cs="IRNazanin"/>
          <w:sz w:val="28"/>
          <w:szCs w:val="28"/>
          <w:rtl/>
          <w:lang w:bidi="fa-IR"/>
          <w:rPrChange w:id="791" w:author="Mohammad Mohammadi" w:date="2025-07-22T21:07:00Z">
            <w:rPr>
              <w:rFonts w:ascii="IRNazanin" w:hAnsi="IRNazanin" w:cs="IRNazanin"/>
              <w:sz w:val="28"/>
              <w:szCs w:val="28"/>
              <w:rtl/>
              <w:lang w:bidi="fa-IR"/>
            </w:rPr>
          </w:rPrChange>
        </w:rPr>
        <w:t xml:space="preserve">؛ </w:t>
      </w:r>
      <w:r w:rsidR="0052200D" w:rsidRPr="00457BB8">
        <w:rPr>
          <w:rFonts w:ascii="IRNazanin" w:hAnsi="IRNazanin" w:cs="IRNazanin"/>
          <w:sz w:val="28"/>
          <w:szCs w:val="28"/>
          <w:rtl/>
          <w:lang w:bidi="fa-IR"/>
          <w:rPrChange w:id="792" w:author="Mohammad Mohammadi" w:date="2025-07-22T21:07:00Z">
            <w:rPr>
              <w:rFonts w:ascii="IRNazanin" w:hAnsi="IRNazanin" w:cs="IRNazanin"/>
              <w:sz w:val="28"/>
              <w:szCs w:val="28"/>
              <w:rtl/>
              <w:lang w:bidi="fa-IR"/>
            </w:rPr>
          </w:rPrChange>
        </w:rPr>
        <w:t>کاکایش</w:t>
      </w:r>
      <w:r w:rsidRPr="00457BB8">
        <w:rPr>
          <w:rFonts w:ascii="IRNazanin" w:hAnsi="IRNazanin" w:cs="IRNazanin"/>
          <w:sz w:val="28"/>
          <w:szCs w:val="28"/>
          <w:rtl/>
          <w:lang w:bidi="fa-IR"/>
          <w:rPrChange w:id="793" w:author="Mohammad Mohammadi" w:date="2025-07-22T21:07:00Z">
            <w:rPr>
              <w:rFonts w:ascii="IRNazanin" w:hAnsi="IRNazanin" w:cs="IRNazanin"/>
              <w:sz w:val="28"/>
              <w:szCs w:val="28"/>
              <w:rtl/>
              <w:lang w:bidi="fa-IR"/>
            </w:rPr>
          </w:rPrChange>
        </w:rPr>
        <w:t xml:space="preserve"> زَبتو به همراه </w:t>
      </w:r>
      <w:r w:rsidR="0052200D" w:rsidRPr="00457BB8">
        <w:rPr>
          <w:rFonts w:ascii="IRNazanin" w:hAnsi="IRNazanin" w:cs="IRNazanin"/>
          <w:sz w:val="28"/>
          <w:szCs w:val="28"/>
          <w:rtl/>
          <w:lang w:bidi="fa-IR"/>
          <w:rPrChange w:id="794" w:author="Mohammad Mohammadi" w:date="2025-07-22T21:07:00Z">
            <w:rPr>
              <w:rFonts w:ascii="IRNazanin" w:hAnsi="IRNazanin" w:cs="IRNazanin"/>
              <w:sz w:val="28"/>
              <w:szCs w:val="28"/>
              <w:rtl/>
              <w:lang w:bidi="fa-IR"/>
            </w:rPr>
          </w:rPrChange>
        </w:rPr>
        <w:t xml:space="preserve">جبار، </w:t>
      </w:r>
      <w:r w:rsidRPr="00457BB8">
        <w:rPr>
          <w:rFonts w:ascii="IRNazanin" w:hAnsi="IRNazanin" w:cs="IRNazanin"/>
          <w:sz w:val="28"/>
          <w:szCs w:val="28"/>
          <w:rtl/>
          <w:lang w:bidi="fa-IR"/>
          <w:rPrChange w:id="795" w:author="Mohammad Mohammadi" w:date="2025-07-22T21:07:00Z">
            <w:rPr>
              <w:rFonts w:ascii="IRNazanin" w:hAnsi="IRNazanin" w:cs="IRNazanin"/>
              <w:sz w:val="28"/>
              <w:szCs w:val="28"/>
              <w:rtl/>
              <w:lang w:bidi="fa-IR"/>
            </w:rPr>
          </w:rPrChange>
        </w:rPr>
        <w:t>پدر پُردل و خوش</w:t>
      </w:r>
      <w:ins w:id="796" w:author="Saeedi, Faiza" w:date="2025-06-05T23:53:00Z">
        <w:r w:rsidR="00AF1611" w:rsidRPr="00457BB8">
          <w:rPr>
            <w:rFonts w:ascii="IRNazanin" w:hAnsi="IRNazanin" w:cs="IRNazanin" w:hint="cs"/>
            <w:sz w:val="28"/>
            <w:szCs w:val="28"/>
            <w:lang w:bidi="fa-IR"/>
            <w:rPrChange w:id="797" w:author="Mohammad Mohammadi" w:date="2025-07-22T21:07:00Z">
              <w:rPr>
                <w:rFonts w:ascii="IRNazanin" w:hAnsi="IRNazanin" w:cs="IRNazanin" w:hint="cs"/>
                <w:sz w:val="28"/>
                <w:szCs w:val="28"/>
                <w:lang w:bidi="fa-IR"/>
              </w:rPr>
            </w:rPrChange>
          </w:rPr>
          <w:t>‌</w:t>
        </w:r>
      </w:ins>
      <w:r w:rsidRPr="00457BB8">
        <w:rPr>
          <w:rFonts w:ascii="IRNazanin" w:hAnsi="IRNazanin" w:cs="IRNazanin"/>
          <w:sz w:val="28"/>
          <w:szCs w:val="28"/>
          <w:rtl/>
          <w:lang w:bidi="fa-IR"/>
          <w:rPrChange w:id="798" w:author="Mohammad Mohammadi" w:date="2025-07-22T21:07:00Z">
            <w:rPr>
              <w:rFonts w:ascii="IRNazanin" w:hAnsi="IRNazanin" w:cs="IRNazanin"/>
              <w:sz w:val="28"/>
              <w:szCs w:val="28"/>
              <w:rtl/>
              <w:lang w:bidi="fa-IR"/>
            </w:rPr>
          </w:rPrChange>
        </w:rPr>
        <w:t>دل،</w:t>
      </w:r>
      <w:r w:rsidR="0052200D" w:rsidRPr="00457BB8">
        <w:rPr>
          <w:rFonts w:ascii="IRNazanin" w:hAnsi="IRNazanin" w:cs="IRNazanin"/>
          <w:sz w:val="28"/>
          <w:szCs w:val="28"/>
          <w:rtl/>
          <w:lang w:bidi="fa-IR"/>
          <w:rPrChange w:id="799"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lang w:bidi="fa-IR"/>
          <w:rPrChange w:id="800" w:author="Mohammad Mohammadi" w:date="2025-07-22T21:07:00Z">
            <w:rPr>
              <w:rFonts w:ascii="IRNazanin" w:hAnsi="IRNazanin" w:cs="IRNazanin"/>
              <w:sz w:val="28"/>
              <w:szCs w:val="28"/>
              <w:rtl/>
              <w:lang w:bidi="fa-IR"/>
            </w:rPr>
          </w:rPrChange>
        </w:rPr>
        <w:t>برای حج به مکه رفته بود</w:t>
      </w:r>
      <w:r w:rsidR="0052200D" w:rsidRPr="00457BB8">
        <w:rPr>
          <w:rFonts w:ascii="IRNazanin" w:hAnsi="IRNazanin" w:cs="IRNazanin"/>
          <w:sz w:val="28"/>
          <w:szCs w:val="28"/>
          <w:rtl/>
          <w:lang w:bidi="fa-IR"/>
          <w:rPrChange w:id="801" w:author="Mohammad Mohammadi" w:date="2025-07-22T21:07:00Z">
            <w:rPr>
              <w:rFonts w:ascii="IRNazanin" w:hAnsi="IRNazanin" w:cs="IRNazanin"/>
              <w:sz w:val="28"/>
              <w:szCs w:val="28"/>
              <w:rtl/>
              <w:lang w:bidi="fa-IR"/>
            </w:rPr>
          </w:rPrChange>
        </w:rPr>
        <w:t>ند</w:t>
      </w:r>
      <w:r w:rsidRPr="00457BB8">
        <w:rPr>
          <w:rFonts w:ascii="IRNazanin" w:hAnsi="IRNazanin" w:cs="IRNazanin"/>
          <w:sz w:val="28"/>
          <w:szCs w:val="28"/>
          <w:rtl/>
          <w:lang w:bidi="fa-IR"/>
          <w:rPrChange w:id="802" w:author="Mohammad Mohammadi" w:date="2025-07-22T21:07:00Z">
            <w:rPr>
              <w:rFonts w:ascii="IRNazanin" w:hAnsi="IRNazanin" w:cs="IRNazanin"/>
              <w:sz w:val="28"/>
              <w:szCs w:val="28"/>
              <w:rtl/>
              <w:lang w:bidi="fa-IR"/>
            </w:rPr>
          </w:rPrChange>
        </w:rPr>
        <w:t>. بستگان کمرالدین می</w:t>
      </w:r>
      <w:r w:rsidR="0052200D" w:rsidRPr="00457BB8">
        <w:rPr>
          <w:rFonts w:ascii="IRNazanin" w:hAnsi="IRNazanin" w:cs="IRNazanin"/>
          <w:sz w:val="28"/>
          <w:szCs w:val="28"/>
          <w:rtl/>
          <w:lang w:bidi="fa-IR"/>
          <w:rPrChange w:id="803"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04" w:author="Mohammad Mohammadi" w:date="2025-07-22T21:07:00Z">
            <w:rPr>
              <w:rFonts w:ascii="IRNazanin" w:hAnsi="IRNazanin" w:cs="IRNazanin"/>
              <w:sz w:val="28"/>
              <w:szCs w:val="28"/>
              <w:rtl/>
              <w:lang w:bidi="fa-IR"/>
            </w:rPr>
          </w:rPrChange>
        </w:rPr>
        <w:t>خواستند موضوع به</w:t>
      </w:r>
      <w:r w:rsidR="0052200D" w:rsidRPr="00457BB8">
        <w:rPr>
          <w:rFonts w:ascii="IRNazanin" w:hAnsi="IRNazanin" w:cs="IRNazanin"/>
          <w:sz w:val="28"/>
          <w:szCs w:val="28"/>
          <w:rtl/>
          <w:lang w:bidi="fa-IR"/>
          <w:rPrChange w:id="805"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06" w:author="Mohammad Mohammadi" w:date="2025-07-22T21:07:00Z">
            <w:rPr>
              <w:rFonts w:ascii="IRNazanin" w:hAnsi="IRNazanin" w:cs="IRNazanin"/>
              <w:sz w:val="28"/>
              <w:szCs w:val="28"/>
              <w:rtl/>
              <w:lang w:bidi="fa-IR"/>
            </w:rPr>
          </w:rPrChange>
        </w:rPr>
        <w:t>صورت مسالمت</w:t>
      </w:r>
      <w:r w:rsidR="0052200D" w:rsidRPr="00457BB8">
        <w:rPr>
          <w:rFonts w:ascii="IRNazanin" w:hAnsi="IRNazanin" w:cs="IRNazanin"/>
          <w:sz w:val="28"/>
          <w:szCs w:val="28"/>
          <w:rtl/>
          <w:lang w:bidi="fa-IR"/>
          <w:rPrChange w:id="807"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08" w:author="Mohammad Mohammadi" w:date="2025-07-22T21:07:00Z">
            <w:rPr>
              <w:rFonts w:ascii="IRNazanin" w:hAnsi="IRNazanin" w:cs="IRNazanin"/>
              <w:sz w:val="28"/>
              <w:szCs w:val="28"/>
              <w:rtl/>
              <w:lang w:bidi="fa-IR"/>
            </w:rPr>
          </w:rPrChange>
        </w:rPr>
        <w:t>آمیز حل شود، اما مادرش که بسیاری او را «زنی کوتاه</w:t>
      </w:r>
      <w:r w:rsidR="0052200D" w:rsidRPr="00457BB8">
        <w:rPr>
          <w:rFonts w:ascii="IRNazanin" w:hAnsi="IRNazanin" w:cs="IRNazanin"/>
          <w:sz w:val="28"/>
          <w:szCs w:val="28"/>
          <w:rtl/>
          <w:lang w:bidi="fa-IR"/>
          <w:rPrChange w:id="809"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10" w:author="Mohammad Mohammadi" w:date="2025-07-22T21:07:00Z">
            <w:rPr>
              <w:rFonts w:ascii="IRNazanin" w:hAnsi="IRNazanin" w:cs="IRNazanin"/>
              <w:sz w:val="28"/>
              <w:szCs w:val="28"/>
              <w:rtl/>
              <w:lang w:bidi="fa-IR"/>
            </w:rPr>
          </w:rPrChange>
        </w:rPr>
        <w:t>بین از تبار فارسی</w:t>
      </w:r>
      <w:r w:rsidR="0052200D" w:rsidRPr="00457BB8">
        <w:rPr>
          <w:rFonts w:ascii="IRNazanin" w:hAnsi="IRNazanin" w:cs="IRNazanin"/>
          <w:sz w:val="28"/>
          <w:szCs w:val="28"/>
          <w:rtl/>
          <w:lang w:bidi="fa-IR"/>
          <w:rPrChange w:id="811"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12" w:author="Mohammad Mohammadi" w:date="2025-07-22T21:07:00Z">
            <w:rPr>
              <w:rFonts w:ascii="IRNazanin" w:hAnsi="IRNazanin" w:cs="IRNazanin"/>
              <w:sz w:val="28"/>
              <w:szCs w:val="28"/>
              <w:rtl/>
              <w:lang w:bidi="fa-IR"/>
            </w:rPr>
          </w:rPrChange>
        </w:rPr>
        <w:t>بان» توصیف می</w:t>
      </w:r>
      <w:r w:rsidR="0052200D" w:rsidRPr="00457BB8">
        <w:rPr>
          <w:rFonts w:ascii="IRNazanin" w:hAnsi="IRNazanin" w:cs="IRNazanin"/>
          <w:sz w:val="28"/>
          <w:szCs w:val="28"/>
          <w:rtl/>
          <w:lang w:bidi="fa-IR"/>
          <w:rPrChange w:id="813"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14" w:author="Mohammad Mohammadi" w:date="2025-07-22T21:07:00Z">
            <w:rPr>
              <w:rFonts w:ascii="IRNazanin" w:hAnsi="IRNazanin" w:cs="IRNazanin"/>
              <w:sz w:val="28"/>
              <w:szCs w:val="28"/>
              <w:rtl/>
              <w:lang w:bidi="fa-IR"/>
            </w:rPr>
          </w:rPrChange>
        </w:rPr>
        <w:t>کردند، برادرزاده</w:t>
      </w:r>
      <w:r w:rsidR="000E4AA5" w:rsidRPr="00457BB8">
        <w:rPr>
          <w:rFonts w:ascii="IRNazanin" w:hAnsi="IRNazanin" w:cs="IRNazanin"/>
          <w:sz w:val="28"/>
          <w:szCs w:val="28"/>
          <w:rtl/>
          <w:lang w:bidi="fa-IR"/>
          <w:rPrChange w:id="815"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16" w:author="Mohammad Mohammadi" w:date="2025-07-22T21:07:00Z">
            <w:rPr>
              <w:rFonts w:ascii="IRNazanin" w:hAnsi="IRNazanin" w:cs="IRNazanin"/>
              <w:sz w:val="28"/>
              <w:szCs w:val="28"/>
              <w:rtl/>
              <w:lang w:bidi="fa-IR"/>
            </w:rPr>
          </w:rPrChange>
        </w:rPr>
        <w:t>اش ر</w:t>
      </w:r>
      <w:r w:rsidR="000E4AA5" w:rsidRPr="00457BB8">
        <w:rPr>
          <w:rFonts w:ascii="IRNazanin" w:hAnsi="IRNazanin" w:cs="IRNazanin"/>
          <w:sz w:val="28"/>
          <w:szCs w:val="28"/>
          <w:rtl/>
          <w:lang w:bidi="fa-IR"/>
          <w:rPrChange w:id="817" w:author="Mohammad Mohammadi" w:date="2025-07-22T21:07:00Z">
            <w:rPr>
              <w:rFonts w:ascii="IRNazanin" w:hAnsi="IRNazanin" w:cs="IRNazanin"/>
              <w:sz w:val="28"/>
              <w:szCs w:val="28"/>
              <w:rtl/>
              <w:lang w:bidi="fa-IR"/>
            </w:rPr>
          </w:rPrChange>
        </w:rPr>
        <w:t>وز</w:t>
      </w:r>
      <w:r w:rsidRPr="00457BB8">
        <w:rPr>
          <w:rFonts w:ascii="IRNazanin" w:hAnsi="IRNazanin" w:cs="IRNazanin"/>
          <w:sz w:val="28"/>
          <w:szCs w:val="28"/>
          <w:rtl/>
          <w:lang w:bidi="fa-IR"/>
          <w:rPrChange w:id="818" w:author="Mohammad Mohammadi" w:date="2025-07-22T21:07:00Z">
            <w:rPr>
              <w:rFonts w:ascii="IRNazanin" w:hAnsi="IRNazanin" w:cs="IRNazanin"/>
              <w:sz w:val="28"/>
              <w:szCs w:val="28"/>
              <w:rtl/>
              <w:lang w:bidi="fa-IR"/>
            </w:rPr>
          </w:rPrChange>
        </w:rPr>
        <w:t xml:space="preserve">الدین را تحریک کرد و فریاد زد: «پسرم </w:t>
      </w:r>
      <w:r w:rsidR="000E4AA5" w:rsidRPr="00457BB8">
        <w:rPr>
          <w:rFonts w:ascii="IRNazanin" w:hAnsi="IRNazanin" w:cs="IRNazanin"/>
          <w:sz w:val="28"/>
          <w:szCs w:val="28"/>
          <w:rtl/>
          <w:lang w:bidi="fa-IR"/>
          <w:rPrChange w:id="819" w:author="Mohammad Mohammadi" w:date="2025-07-22T21:07:00Z">
            <w:rPr>
              <w:rFonts w:ascii="IRNazanin" w:hAnsi="IRNazanin" w:cs="IRNazanin"/>
              <w:sz w:val="28"/>
              <w:szCs w:val="28"/>
              <w:rtl/>
              <w:lang w:bidi="fa-IR"/>
            </w:rPr>
          </w:rPrChange>
        </w:rPr>
        <w:t xml:space="preserve">لت </w:t>
      </w:r>
      <w:del w:id="820" w:author="Mohammad Mohammadi" w:date="2025-07-07T15:34:00Z">
        <w:r w:rsidR="000E4AA5" w:rsidRPr="00457BB8" w:rsidDel="005421B6">
          <w:rPr>
            <w:rFonts w:ascii="IRNazanin" w:hAnsi="IRNazanin" w:cs="IRNazanin"/>
            <w:sz w:val="28"/>
            <w:szCs w:val="28"/>
            <w:rtl/>
            <w:lang w:bidi="fa-IR"/>
            <w:rPrChange w:id="821" w:author="Mohammad Mohammadi" w:date="2025-07-22T21:07:00Z">
              <w:rPr>
                <w:rFonts w:ascii="IRNazanin" w:hAnsi="IRNazanin" w:cs="IRNazanin"/>
                <w:sz w:val="28"/>
                <w:szCs w:val="28"/>
                <w:rtl/>
                <w:lang w:bidi="fa-IR"/>
              </w:rPr>
            </w:rPrChange>
          </w:rPr>
          <w:delText>و کوب شده</w:delText>
        </w:r>
      </w:del>
      <w:ins w:id="822" w:author="Mohammad Mohammadi" w:date="2025-07-07T15:34:00Z">
        <w:r w:rsidR="005421B6" w:rsidRPr="00457BB8">
          <w:rPr>
            <w:rFonts w:ascii="IRNazanin" w:hAnsi="IRNazanin" w:cs="IRNazanin" w:hint="cs"/>
            <w:sz w:val="28"/>
            <w:szCs w:val="28"/>
            <w:rtl/>
            <w:lang w:bidi="fa-IR"/>
            <w:rPrChange w:id="823" w:author="Mohammad Mohammadi" w:date="2025-07-22T21:07:00Z">
              <w:rPr>
                <w:rFonts w:ascii="IRNazanin" w:hAnsi="IRNazanin" w:cs="IRNazanin" w:hint="cs"/>
                <w:sz w:val="28"/>
                <w:szCs w:val="28"/>
                <w:highlight w:val="green"/>
                <w:rtl/>
                <w:lang w:bidi="fa-IR"/>
              </w:rPr>
            </w:rPrChange>
          </w:rPr>
          <w:t>خورده</w:t>
        </w:r>
      </w:ins>
      <w:ins w:id="824" w:author="Saeedi, Faiza" w:date="2025-06-05T23:53:00Z">
        <w:r w:rsidR="002F466B" w:rsidRPr="00457BB8">
          <w:rPr>
            <w:rFonts w:ascii="IRNazanin" w:hAnsi="IRNazanin" w:cs="IRNazanin"/>
            <w:sz w:val="28"/>
            <w:szCs w:val="28"/>
            <w:rtl/>
            <w:lang w:bidi="fa-IR"/>
            <w:rPrChange w:id="825" w:author="Mohammad Mohammadi" w:date="2025-07-22T21:07:00Z">
              <w:rPr>
                <w:rFonts w:ascii="IRNazanin" w:hAnsi="IRNazanin" w:cs="IRNazanin"/>
                <w:sz w:val="28"/>
                <w:szCs w:val="28"/>
                <w:rtl/>
                <w:lang w:bidi="fa-IR"/>
              </w:rPr>
            </w:rPrChange>
          </w:rPr>
          <w:t xml:space="preserve"> ول</w:t>
        </w:r>
        <w:r w:rsidR="002F466B" w:rsidRPr="00457BB8">
          <w:rPr>
            <w:rFonts w:ascii="IRNazanin" w:hAnsi="IRNazanin" w:cs="IRNazanin" w:hint="cs"/>
            <w:sz w:val="28"/>
            <w:szCs w:val="28"/>
            <w:rtl/>
            <w:lang w:bidi="fa-IR"/>
            <w:rPrChange w:id="826" w:author="Mohammad Mohammadi" w:date="2025-07-22T21:07:00Z">
              <w:rPr>
                <w:rFonts w:ascii="IRNazanin" w:hAnsi="IRNazanin" w:cs="IRNazanin" w:hint="cs"/>
                <w:sz w:val="28"/>
                <w:szCs w:val="28"/>
                <w:rtl/>
                <w:lang w:bidi="fa-IR"/>
              </w:rPr>
            </w:rPrChange>
          </w:rPr>
          <w:t>ی</w:t>
        </w:r>
        <w:r w:rsidR="002F466B" w:rsidRPr="00457BB8">
          <w:rPr>
            <w:rFonts w:ascii="IRNazanin" w:hAnsi="IRNazanin" w:cs="IRNazanin"/>
            <w:sz w:val="28"/>
            <w:szCs w:val="28"/>
            <w:rtl/>
            <w:lang w:bidi="fa-IR"/>
            <w:rPrChange w:id="827" w:author="Mohammad Mohammadi" w:date="2025-07-22T21:07:00Z">
              <w:rPr>
                <w:rFonts w:ascii="IRNazanin" w:hAnsi="IRNazanin" w:cs="IRNazanin"/>
                <w:sz w:val="28"/>
                <w:szCs w:val="28"/>
                <w:rtl/>
                <w:lang w:bidi="fa-IR"/>
              </w:rPr>
            </w:rPrChange>
          </w:rPr>
          <w:t xml:space="preserve"> شما خود را</w:t>
        </w:r>
      </w:ins>
      <w:del w:id="828" w:author="Saeedi, Faiza" w:date="2025-06-05T23:53:00Z">
        <w:r w:rsidRPr="00457BB8" w:rsidDel="002F466B">
          <w:rPr>
            <w:rFonts w:ascii="IRNazanin" w:hAnsi="IRNazanin" w:cs="IRNazanin"/>
            <w:sz w:val="28"/>
            <w:szCs w:val="28"/>
            <w:rtl/>
            <w:lang w:bidi="fa-IR"/>
            <w:rPrChange w:id="829" w:author="Mohammad Mohammadi" w:date="2025-07-22T21:07:00Z">
              <w:rPr>
                <w:rFonts w:ascii="IRNazanin" w:hAnsi="IRNazanin" w:cs="IRNazanin"/>
                <w:sz w:val="28"/>
                <w:szCs w:val="28"/>
                <w:rtl/>
                <w:lang w:bidi="fa-IR"/>
              </w:rPr>
            </w:rPrChange>
          </w:rPr>
          <w:delText>،</w:delText>
        </w:r>
      </w:del>
      <w:r w:rsidRPr="00457BB8">
        <w:rPr>
          <w:rFonts w:ascii="IRNazanin" w:hAnsi="IRNazanin" w:cs="IRNazanin"/>
          <w:sz w:val="28"/>
          <w:szCs w:val="28"/>
          <w:rtl/>
          <w:lang w:bidi="fa-IR"/>
          <w:rPrChange w:id="830" w:author="Mohammad Mohammadi" w:date="2025-07-22T21:07:00Z">
            <w:rPr>
              <w:rFonts w:ascii="IRNazanin" w:hAnsi="IRNazanin" w:cs="IRNazanin"/>
              <w:sz w:val="28"/>
              <w:szCs w:val="28"/>
              <w:rtl/>
              <w:lang w:bidi="fa-IR"/>
            </w:rPr>
          </w:rPrChange>
        </w:rPr>
        <w:t xml:space="preserve"> </w:t>
      </w:r>
      <w:r w:rsidR="000E4AA5" w:rsidRPr="00457BB8">
        <w:rPr>
          <w:rFonts w:ascii="IRNazanin" w:hAnsi="IRNazanin" w:cs="IRNazanin"/>
          <w:sz w:val="28"/>
          <w:szCs w:val="28"/>
          <w:rtl/>
          <w:lang w:bidi="fa-IR"/>
          <w:rPrChange w:id="831" w:author="Mohammad Mohammadi" w:date="2025-07-22T21:07:00Z">
            <w:rPr>
              <w:rFonts w:ascii="IRNazanin" w:hAnsi="IRNazanin" w:cs="IRNazanin"/>
              <w:sz w:val="28"/>
              <w:szCs w:val="28"/>
              <w:rtl/>
              <w:lang w:bidi="fa-IR"/>
            </w:rPr>
          </w:rPrChange>
        </w:rPr>
        <w:t xml:space="preserve">زن‌ها </w:t>
      </w:r>
      <w:r w:rsidR="00847D78" w:rsidRPr="00457BB8">
        <w:rPr>
          <w:rFonts w:ascii="IRNazanin" w:hAnsi="IRNazanin" w:cs="IRNazanin" w:hint="cs"/>
          <w:sz w:val="28"/>
          <w:szCs w:val="28"/>
          <w:rtl/>
          <w:lang w:bidi="fa-IR"/>
          <w:rPrChange w:id="832" w:author="Mohammad Mohammadi" w:date="2025-07-22T21:07:00Z">
            <w:rPr>
              <w:rFonts w:ascii="IRNazanin" w:hAnsi="IRNazanin" w:cs="IRNazanin" w:hint="cs"/>
              <w:sz w:val="28"/>
              <w:szCs w:val="28"/>
              <w:rtl/>
              <w:lang w:bidi="fa-IR"/>
            </w:rPr>
          </w:rPrChange>
        </w:rPr>
        <w:t>واری</w:t>
      </w:r>
      <w:r w:rsidR="00847D78" w:rsidRPr="00457BB8">
        <w:rPr>
          <w:rFonts w:ascii="IRNazanin" w:hAnsi="IRNazanin" w:cs="IRNazanin"/>
          <w:sz w:val="28"/>
          <w:szCs w:val="28"/>
          <w:rtl/>
          <w:lang w:bidi="fa-IR"/>
          <w:rPrChange w:id="833" w:author="Mohammad Mohammadi" w:date="2025-07-22T21:07:00Z">
            <w:rPr>
              <w:rFonts w:ascii="IRNazanin" w:hAnsi="IRNazanin" w:cs="IRNazanin"/>
              <w:sz w:val="28"/>
              <w:szCs w:val="28"/>
              <w:rtl/>
              <w:lang w:bidi="fa-IR"/>
            </w:rPr>
          </w:rPrChange>
        </w:rPr>
        <w:t xml:space="preserve"> </w:t>
      </w:r>
      <w:del w:id="834" w:author="Saeedi, Faiza" w:date="2025-06-29T22:31:00Z">
        <w:r w:rsidR="000E4AA5" w:rsidRPr="00457BB8" w:rsidDel="009D6B91">
          <w:rPr>
            <w:rFonts w:ascii="IRNazanin" w:hAnsi="IRNazanin" w:cs="IRNazanin"/>
            <w:sz w:val="28"/>
            <w:szCs w:val="28"/>
            <w:rtl/>
            <w:lang w:bidi="fa-IR"/>
            <w:rPrChange w:id="835" w:author="Mohammad Mohammadi" w:date="2025-07-22T21:07:00Z">
              <w:rPr>
                <w:rFonts w:ascii="IRNazanin" w:hAnsi="IRNazanin" w:cs="IRNazanin"/>
                <w:sz w:val="28"/>
                <w:szCs w:val="28"/>
                <w:rtl/>
                <w:lang w:bidi="fa-IR"/>
              </w:rPr>
            </w:rPrChange>
          </w:rPr>
          <w:delText xml:space="preserve">خود </w:delText>
        </w:r>
      </w:del>
      <w:r w:rsidR="000E4AA5" w:rsidRPr="00457BB8">
        <w:rPr>
          <w:rFonts w:ascii="IRNazanin" w:hAnsi="IRNazanin" w:cs="IRNazanin"/>
          <w:sz w:val="28"/>
          <w:szCs w:val="28"/>
          <w:rtl/>
          <w:lang w:bidi="fa-IR"/>
          <w:rPrChange w:id="836" w:author="Mohammad Mohammadi" w:date="2025-07-22T21:07:00Z">
            <w:rPr>
              <w:rFonts w:ascii="IRNazanin" w:hAnsi="IRNazanin" w:cs="IRNazanin"/>
              <w:sz w:val="28"/>
              <w:szCs w:val="28"/>
              <w:rtl/>
              <w:lang w:bidi="fa-IR"/>
            </w:rPr>
          </w:rPrChange>
        </w:rPr>
        <w:t>ره خپ م</w:t>
      </w:r>
      <w:r w:rsidR="000E4AA5" w:rsidRPr="00457BB8">
        <w:rPr>
          <w:rFonts w:ascii="IRNazanin" w:hAnsi="IRNazanin" w:cs="IRNazanin" w:hint="cs"/>
          <w:sz w:val="28"/>
          <w:szCs w:val="28"/>
          <w:rtl/>
          <w:lang w:bidi="fa-IR"/>
          <w:rPrChange w:id="837" w:author="Mohammad Mohammadi" w:date="2025-07-22T21:07:00Z">
            <w:rPr>
              <w:rFonts w:ascii="IRNazanin" w:hAnsi="IRNazanin" w:cs="IRNazanin" w:hint="cs"/>
              <w:sz w:val="28"/>
              <w:szCs w:val="28"/>
              <w:rtl/>
              <w:lang w:bidi="fa-IR"/>
            </w:rPr>
          </w:rPrChange>
        </w:rPr>
        <w:t>ی‌زن</w:t>
      </w:r>
      <w:r w:rsidR="00847D78" w:rsidRPr="00457BB8">
        <w:rPr>
          <w:rFonts w:ascii="IRNazanin" w:hAnsi="IRNazanin" w:cs="IRNazanin" w:hint="cs"/>
          <w:sz w:val="28"/>
          <w:szCs w:val="28"/>
          <w:rtl/>
          <w:lang w:bidi="fa-IR"/>
          <w:rPrChange w:id="838" w:author="Mohammad Mohammadi" w:date="2025-07-22T21:07:00Z">
            <w:rPr>
              <w:rFonts w:ascii="IRNazanin" w:hAnsi="IRNazanin" w:cs="IRNazanin" w:hint="cs"/>
              <w:sz w:val="28"/>
              <w:szCs w:val="28"/>
              <w:rtl/>
              <w:lang w:bidi="fa-IR"/>
            </w:rPr>
          </w:rPrChange>
        </w:rPr>
        <w:t>ین</w:t>
      </w:r>
      <w:r w:rsidRPr="00457BB8">
        <w:rPr>
          <w:rFonts w:ascii="IRNazanin" w:hAnsi="IRNazanin" w:cs="IRNazanin"/>
          <w:sz w:val="28"/>
          <w:szCs w:val="28"/>
          <w:rtl/>
          <w:lang w:bidi="fa-IR"/>
          <w:rPrChange w:id="839" w:author="Mohammad Mohammadi" w:date="2025-07-22T21:07:00Z">
            <w:rPr>
              <w:rFonts w:ascii="IRNazanin" w:hAnsi="IRNazanin" w:cs="IRNazanin"/>
              <w:sz w:val="28"/>
              <w:szCs w:val="28"/>
              <w:rtl/>
              <w:lang w:bidi="fa-IR"/>
            </w:rPr>
          </w:rPrChange>
        </w:rPr>
        <w:t xml:space="preserve">». </w:t>
      </w:r>
      <w:r w:rsidR="002443B6" w:rsidRPr="00457BB8">
        <w:rPr>
          <w:rFonts w:ascii="IRNazanin" w:hAnsi="IRNazanin" w:cs="IRNazanin"/>
          <w:sz w:val="28"/>
          <w:szCs w:val="28"/>
          <w:rtl/>
          <w:lang w:bidi="fa-IR"/>
          <w:rPrChange w:id="840" w:author="Mohammad Mohammadi" w:date="2025-07-22T21:07:00Z">
            <w:rPr>
              <w:rFonts w:ascii="IRNazanin" w:hAnsi="IRNazanin" w:cs="IRNazanin"/>
              <w:sz w:val="28"/>
              <w:szCs w:val="28"/>
              <w:rtl/>
              <w:lang w:bidi="fa-IR"/>
            </w:rPr>
          </w:rPrChange>
        </w:rPr>
        <w:t xml:space="preserve">روزالدین </w:t>
      </w:r>
      <w:r w:rsidRPr="00457BB8">
        <w:rPr>
          <w:rFonts w:ascii="IRNazanin" w:hAnsi="IRNazanin" w:cs="IRNazanin"/>
          <w:sz w:val="28"/>
          <w:szCs w:val="28"/>
          <w:rtl/>
          <w:lang w:bidi="fa-IR"/>
          <w:rPrChange w:id="841" w:author="Mohammad Mohammadi" w:date="2025-07-22T21:07:00Z">
            <w:rPr>
              <w:rFonts w:ascii="IRNazanin" w:hAnsi="IRNazanin" w:cs="IRNazanin"/>
              <w:sz w:val="28"/>
              <w:szCs w:val="28"/>
              <w:rtl/>
              <w:lang w:bidi="fa-IR"/>
            </w:rPr>
          </w:rPrChange>
        </w:rPr>
        <w:t xml:space="preserve">که با </w:t>
      </w:r>
      <w:r w:rsidR="002443B6" w:rsidRPr="00457BB8">
        <w:rPr>
          <w:rFonts w:ascii="IRNazanin" w:hAnsi="IRNazanin" w:cs="IRNazanin"/>
          <w:sz w:val="28"/>
          <w:szCs w:val="28"/>
          <w:rtl/>
          <w:lang w:bidi="fa-IR"/>
          <w:rPrChange w:id="842" w:author="Mohammad Mohammadi" w:date="2025-07-22T21:07:00Z">
            <w:rPr>
              <w:rFonts w:ascii="IRNazanin" w:hAnsi="IRNazanin" w:cs="IRNazanin"/>
              <w:sz w:val="28"/>
              <w:szCs w:val="28"/>
              <w:rtl/>
              <w:lang w:bidi="fa-IR"/>
            </w:rPr>
          </w:rPrChange>
        </w:rPr>
        <w:t>جیغ و فریاد</w:t>
      </w:r>
      <w:r w:rsidRPr="00457BB8">
        <w:rPr>
          <w:rFonts w:ascii="IRNazanin" w:hAnsi="IRNazanin" w:cs="IRNazanin"/>
          <w:sz w:val="28"/>
          <w:szCs w:val="28"/>
          <w:rtl/>
          <w:lang w:bidi="fa-IR"/>
          <w:rPrChange w:id="843" w:author="Mohammad Mohammadi" w:date="2025-07-22T21:07:00Z">
            <w:rPr>
              <w:rFonts w:ascii="IRNazanin" w:hAnsi="IRNazanin" w:cs="IRNazanin"/>
              <w:sz w:val="28"/>
              <w:szCs w:val="28"/>
              <w:rtl/>
              <w:lang w:bidi="fa-IR"/>
            </w:rPr>
          </w:rPrChange>
        </w:rPr>
        <w:t xml:space="preserve"> او شرمسار شده بود، اسب و تفنگ پدرش را برداشت</w:t>
      </w:r>
      <w:ins w:id="844" w:author="Mohammad Mohammadi" w:date="2025-07-07T15:35:00Z">
        <w:r w:rsidR="009D6E5E" w:rsidRPr="00457BB8">
          <w:rPr>
            <w:rFonts w:ascii="IRNazanin" w:hAnsi="IRNazanin" w:cs="IRNazanin" w:hint="cs"/>
            <w:sz w:val="28"/>
            <w:szCs w:val="28"/>
            <w:rtl/>
            <w:lang w:bidi="fa-IR"/>
            <w:rPrChange w:id="845" w:author="Mohammad Mohammadi" w:date="2025-07-22T21:07:00Z">
              <w:rPr>
                <w:rFonts w:ascii="IRNazanin" w:hAnsi="IRNazanin" w:cs="IRNazanin" w:hint="cs"/>
                <w:sz w:val="28"/>
                <w:szCs w:val="28"/>
                <w:rtl/>
                <w:lang w:bidi="fa-IR"/>
              </w:rPr>
            </w:rPrChange>
          </w:rPr>
          <w:t>.</w:t>
        </w:r>
      </w:ins>
      <w:del w:id="846" w:author="Mohammad Mohammadi" w:date="2025-07-07T15:35:00Z">
        <w:r w:rsidRPr="00457BB8" w:rsidDel="009D6E5E">
          <w:rPr>
            <w:rFonts w:ascii="IRNazanin" w:hAnsi="IRNazanin" w:cs="IRNazanin"/>
            <w:sz w:val="28"/>
            <w:szCs w:val="28"/>
            <w:rtl/>
            <w:lang w:bidi="fa-IR"/>
            <w:rPrChange w:id="847" w:author="Mohammad Mohammadi" w:date="2025-07-22T21:07:00Z">
              <w:rPr>
                <w:rFonts w:ascii="IRNazanin" w:hAnsi="IRNazanin" w:cs="IRNazanin"/>
                <w:sz w:val="28"/>
                <w:szCs w:val="28"/>
                <w:rtl/>
                <w:lang w:bidi="fa-IR"/>
              </w:rPr>
            </w:rPrChange>
          </w:rPr>
          <w:delText>،</w:delText>
        </w:r>
      </w:del>
      <w:r w:rsidRPr="00457BB8">
        <w:rPr>
          <w:rFonts w:ascii="IRNazanin" w:hAnsi="IRNazanin" w:cs="IRNazanin"/>
          <w:sz w:val="28"/>
          <w:szCs w:val="28"/>
          <w:rtl/>
          <w:lang w:bidi="fa-IR"/>
          <w:rPrChange w:id="848" w:author="Mohammad Mohammadi" w:date="2025-07-22T21:07:00Z">
            <w:rPr>
              <w:rFonts w:ascii="IRNazanin" w:hAnsi="IRNazanin" w:cs="IRNazanin"/>
              <w:sz w:val="28"/>
              <w:szCs w:val="28"/>
              <w:rtl/>
              <w:lang w:bidi="fa-IR"/>
            </w:rPr>
          </w:rPrChange>
        </w:rPr>
        <w:t xml:space="preserve"> مستقیم به </w:t>
      </w:r>
      <w:r w:rsidR="00B37EF7" w:rsidRPr="00457BB8">
        <w:rPr>
          <w:rFonts w:ascii="IRNazanin" w:hAnsi="IRNazanin" w:cs="IRNazanin" w:hint="cs"/>
          <w:sz w:val="28"/>
          <w:szCs w:val="28"/>
          <w:rtl/>
          <w:lang w:bidi="fa-IR"/>
          <w:rPrChange w:id="849" w:author="Mohammad Mohammadi" w:date="2025-07-22T21:07:00Z">
            <w:rPr>
              <w:rFonts w:ascii="IRNazanin" w:hAnsi="IRNazanin" w:cs="IRNazanin" w:hint="cs"/>
              <w:sz w:val="28"/>
              <w:szCs w:val="28"/>
              <w:rtl/>
              <w:lang w:bidi="fa-IR"/>
            </w:rPr>
          </w:rPrChange>
        </w:rPr>
        <w:t>سمت</w:t>
      </w:r>
      <w:r w:rsidRPr="00457BB8">
        <w:rPr>
          <w:rFonts w:ascii="IRNazanin" w:hAnsi="IRNazanin" w:cs="IRNazanin"/>
          <w:sz w:val="28"/>
          <w:szCs w:val="28"/>
          <w:rtl/>
          <w:lang w:bidi="fa-IR"/>
          <w:rPrChange w:id="850" w:author="Mohammad Mohammadi" w:date="2025-07-22T21:07:00Z">
            <w:rPr>
              <w:rFonts w:ascii="IRNazanin" w:hAnsi="IRNazanin" w:cs="IRNazanin"/>
              <w:sz w:val="28"/>
              <w:szCs w:val="28"/>
              <w:rtl/>
              <w:lang w:bidi="fa-IR"/>
            </w:rPr>
          </w:rPrChange>
        </w:rPr>
        <w:t xml:space="preserve"> </w:t>
      </w:r>
      <w:r w:rsidR="002443B6" w:rsidRPr="00457BB8">
        <w:rPr>
          <w:rFonts w:ascii="IRNazanin" w:hAnsi="IRNazanin" w:cs="IRNazanin"/>
          <w:sz w:val="28"/>
          <w:szCs w:val="28"/>
          <w:rtl/>
          <w:lang w:bidi="fa-IR"/>
          <w:rPrChange w:id="851" w:author="Mohammad Mohammadi" w:date="2025-07-22T21:07:00Z">
            <w:rPr>
              <w:rFonts w:ascii="IRNazanin" w:hAnsi="IRNazanin" w:cs="IRNazanin"/>
              <w:sz w:val="28"/>
              <w:szCs w:val="28"/>
              <w:rtl/>
              <w:lang w:bidi="fa-IR"/>
            </w:rPr>
          </w:rPrChange>
        </w:rPr>
        <w:t>خیمه</w:t>
      </w:r>
      <w:r w:rsidRPr="00457BB8">
        <w:rPr>
          <w:rFonts w:ascii="IRNazanin" w:hAnsi="IRNazanin" w:cs="IRNazanin"/>
          <w:sz w:val="28"/>
          <w:szCs w:val="28"/>
          <w:rtl/>
          <w:lang w:bidi="fa-IR"/>
          <w:rPrChange w:id="852" w:author="Mohammad Mohammadi" w:date="2025-07-22T21:07:00Z">
            <w:rPr>
              <w:rFonts w:ascii="IRNazanin" w:hAnsi="IRNazanin" w:cs="IRNazanin"/>
              <w:sz w:val="28"/>
              <w:szCs w:val="28"/>
              <w:rtl/>
              <w:lang w:bidi="fa-IR"/>
            </w:rPr>
          </w:rPrChange>
        </w:rPr>
        <w:t xml:space="preserve"> برادران </w:t>
      </w:r>
      <w:r w:rsidRPr="00457BB8">
        <w:rPr>
          <w:rFonts w:ascii="IRNazanin" w:hAnsi="IRNazanin" w:cs="IRNazanin"/>
          <w:sz w:val="28"/>
          <w:szCs w:val="28"/>
          <w:rtl/>
          <w:lang w:bidi="fa-IR"/>
          <w:rPrChange w:id="853" w:author="Mohammad Mohammadi" w:date="2025-07-22T21:07:00Z">
            <w:rPr>
              <w:rFonts w:ascii="IRNazanin" w:hAnsi="IRNazanin" w:cs="IRNazanin"/>
              <w:sz w:val="28"/>
              <w:szCs w:val="28"/>
              <w:rtl/>
              <w:lang w:bidi="fa-IR"/>
            </w:rPr>
          </w:rPrChange>
        </w:rPr>
        <w:lastRenderedPageBreak/>
        <w:t>رفت</w:t>
      </w:r>
      <w:r w:rsidR="002443B6" w:rsidRPr="00457BB8">
        <w:rPr>
          <w:rFonts w:ascii="IRNazanin" w:hAnsi="IRNazanin" w:cs="IRNazanin"/>
          <w:sz w:val="28"/>
          <w:szCs w:val="28"/>
          <w:rtl/>
          <w:lang w:bidi="fa-IR"/>
          <w:rPrChange w:id="854" w:author="Mohammad Mohammadi" w:date="2025-07-22T21:07:00Z">
            <w:rPr>
              <w:rFonts w:ascii="IRNazanin" w:hAnsi="IRNazanin" w:cs="IRNazanin"/>
              <w:sz w:val="28"/>
              <w:szCs w:val="28"/>
              <w:rtl/>
              <w:lang w:bidi="fa-IR"/>
            </w:rPr>
          </w:rPrChange>
        </w:rPr>
        <w:t>. به</w:t>
      </w:r>
      <w:r w:rsidRPr="00457BB8">
        <w:rPr>
          <w:rFonts w:ascii="IRNazanin" w:hAnsi="IRNazanin" w:cs="IRNazanin"/>
          <w:sz w:val="28"/>
          <w:szCs w:val="28"/>
          <w:rtl/>
          <w:lang w:bidi="fa-IR"/>
          <w:rPrChange w:id="855" w:author="Mohammad Mohammadi" w:date="2025-07-22T21:07:00Z">
            <w:rPr>
              <w:rFonts w:ascii="IRNazanin" w:hAnsi="IRNazanin" w:cs="IRNazanin"/>
              <w:sz w:val="28"/>
              <w:szCs w:val="28"/>
              <w:rtl/>
              <w:lang w:bidi="fa-IR"/>
            </w:rPr>
          </w:rPrChange>
        </w:rPr>
        <w:t xml:space="preserve"> خوش</w:t>
      </w:r>
      <w:ins w:id="856" w:author="Mohammad Mohammadi" w:date="2025-07-07T15:35:00Z">
        <w:r w:rsidR="006325B8" w:rsidRPr="00457BB8">
          <w:rPr>
            <w:rFonts w:ascii="IRNazanin" w:hAnsi="IRNazanin" w:cs="IRNazanin" w:hint="cs"/>
            <w:sz w:val="28"/>
            <w:szCs w:val="28"/>
            <w:rtl/>
            <w:lang w:bidi="fa-IR"/>
            <w:rPrChange w:id="857" w:author="Mohammad Mohammadi" w:date="2025-07-22T21:07:00Z">
              <w:rPr>
                <w:rFonts w:ascii="IRNazanin" w:hAnsi="IRNazanin" w:cs="IRNazanin" w:hint="cs"/>
                <w:sz w:val="28"/>
                <w:szCs w:val="28"/>
                <w:rtl/>
                <w:lang w:bidi="fa-IR"/>
              </w:rPr>
            </w:rPrChange>
          </w:rPr>
          <w:t>‌</w:t>
        </w:r>
      </w:ins>
      <w:r w:rsidRPr="00457BB8">
        <w:rPr>
          <w:rFonts w:ascii="IRNazanin" w:hAnsi="IRNazanin" w:cs="IRNazanin"/>
          <w:sz w:val="28"/>
          <w:szCs w:val="28"/>
          <w:rtl/>
          <w:lang w:bidi="fa-IR"/>
          <w:rPrChange w:id="858" w:author="Mohammad Mohammadi" w:date="2025-07-22T21:07:00Z">
            <w:rPr>
              <w:rFonts w:ascii="IRNazanin" w:hAnsi="IRNazanin" w:cs="IRNazanin"/>
              <w:sz w:val="28"/>
              <w:szCs w:val="28"/>
              <w:rtl/>
              <w:lang w:bidi="fa-IR"/>
            </w:rPr>
          </w:rPrChange>
        </w:rPr>
        <w:t xml:space="preserve">دل </w:t>
      </w:r>
      <w:r w:rsidR="002443B6" w:rsidRPr="00457BB8">
        <w:rPr>
          <w:rFonts w:ascii="IRNazanin" w:hAnsi="IRNazanin" w:cs="IRNazanin"/>
          <w:sz w:val="28"/>
          <w:szCs w:val="28"/>
          <w:rtl/>
          <w:lang w:bidi="fa-IR"/>
          <w:rPrChange w:id="859" w:author="Mohammad Mohammadi" w:date="2025-07-22T21:07:00Z">
            <w:rPr>
              <w:rFonts w:ascii="IRNazanin" w:hAnsi="IRNazanin" w:cs="IRNazanin"/>
              <w:sz w:val="28"/>
              <w:szCs w:val="28"/>
              <w:rtl/>
              <w:lang w:bidi="fa-IR"/>
            </w:rPr>
          </w:rPrChange>
        </w:rPr>
        <w:t>شلیک</w:t>
      </w:r>
      <w:r w:rsidRPr="00457BB8">
        <w:rPr>
          <w:rFonts w:ascii="IRNazanin" w:hAnsi="IRNazanin" w:cs="IRNazanin"/>
          <w:sz w:val="28"/>
          <w:szCs w:val="28"/>
          <w:rtl/>
          <w:lang w:bidi="fa-IR"/>
          <w:rPrChange w:id="860" w:author="Mohammad Mohammadi" w:date="2025-07-22T21:07:00Z">
            <w:rPr>
              <w:rFonts w:ascii="IRNazanin" w:hAnsi="IRNazanin" w:cs="IRNazanin"/>
              <w:sz w:val="28"/>
              <w:szCs w:val="28"/>
              <w:rtl/>
              <w:lang w:bidi="fa-IR"/>
            </w:rPr>
          </w:rPrChange>
        </w:rPr>
        <w:t xml:space="preserve"> و</w:t>
      </w:r>
      <w:r w:rsidR="002443B6" w:rsidRPr="00457BB8">
        <w:rPr>
          <w:rFonts w:ascii="IRNazanin" w:hAnsi="IRNazanin" w:cs="IRNazanin"/>
          <w:sz w:val="28"/>
          <w:szCs w:val="28"/>
          <w:rtl/>
          <w:lang w:bidi="fa-IR"/>
          <w:rPrChange w:id="861" w:author="Mohammad Mohammadi" w:date="2025-07-22T21:07:00Z">
            <w:rPr>
              <w:rFonts w:ascii="IRNazanin" w:hAnsi="IRNazanin" w:cs="IRNazanin"/>
              <w:sz w:val="28"/>
              <w:szCs w:val="28"/>
              <w:rtl/>
              <w:lang w:bidi="fa-IR"/>
            </w:rPr>
          </w:rPrChange>
        </w:rPr>
        <w:t xml:space="preserve"> او را</w:t>
      </w:r>
      <w:r w:rsidRPr="00457BB8">
        <w:rPr>
          <w:rFonts w:ascii="IRNazanin" w:hAnsi="IRNazanin" w:cs="IRNazanin"/>
          <w:sz w:val="28"/>
          <w:szCs w:val="28"/>
          <w:rtl/>
          <w:lang w:bidi="fa-IR"/>
          <w:rPrChange w:id="862" w:author="Mohammad Mohammadi" w:date="2025-07-22T21:07:00Z">
            <w:rPr>
              <w:rFonts w:ascii="IRNazanin" w:hAnsi="IRNazanin" w:cs="IRNazanin"/>
              <w:sz w:val="28"/>
              <w:szCs w:val="28"/>
              <w:rtl/>
              <w:lang w:bidi="fa-IR"/>
            </w:rPr>
          </w:rPrChange>
        </w:rPr>
        <w:t xml:space="preserve"> </w:t>
      </w:r>
      <w:r w:rsidR="002443B6" w:rsidRPr="00457BB8">
        <w:rPr>
          <w:rFonts w:ascii="IRNazanin" w:hAnsi="IRNazanin" w:cs="IRNazanin"/>
          <w:sz w:val="28"/>
          <w:szCs w:val="28"/>
          <w:rtl/>
          <w:lang w:bidi="fa-IR"/>
          <w:rPrChange w:id="863" w:author="Mohammad Mohammadi" w:date="2025-07-22T21:07:00Z">
            <w:rPr>
              <w:rFonts w:ascii="IRNazanin" w:hAnsi="IRNazanin" w:cs="IRNazanin"/>
              <w:sz w:val="28"/>
              <w:szCs w:val="28"/>
              <w:rtl/>
              <w:lang w:bidi="fa-IR"/>
            </w:rPr>
          </w:rPrChange>
        </w:rPr>
        <w:t xml:space="preserve">زخمی </w:t>
      </w:r>
      <w:r w:rsidRPr="00457BB8">
        <w:rPr>
          <w:rFonts w:ascii="IRNazanin" w:hAnsi="IRNazanin" w:cs="IRNazanin"/>
          <w:sz w:val="28"/>
          <w:szCs w:val="28"/>
          <w:rtl/>
          <w:lang w:bidi="fa-IR"/>
          <w:rPrChange w:id="864" w:author="Mohammad Mohammadi" w:date="2025-07-22T21:07:00Z">
            <w:rPr>
              <w:rFonts w:ascii="IRNazanin" w:hAnsi="IRNazanin" w:cs="IRNazanin"/>
              <w:sz w:val="28"/>
              <w:szCs w:val="28"/>
              <w:rtl/>
              <w:lang w:bidi="fa-IR"/>
            </w:rPr>
          </w:rPrChange>
        </w:rPr>
        <w:t xml:space="preserve">کرد. </w:t>
      </w:r>
      <w:r w:rsidR="00013545" w:rsidRPr="00457BB8">
        <w:rPr>
          <w:rFonts w:ascii="IRNazanin" w:hAnsi="IRNazanin" w:cs="IRNazanin"/>
          <w:sz w:val="28"/>
          <w:szCs w:val="28"/>
          <w:rtl/>
          <w:lang w:bidi="fa-IR"/>
          <w:rPrChange w:id="865" w:author="Mohammad Mohammadi" w:date="2025-07-22T21:07:00Z">
            <w:rPr>
              <w:rFonts w:ascii="IRNazanin" w:hAnsi="IRNazanin" w:cs="IRNazanin"/>
              <w:sz w:val="28"/>
              <w:szCs w:val="28"/>
              <w:rtl/>
              <w:lang w:bidi="fa-IR"/>
            </w:rPr>
          </w:rPrChange>
        </w:rPr>
        <w:t>دو برادر با وجود</w:t>
      </w:r>
      <w:r w:rsidRPr="00457BB8">
        <w:rPr>
          <w:rFonts w:ascii="IRNazanin" w:hAnsi="IRNazanin" w:cs="IRNazanin"/>
          <w:sz w:val="28"/>
          <w:szCs w:val="28"/>
          <w:rtl/>
          <w:lang w:bidi="fa-IR"/>
          <w:rPrChange w:id="866" w:author="Mohammad Mohammadi" w:date="2025-07-22T21:07:00Z">
            <w:rPr>
              <w:rFonts w:ascii="IRNazanin" w:hAnsi="IRNazanin" w:cs="IRNazanin"/>
              <w:sz w:val="28"/>
              <w:szCs w:val="28"/>
              <w:rtl/>
              <w:lang w:bidi="fa-IR"/>
            </w:rPr>
          </w:rPrChange>
        </w:rPr>
        <w:t xml:space="preserve"> شوک</w:t>
      </w:r>
      <w:r w:rsidR="00013545" w:rsidRPr="00457BB8">
        <w:rPr>
          <w:rFonts w:ascii="IRNazanin" w:hAnsi="IRNazanin" w:cs="IRNazanin"/>
          <w:sz w:val="28"/>
          <w:szCs w:val="28"/>
          <w:rtl/>
          <w:lang w:bidi="fa-IR"/>
          <w:rPrChange w:id="867" w:author="Mohammad Mohammadi" w:date="2025-07-22T21:07:00Z">
            <w:rPr>
              <w:rFonts w:ascii="IRNazanin" w:hAnsi="IRNazanin" w:cs="IRNazanin"/>
              <w:sz w:val="28"/>
              <w:szCs w:val="28"/>
              <w:rtl/>
              <w:lang w:bidi="fa-IR"/>
            </w:rPr>
          </w:rPrChange>
        </w:rPr>
        <w:t>ی که دیده بودند، سریع واکنش نشان دادند و</w:t>
      </w:r>
      <w:r w:rsidRPr="00457BB8">
        <w:rPr>
          <w:rFonts w:ascii="IRNazanin" w:hAnsi="IRNazanin" w:cs="IRNazanin"/>
          <w:sz w:val="28"/>
          <w:szCs w:val="28"/>
          <w:rtl/>
          <w:lang w:bidi="fa-IR"/>
          <w:rPrChange w:id="868" w:author="Mohammad Mohammadi" w:date="2025-07-22T21:07:00Z">
            <w:rPr>
              <w:rFonts w:ascii="IRNazanin" w:hAnsi="IRNazanin" w:cs="IRNazanin"/>
              <w:sz w:val="28"/>
              <w:szCs w:val="28"/>
              <w:rtl/>
              <w:lang w:bidi="fa-IR"/>
            </w:rPr>
          </w:rPrChange>
        </w:rPr>
        <w:t xml:space="preserve"> تفنگ </w:t>
      </w:r>
      <w:r w:rsidR="002443B6" w:rsidRPr="00457BB8">
        <w:rPr>
          <w:rFonts w:ascii="IRNazanin" w:hAnsi="IRNazanin" w:cs="IRNazanin"/>
          <w:sz w:val="28"/>
          <w:szCs w:val="28"/>
          <w:rtl/>
          <w:lang w:bidi="fa-IR"/>
          <w:rPrChange w:id="869" w:author="Mohammad Mohammadi" w:date="2025-07-22T21:07:00Z">
            <w:rPr>
              <w:rFonts w:ascii="IRNazanin" w:hAnsi="IRNazanin" w:cs="IRNazanin"/>
              <w:sz w:val="28"/>
              <w:szCs w:val="28"/>
              <w:rtl/>
              <w:lang w:bidi="fa-IR"/>
            </w:rPr>
          </w:rPrChange>
        </w:rPr>
        <w:t xml:space="preserve">روزالدین </w:t>
      </w:r>
      <w:r w:rsidRPr="00457BB8">
        <w:rPr>
          <w:rFonts w:ascii="IRNazanin" w:hAnsi="IRNazanin" w:cs="IRNazanin"/>
          <w:sz w:val="28"/>
          <w:szCs w:val="28"/>
          <w:rtl/>
          <w:lang w:bidi="fa-IR"/>
          <w:rPrChange w:id="870" w:author="Mohammad Mohammadi" w:date="2025-07-22T21:07:00Z">
            <w:rPr>
              <w:rFonts w:ascii="IRNazanin" w:hAnsi="IRNazanin" w:cs="IRNazanin"/>
              <w:sz w:val="28"/>
              <w:szCs w:val="28"/>
              <w:rtl/>
              <w:lang w:bidi="fa-IR"/>
            </w:rPr>
          </w:rPrChange>
        </w:rPr>
        <w:t>را گرفتند</w:t>
      </w:r>
      <w:r w:rsidR="00B37EF7" w:rsidRPr="00457BB8">
        <w:rPr>
          <w:rFonts w:ascii="IRNazanin" w:hAnsi="IRNazanin" w:cs="IRNazanin"/>
          <w:sz w:val="28"/>
          <w:szCs w:val="28"/>
          <w:rtl/>
          <w:lang w:bidi="fa-IR"/>
          <w:rPrChange w:id="871" w:author="Mohammad Mohammadi" w:date="2025-07-22T21:07:00Z">
            <w:rPr>
              <w:rFonts w:ascii="IRNazanin" w:hAnsi="IRNazanin" w:cs="IRNazanin"/>
              <w:sz w:val="28"/>
              <w:szCs w:val="28"/>
              <w:rtl/>
              <w:lang w:bidi="fa-IR"/>
            </w:rPr>
          </w:rPrChange>
        </w:rPr>
        <w:t xml:space="preserve"> و</w:t>
      </w:r>
      <w:r w:rsidRPr="00457BB8">
        <w:rPr>
          <w:rFonts w:ascii="IRNazanin" w:hAnsi="IRNazanin" w:cs="IRNazanin"/>
          <w:sz w:val="28"/>
          <w:szCs w:val="28"/>
          <w:rtl/>
          <w:lang w:bidi="fa-IR"/>
          <w:rPrChange w:id="872" w:author="Mohammad Mohammadi" w:date="2025-07-22T21:07:00Z">
            <w:rPr>
              <w:rFonts w:ascii="IRNazanin" w:hAnsi="IRNazanin" w:cs="IRNazanin"/>
              <w:sz w:val="28"/>
              <w:szCs w:val="28"/>
              <w:rtl/>
              <w:lang w:bidi="fa-IR"/>
            </w:rPr>
          </w:rPrChange>
        </w:rPr>
        <w:t xml:space="preserve"> او را به زمین زدند</w:t>
      </w:r>
      <w:r w:rsidR="00013545" w:rsidRPr="00457BB8">
        <w:rPr>
          <w:rFonts w:ascii="IRNazanin" w:hAnsi="IRNazanin" w:cs="IRNazanin"/>
          <w:sz w:val="28"/>
          <w:szCs w:val="28"/>
          <w:rtl/>
          <w:lang w:bidi="fa-IR"/>
          <w:rPrChange w:id="873" w:author="Mohammad Mohammadi" w:date="2025-07-22T21:07:00Z">
            <w:rPr>
              <w:rFonts w:ascii="IRNazanin" w:hAnsi="IRNazanin" w:cs="IRNazanin"/>
              <w:sz w:val="28"/>
              <w:szCs w:val="28"/>
              <w:rtl/>
              <w:lang w:bidi="fa-IR"/>
            </w:rPr>
          </w:rPrChange>
        </w:rPr>
        <w:t xml:space="preserve">. </w:t>
      </w:r>
      <w:ins w:id="874" w:author="Mohammad Mohammadi" w:date="2025-07-07T15:35:00Z">
        <w:r w:rsidR="00F03EB6" w:rsidRPr="00457BB8">
          <w:rPr>
            <w:rFonts w:ascii="IRNazanin" w:hAnsi="IRNazanin" w:cs="IRNazanin"/>
            <w:sz w:val="28"/>
            <w:szCs w:val="28"/>
            <w:rtl/>
            <w:lang w:bidi="fa-IR"/>
            <w:rPrChange w:id="875" w:author="Mohammad Mohammadi" w:date="2025-07-22T21:07:00Z">
              <w:rPr>
                <w:rFonts w:ascii="IRNazanin" w:hAnsi="IRNazanin" w:cs="IRNazanin"/>
                <w:sz w:val="28"/>
                <w:szCs w:val="28"/>
                <w:rtl/>
                <w:lang w:bidi="fa-IR"/>
              </w:rPr>
            </w:rPrChange>
          </w:rPr>
          <w:t xml:space="preserve">وقتی </w:t>
        </w:r>
      </w:ins>
      <w:r w:rsidR="00013545" w:rsidRPr="00457BB8">
        <w:rPr>
          <w:rFonts w:ascii="IRNazanin" w:hAnsi="IRNazanin" w:cs="IRNazanin"/>
          <w:sz w:val="28"/>
          <w:szCs w:val="28"/>
          <w:rtl/>
          <w:lang w:bidi="fa-IR"/>
          <w:rPrChange w:id="876" w:author="Mohammad Mohammadi" w:date="2025-07-22T21:07:00Z">
            <w:rPr>
              <w:rFonts w:ascii="IRNazanin" w:hAnsi="IRNazanin" w:cs="IRNazanin"/>
              <w:sz w:val="28"/>
              <w:szCs w:val="28"/>
              <w:rtl/>
              <w:lang w:bidi="fa-IR"/>
            </w:rPr>
          </w:rPrChange>
        </w:rPr>
        <w:t xml:space="preserve">روزالدین </w:t>
      </w:r>
      <w:del w:id="877" w:author="Mohammad Mohammadi" w:date="2025-07-07T15:35:00Z">
        <w:r w:rsidR="009828D5" w:rsidRPr="00457BB8" w:rsidDel="00F03EB6">
          <w:rPr>
            <w:rFonts w:ascii="IRNazanin" w:hAnsi="IRNazanin" w:cs="IRNazanin"/>
            <w:sz w:val="28"/>
            <w:szCs w:val="28"/>
            <w:rtl/>
            <w:lang w:bidi="fa-IR"/>
            <w:rPrChange w:id="878" w:author="Mohammad Mohammadi" w:date="2025-07-22T21:07:00Z">
              <w:rPr>
                <w:rFonts w:ascii="IRNazanin" w:hAnsi="IRNazanin" w:cs="IRNazanin"/>
                <w:sz w:val="28"/>
                <w:szCs w:val="28"/>
                <w:rtl/>
                <w:lang w:bidi="fa-IR"/>
              </w:rPr>
            </w:rPrChange>
          </w:rPr>
          <w:delText xml:space="preserve">وقتی </w:delText>
        </w:r>
      </w:del>
      <w:r w:rsidR="009828D5" w:rsidRPr="00457BB8">
        <w:rPr>
          <w:rFonts w:ascii="IRNazanin" w:hAnsi="IRNazanin" w:cs="IRNazanin"/>
          <w:sz w:val="28"/>
          <w:szCs w:val="28"/>
          <w:rtl/>
          <w:lang w:bidi="fa-IR"/>
          <w:rPrChange w:id="879" w:author="Mohammad Mohammadi" w:date="2025-07-22T21:07:00Z">
            <w:rPr>
              <w:rFonts w:ascii="IRNazanin" w:hAnsi="IRNazanin" w:cs="IRNazanin"/>
              <w:sz w:val="28"/>
              <w:szCs w:val="28"/>
              <w:rtl/>
              <w:lang w:bidi="fa-IR"/>
            </w:rPr>
          </w:rPrChange>
        </w:rPr>
        <w:t>نقش زمین شد،</w:t>
      </w:r>
      <w:r w:rsidR="00013545" w:rsidRPr="00457BB8">
        <w:rPr>
          <w:rFonts w:ascii="IRNazanin" w:hAnsi="IRNazanin" w:cs="IRNazanin"/>
          <w:sz w:val="28"/>
          <w:szCs w:val="28"/>
          <w:rtl/>
          <w:lang w:bidi="fa-IR"/>
          <w:rPrChange w:id="880" w:author="Mohammad Mohammadi" w:date="2025-07-22T21:07:00Z">
            <w:rPr>
              <w:rFonts w:ascii="IRNazanin" w:hAnsi="IRNazanin" w:cs="IRNazanin"/>
              <w:sz w:val="28"/>
              <w:szCs w:val="28"/>
              <w:rtl/>
              <w:lang w:bidi="fa-IR"/>
            </w:rPr>
          </w:rPrChange>
        </w:rPr>
        <w:t xml:space="preserve"> پ</w:t>
      </w:r>
      <w:r w:rsidRPr="00457BB8">
        <w:rPr>
          <w:rFonts w:ascii="IRNazanin" w:hAnsi="IRNazanin" w:cs="IRNazanin"/>
          <w:sz w:val="28"/>
          <w:szCs w:val="28"/>
          <w:rtl/>
          <w:lang w:bidi="fa-IR"/>
          <w:rPrChange w:id="881" w:author="Mohammad Mohammadi" w:date="2025-07-22T21:07:00Z">
            <w:rPr>
              <w:rFonts w:ascii="IRNazanin" w:hAnsi="IRNazanin" w:cs="IRNazanin"/>
              <w:sz w:val="28"/>
              <w:szCs w:val="28"/>
              <w:rtl/>
              <w:lang w:bidi="fa-IR"/>
            </w:rPr>
          </w:rPrChange>
        </w:rPr>
        <w:t>ردل او را به قتل رساند.</w:t>
      </w:r>
      <w:del w:id="882" w:author="Mohammad Mohammadi" w:date="2025-07-07T15:35:00Z">
        <w:r w:rsidRPr="00457BB8" w:rsidDel="00F03EB6">
          <w:rPr>
            <w:rFonts w:ascii="IRNazanin" w:hAnsi="IRNazanin" w:cs="IRNazanin"/>
            <w:sz w:val="28"/>
            <w:szCs w:val="28"/>
            <w:rtl/>
            <w:lang w:bidi="fa-IR"/>
            <w:rPrChange w:id="883" w:author="Mohammad Mohammadi" w:date="2025-07-22T21:07:00Z">
              <w:rPr>
                <w:rFonts w:ascii="IRNazanin" w:hAnsi="IRNazanin" w:cs="IRNazanin"/>
                <w:sz w:val="28"/>
                <w:szCs w:val="28"/>
                <w:rtl/>
                <w:lang w:bidi="fa-IR"/>
              </w:rPr>
            </w:rPrChange>
          </w:rPr>
          <w:delText xml:space="preserve">  </w:delText>
        </w:r>
      </w:del>
    </w:p>
    <w:p w14:paraId="301DED76" w14:textId="0938654B" w:rsidR="00CF7F49" w:rsidRPr="00457BB8" w:rsidRDefault="00AB52FF" w:rsidP="00E73133">
      <w:pPr>
        <w:bidi/>
        <w:jc w:val="both"/>
        <w:rPr>
          <w:ins w:id="884" w:author="Saeedi, Faiza" w:date="2025-07-01T11:10:00Z"/>
          <w:rFonts w:ascii="IRNazanin" w:hAnsi="IRNazanin" w:cs="IRNazanin"/>
          <w:sz w:val="28"/>
          <w:szCs w:val="28"/>
          <w:rtl/>
          <w:lang w:bidi="fa-IR"/>
          <w:rPrChange w:id="885" w:author="Mohammad Mohammadi" w:date="2025-07-22T21:07:00Z">
            <w:rPr>
              <w:ins w:id="886" w:author="Saeedi, Faiza" w:date="2025-07-01T11:10:00Z"/>
              <w:rFonts w:ascii="IRNazanin" w:hAnsi="IRNazanin" w:cs="IRNazanin"/>
              <w:sz w:val="28"/>
              <w:szCs w:val="28"/>
              <w:rtl/>
              <w:lang w:bidi="fa-IR"/>
            </w:rPr>
          </w:rPrChange>
        </w:rPr>
      </w:pPr>
      <w:r w:rsidRPr="00457BB8">
        <w:rPr>
          <w:rFonts w:ascii="IRNazanin" w:hAnsi="IRNazanin" w:cs="IRNazanin"/>
          <w:sz w:val="28"/>
          <w:szCs w:val="28"/>
          <w:rtl/>
          <w:lang w:bidi="fa-IR"/>
          <w:rPrChange w:id="887" w:author="Mohammad Mohammadi" w:date="2025-07-22T21:07:00Z">
            <w:rPr>
              <w:rFonts w:ascii="IRNazanin" w:hAnsi="IRNazanin" w:cs="IRNazanin"/>
              <w:sz w:val="28"/>
              <w:szCs w:val="28"/>
              <w:rtl/>
              <w:lang w:bidi="fa-IR"/>
            </w:rPr>
          </w:rPrChange>
        </w:rPr>
        <w:t>چند روز پس از تیراندازی، یکی از خان</w:t>
      </w:r>
      <w:r w:rsidR="00612636" w:rsidRPr="00457BB8">
        <w:rPr>
          <w:rFonts w:ascii="IRNazanin" w:hAnsi="IRNazanin" w:cs="IRNazanin"/>
          <w:sz w:val="28"/>
          <w:szCs w:val="28"/>
          <w:rtl/>
          <w:lang w:bidi="fa-IR"/>
          <w:rPrChange w:id="888"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889" w:author="Mohammad Mohammadi" w:date="2025-07-22T21:07:00Z">
            <w:rPr>
              <w:rFonts w:ascii="IRNazanin" w:hAnsi="IRNazanin" w:cs="IRNazanin"/>
              <w:sz w:val="28"/>
              <w:szCs w:val="28"/>
              <w:rtl/>
              <w:lang w:bidi="fa-IR"/>
            </w:rPr>
          </w:rPrChange>
        </w:rPr>
        <w:t xml:space="preserve">های </w:t>
      </w:r>
      <w:r w:rsidR="00612636" w:rsidRPr="00457BB8">
        <w:rPr>
          <w:rFonts w:ascii="IRNazanin" w:hAnsi="IRNazanin" w:cs="IRNazanin"/>
          <w:sz w:val="28"/>
          <w:szCs w:val="28"/>
          <w:rtl/>
          <w:lang w:bidi="fa-IR"/>
          <w:rPrChange w:id="890" w:author="Mohammad Mohammadi" w:date="2025-07-22T21:07:00Z">
            <w:rPr>
              <w:rFonts w:ascii="IRNazanin" w:hAnsi="IRNazanin" w:cs="IRNazanin"/>
              <w:sz w:val="28"/>
              <w:szCs w:val="28"/>
              <w:rtl/>
              <w:lang w:bidi="fa-IR"/>
            </w:rPr>
          </w:rPrChange>
        </w:rPr>
        <w:t>اسحاق‌زی</w:t>
      </w:r>
      <w:r w:rsidRPr="00457BB8">
        <w:rPr>
          <w:rFonts w:ascii="IRNazanin" w:hAnsi="IRNazanin" w:cs="IRNazanin"/>
          <w:sz w:val="28"/>
          <w:szCs w:val="28"/>
          <w:rtl/>
          <w:lang w:bidi="fa-IR"/>
          <w:rPrChange w:id="891" w:author="Mohammad Mohammadi" w:date="2025-07-22T21:07:00Z">
            <w:rPr>
              <w:rFonts w:ascii="IRNazanin" w:hAnsi="IRNazanin" w:cs="IRNazanin"/>
              <w:sz w:val="28"/>
              <w:szCs w:val="28"/>
              <w:rtl/>
              <w:lang w:bidi="fa-IR"/>
            </w:rPr>
          </w:rPrChange>
        </w:rPr>
        <w:t xml:space="preserve"> </w:t>
      </w:r>
      <w:r w:rsidR="00612636" w:rsidRPr="00457BB8">
        <w:rPr>
          <w:rFonts w:ascii="IRNazanin" w:hAnsi="IRNazanin" w:cs="IRNazanin"/>
          <w:sz w:val="28"/>
          <w:szCs w:val="28"/>
          <w:rtl/>
          <w:lang w:bidi="fa-IR"/>
          <w:rPrChange w:id="892" w:author="Mohammad Mohammadi" w:date="2025-07-22T21:07:00Z">
            <w:rPr>
              <w:rFonts w:ascii="IRNazanin" w:hAnsi="IRNazanin" w:cs="IRNazanin"/>
              <w:sz w:val="28"/>
              <w:szCs w:val="28"/>
              <w:rtl/>
              <w:lang w:bidi="fa-IR"/>
            </w:rPr>
          </w:rPrChange>
        </w:rPr>
        <w:t>به عنوان ح</w:t>
      </w:r>
      <w:r w:rsidR="00B37EF7" w:rsidRPr="00457BB8">
        <w:rPr>
          <w:rFonts w:ascii="IRNazanin" w:hAnsi="IRNazanin" w:cs="IRNazanin" w:hint="cs"/>
          <w:sz w:val="28"/>
          <w:szCs w:val="28"/>
          <w:rtl/>
          <w:lang w:bidi="fa-IR"/>
          <w:rPrChange w:id="893" w:author="Mohammad Mohammadi" w:date="2025-07-22T21:07:00Z">
            <w:rPr>
              <w:rFonts w:ascii="IRNazanin" w:hAnsi="IRNazanin" w:cs="IRNazanin" w:hint="cs"/>
              <w:sz w:val="28"/>
              <w:szCs w:val="28"/>
              <w:rtl/>
              <w:lang w:bidi="fa-IR"/>
            </w:rPr>
          </w:rPrChange>
        </w:rPr>
        <w:t>َ</w:t>
      </w:r>
      <w:r w:rsidR="00612636" w:rsidRPr="00457BB8">
        <w:rPr>
          <w:rFonts w:ascii="IRNazanin" w:hAnsi="IRNazanin" w:cs="IRNazanin"/>
          <w:sz w:val="28"/>
          <w:szCs w:val="28"/>
          <w:rtl/>
          <w:lang w:bidi="fa-IR"/>
          <w:rPrChange w:id="894" w:author="Mohammad Mohammadi" w:date="2025-07-22T21:07:00Z">
            <w:rPr>
              <w:rFonts w:ascii="IRNazanin" w:hAnsi="IRNazanin" w:cs="IRNazanin"/>
              <w:sz w:val="28"/>
              <w:szCs w:val="28"/>
              <w:rtl/>
              <w:lang w:bidi="fa-IR"/>
            </w:rPr>
          </w:rPrChange>
        </w:rPr>
        <w:t>ک</w:t>
      </w:r>
      <w:r w:rsidR="00B37EF7" w:rsidRPr="00457BB8">
        <w:rPr>
          <w:rFonts w:ascii="IRNazanin" w:hAnsi="IRNazanin" w:cs="IRNazanin" w:hint="cs"/>
          <w:sz w:val="28"/>
          <w:szCs w:val="28"/>
          <w:rtl/>
          <w:lang w:bidi="fa-IR"/>
          <w:rPrChange w:id="895" w:author="Mohammad Mohammadi" w:date="2025-07-22T21:07:00Z">
            <w:rPr>
              <w:rFonts w:ascii="IRNazanin" w:hAnsi="IRNazanin" w:cs="IRNazanin" w:hint="cs"/>
              <w:sz w:val="28"/>
              <w:szCs w:val="28"/>
              <w:rtl/>
              <w:lang w:bidi="fa-IR"/>
            </w:rPr>
          </w:rPrChange>
        </w:rPr>
        <w:t>َ</w:t>
      </w:r>
      <w:r w:rsidR="00612636" w:rsidRPr="00457BB8">
        <w:rPr>
          <w:rFonts w:ascii="IRNazanin" w:hAnsi="IRNazanin" w:cs="IRNazanin"/>
          <w:sz w:val="28"/>
          <w:szCs w:val="28"/>
          <w:rtl/>
          <w:lang w:bidi="fa-IR"/>
          <w:rPrChange w:id="896" w:author="Mohammad Mohammadi" w:date="2025-07-22T21:07:00Z">
            <w:rPr>
              <w:rFonts w:ascii="IRNazanin" w:hAnsi="IRNazanin" w:cs="IRNazanin"/>
              <w:sz w:val="28"/>
              <w:szCs w:val="28"/>
              <w:rtl/>
              <w:lang w:bidi="fa-IR"/>
            </w:rPr>
          </w:rPrChange>
        </w:rPr>
        <w:t>م، فیصله کرد تا</w:t>
      </w:r>
      <w:r w:rsidRPr="00457BB8">
        <w:rPr>
          <w:rFonts w:ascii="IRNazanin" w:hAnsi="IRNazanin" w:cs="IRNazanin"/>
          <w:sz w:val="28"/>
          <w:szCs w:val="28"/>
          <w:rtl/>
          <w:lang w:bidi="fa-IR"/>
          <w:rPrChange w:id="897" w:author="Mohammad Mohammadi" w:date="2025-07-22T21:07:00Z">
            <w:rPr>
              <w:rFonts w:ascii="IRNazanin" w:hAnsi="IRNazanin" w:cs="IRNazanin"/>
              <w:sz w:val="28"/>
              <w:szCs w:val="28"/>
              <w:rtl/>
              <w:lang w:bidi="fa-IR"/>
            </w:rPr>
          </w:rPrChange>
        </w:rPr>
        <w:t xml:space="preserve"> مریم، خواهر پُردل، به عقد تومان (پسر بزرگ </w:t>
      </w:r>
      <w:r w:rsidR="00612636" w:rsidRPr="00457BB8">
        <w:rPr>
          <w:rFonts w:ascii="IRNazanin" w:hAnsi="IRNazanin" w:cs="IRNazanin"/>
          <w:sz w:val="28"/>
          <w:szCs w:val="28"/>
          <w:rtl/>
          <w:lang w:bidi="fa-IR"/>
          <w:rPrChange w:id="898" w:author="Mohammad Mohammadi" w:date="2025-07-22T21:07:00Z">
            <w:rPr>
              <w:rFonts w:ascii="IRNazanin" w:hAnsi="IRNazanin" w:cs="IRNazanin"/>
              <w:sz w:val="28"/>
              <w:szCs w:val="28"/>
              <w:rtl/>
              <w:lang w:bidi="fa-IR"/>
            </w:rPr>
          </w:rPrChange>
        </w:rPr>
        <w:t>روزالدین</w:t>
      </w:r>
      <w:r w:rsidRPr="00457BB8">
        <w:rPr>
          <w:rFonts w:ascii="IRNazanin" w:hAnsi="IRNazanin" w:cs="IRNazanin"/>
          <w:sz w:val="28"/>
          <w:szCs w:val="28"/>
          <w:rtl/>
          <w:lang w:bidi="fa-IR"/>
          <w:rPrChange w:id="899" w:author="Mohammad Mohammadi" w:date="2025-07-22T21:07:00Z">
            <w:rPr>
              <w:rFonts w:ascii="IRNazanin" w:hAnsi="IRNazanin" w:cs="IRNazanin"/>
              <w:sz w:val="28"/>
              <w:szCs w:val="28"/>
              <w:rtl/>
              <w:lang w:bidi="fa-IR"/>
            </w:rPr>
          </w:rPrChange>
        </w:rPr>
        <w:t>) درآید، و کَر</w:t>
      </w:r>
      <w:r w:rsidR="00136F08" w:rsidRPr="00457BB8">
        <w:rPr>
          <w:rFonts w:ascii="IRNazanin" w:hAnsi="IRNazanin" w:cs="IRNazanin" w:hint="cs"/>
          <w:sz w:val="28"/>
          <w:szCs w:val="28"/>
          <w:rtl/>
          <w:lang w:bidi="fa-IR"/>
          <w:rPrChange w:id="900" w:author="Mohammad Mohammadi" w:date="2025-07-22T21:07:00Z">
            <w:rPr>
              <w:rFonts w:ascii="IRNazanin" w:hAnsi="IRNazanin" w:cs="IRNazanin" w:hint="cs"/>
              <w:sz w:val="28"/>
              <w:szCs w:val="28"/>
              <w:rtl/>
              <w:lang w:bidi="fa-IR"/>
            </w:rPr>
          </w:rPrChange>
        </w:rPr>
        <w:t>ّ</w:t>
      </w:r>
      <w:r w:rsidRPr="00457BB8">
        <w:rPr>
          <w:rFonts w:ascii="IRNazanin" w:hAnsi="IRNazanin" w:cs="IRNazanin"/>
          <w:sz w:val="28"/>
          <w:szCs w:val="28"/>
          <w:rtl/>
          <w:lang w:bidi="fa-IR"/>
          <w:rPrChange w:id="901" w:author="Mohammad Mohammadi" w:date="2025-07-22T21:07:00Z">
            <w:rPr>
              <w:rFonts w:ascii="IRNazanin" w:hAnsi="IRNazanin" w:cs="IRNazanin"/>
              <w:sz w:val="28"/>
              <w:szCs w:val="28"/>
              <w:rtl/>
              <w:lang w:bidi="fa-IR"/>
            </w:rPr>
          </w:rPrChange>
        </w:rPr>
        <w:t xml:space="preserve">ار، دختر غفور (برادر </w:t>
      </w:r>
      <w:r w:rsidR="00612636" w:rsidRPr="00457BB8">
        <w:rPr>
          <w:rFonts w:ascii="IRNazanin" w:hAnsi="IRNazanin" w:cs="IRNazanin"/>
          <w:sz w:val="28"/>
          <w:szCs w:val="28"/>
          <w:rtl/>
          <w:lang w:bidi="fa-IR"/>
          <w:rPrChange w:id="902" w:author="Mohammad Mohammadi" w:date="2025-07-22T21:07:00Z">
            <w:rPr>
              <w:rFonts w:ascii="IRNazanin" w:hAnsi="IRNazanin" w:cs="IRNazanin"/>
              <w:sz w:val="28"/>
              <w:szCs w:val="28"/>
              <w:rtl/>
              <w:lang w:bidi="fa-IR"/>
            </w:rPr>
          </w:rPrChange>
        </w:rPr>
        <w:t>روزالدین</w:t>
      </w:r>
      <w:r w:rsidRPr="00457BB8">
        <w:rPr>
          <w:rFonts w:ascii="IRNazanin" w:hAnsi="IRNazanin" w:cs="IRNazanin"/>
          <w:sz w:val="28"/>
          <w:szCs w:val="28"/>
          <w:rtl/>
          <w:lang w:bidi="fa-IR"/>
          <w:rPrChange w:id="903" w:author="Mohammad Mohammadi" w:date="2025-07-22T21:07:00Z">
            <w:rPr>
              <w:rFonts w:ascii="IRNazanin" w:hAnsi="IRNazanin" w:cs="IRNazanin"/>
              <w:sz w:val="28"/>
              <w:szCs w:val="28"/>
              <w:rtl/>
              <w:lang w:bidi="fa-IR"/>
            </w:rPr>
          </w:rPrChange>
        </w:rPr>
        <w:t>)، به کهندل (برادر دیگر خوش</w:t>
      </w:r>
      <w:ins w:id="904" w:author="Saeedi, Faiza" w:date="2025-06-05T23:54:00Z">
        <w:r w:rsidR="002F466B" w:rsidRPr="00457BB8">
          <w:rPr>
            <w:rFonts w:ascii="IRNazanin" w:hAnsi="IRNazanin" w:cs="IRNazanin" w:hint="cs"/>
            <w:sz w:val="28"/>
            <w:szCs w:val="28"/>
            <w:lang w:bidi="fa-IR"/>
            <w:rPrChange w:id="905" w:author="Mohammad Mohammadi" w:date="2025-07-22T21:07:00Z">
              <w:rPr>
                <w:rFonts w:ascii="IRNazanin" w:hAnsi="IRNazanin" w:cs="IRNazanin" w:hint="cs"/>
                <w:sz w:val="28"/>
                <w:szCs w:val="28"/>
                <w:lang w:bidi="fa-IR"/>
              </w:rPr>
            </w:rPrChange>
          </w:rPr>
          <w:t>‌</w:t>
        </w:r>
      </w:ins>
      <w:r w:rsidRPr="00457BB8">
        <w:rPr>
          <w:rFonts w:ascii="IRNazanin" w:hAnsi="IRNazanin" w:cs="IRNazanin"/>
          <w:sz w:val="28"/>
          <w:szCs w:val="28"/>
          <w:rtl/>
          <w:lang w:bidi="fa-IR"/>
          <w:rPrChange w:id="906" w:author="Mohammad Mohammadi" w:date="2025-07-22T21:07:00Z">
            <w:rPr>
              <w:rFonts w:ascii="IRNazanin" w:hAnsi="IRNazanin" w:cs="IRNazanin"/>
              <w:sz w:val="28"/>
              <w:szCs w:val="28"/>
              <w:rtl/>
              <w:lang w:bidi="fa-IR"/>
            </w:rPr>
          </w:rPrChange>
        </w:rPr>
        <w:t xml:space="preserve">دل) داده شود. </w:t>
      </w:r>
      <w:r w:rsidR="00136F08" w:rsidRPr="00457BB8">
        <w:rPr>
          <w:rFonts w:ascii="IRNazanin" w:hAnsi="IRNazanin" w:cs="IRNazanin" w:hint="cs"/>
          <w:sz w:val="28"/>
          <w:szCs w:val="28"/>
          <w:rtl/>
          <w:lang w:bidi="fa-IR"/>
          <w:rPrChange w:id="907" w:author="Mohammad Mohammadi" w:date="2025-07-22T21:07:00Z">
            <w:rPr>
              <w:rFonts w:ascii="IRNazanin" w:hAnsi="IRNazanin" w:cs="IRNazanin" w:hint="cs"/>
              <w:sz w:val="28"/>
              <w:szCs w:val="28"/>
              <w:rtl/>
              <w:lang w:bidi="fa-IR"/>
            </w:rPr>
          </w:rPrChange>
        </w:rPr>
        <w:t>مراسم</w:t>
      </w:r>
      <w:r w:rsidR="00136F08" w:rsidRPr="00457BB8">
        <w:rPr>
          <w:rFonts w:ascii="IRNazanin" w:hAnsi="IRNazanin" w:cs="IRNazanin"/>
          <w:sz w:val="28"/>
          <w:szCs w:val="28"/>
          <w:rtl/>
          <w:lang w:bidi="fa-IR"/>
          <w:rPrChange w:id="908"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09" w:author="Mohammad Mohammadi" w:date="2025-07-22T21:07:00Z">
            <w:rPr>
              <w:rFonts w:ascii="IRNazanin" w:hAnsi="IRNazanin" w:cs="IRNazanin" w:hint="cs"/>
              <w:sz w:val="28"/>
              <w:szCs w:val="28"/>
              <w:rtl/>
              <w:lang w:bidi="fa-IR"/>
            </w:rPr>
          </w:rPrChange>
        </w:rPr>
        <w:t>ازدواج</w:t>
      </w:r>
      <w:r w:rsidR="00136F08" w:rsidRPr="00457BB8">
        <w:rPr>
          <w:rFonts w:ascii="IRNazanin" w:hAnsi="IRNazanin" w:cs="IRNazanin"/>
          <w:sz w:val="28"/>
          <w:szCs w:val="28"/>
          <w:rtl/>
          <w:lang w:bidi="fa-IR"/>
          <w:rPrChange w:id="910"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11" w:author="Mohammad Mohammadi" w:date="2025-07-22T21:07:00Z">
            <w:rPr>
              <w:rFonts w:ascii="IRNazanin" w:hAnsi="IRNazanin" w:cs="IRNazanin" w:hint="cs"/>
              <w:sz w:val="28"/>
              <w:szCs w:val="28"/>
              <w:rtl/>
              <w:lang w:bidi="fa-IR"/>
            </w:rPr>
          </w:rPrChange>
        </w:rPr>
        <w:t>مریم</w:t>
      </w:r>
      <w:r w:rsidR="00136F08" w:rsidRPr="00457BB8">
        <w:rPr>
          <w:rFonts w:ascii="IRNazanin" w:hAnsi="IRNazanin" w:cs="IRNazanin"/>
          <w:sz w:val="28"/>
          <w:szCs w:val="28"/>
          <w:rtl/>
          <w:lang w:bidi="fa-IR"/>
          <w:rPrChange w:id="912"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13" w:author="Mohammad Mohammadi" w:date="2025-07-22T21:07:00Z">
            <w:rPr>
              <w:rFonts w:ascii="IRNazanin" w:hAnsi="IRNazanin" w:cs="IRNazanin" w:hint="cs"/>
              <w:sz w:val="28"/>
              <w:szCs w:val="28"/>
              <w:rtl/>
              <w:lang w:bidi="fa-IR"/>
            </w:rPr>
          </w:rPrChange>
        </w:rPr>
        <w:t>همان</w:t>
      </w:r>
      <w:r w:rsidR="00136F08" w:rsidRPr="00457BB8">
        <w:rPr>
          <w:rFonts w:ascii="IRNazanin" w:hAnsi="IRNazanin" w:cs="IRNazanin"/>
          <w:sz w:val="28"/>
          <w:szCs w:val="28"/>
          <w:rtl/>
          <w:lang w:bidi="fa-IR"/>
          <w:rPrChange w:id="914"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15" w:author="Mohammad Mohammadi" w:date="2025-07-22T21:07:00Z">
            <w:rPr>
              <w:rFonts w:ascii="IRNazanin" w:hAnsi="IRNazanin" w:cs="IRNazanin" w:hint="cs"/>
              <w:sz w:val="28"/>
              <w:szCs w:val="28"/>
              <w:rtl/>
              <w:lang w:bidi="fa-IR"/>
            </w:rPr>
          </w:rPrChange>
        </w:rPr>
        <w:t>شب</w:t>
      </w:r>
      <w:r w:rsidR="00136F08" w:rsidRPr="00457BB8">
        <w:rPr>
          <w:rFonts w:ascii="IRNazanin" w:hAnsi="IRNazanin" w:cs="IRNazanin"/>
          <w:sz w:val="28"/>
          <w:szCs w:val="28"/>
          <w:rtl/>
          <w:lang w:bidi="fa-IR"/>
          <w:rPrChange w:id="916"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17" w:author="Mohammad Mohammadi" w:date="2025-07-22T21:07:00Z">
            <w:rPr>
              <w:rFonts w:ascii="IRNazanin" w:hAnsi="IRNazanin" w:cs="IRNazanin" w:hint="cs"/>
              <w:sz w:val="28"/>
              <w:szCs w:val="28"/>
              <w:rtl/>
              <w:lang w:bidi="fa-IR"/>
            </w:rPr>
          </w:rPrChange>
        </w:rPr>
        <w:t>برگزار</w:t>
      </w:r>
      <w:r w:rsidR="00136F08" w:rsidRPr="00457BB8">
        <w:rPr>
          <w:rFonts w:ascii="IRNazanin" w:hAnsi="IRNazanin" w:cs="IRNazanin"/>
          <w:sz w:val="28"/>
          <w:szCs w:val="28"/>
          <w:rtl/>
          <w:lang w:bidi="fa-IR"/>
          <w:rPrChange w:id="918" w:author="Mohammad Mohammadi" w:date="2025-07-22T21:07:00Z">
            <w:rPr>
              <w:rFonts w:ascii="IRNazanin" w:hAnsi="IRNazanin" w:cs="IRNazanin"/>
              <w:sz w:val="28"/>
              <w:szCs w:val="28"/>
              <w:rtl/>
              <w:lang w:bidi="fa-IR"/>
            </w:rPr>
          </w:rPrChange>
        </w:rPr>
        <w:t xml:space="preserve"> </w:t>
      </w:r>
      <w:r w:rsidR="00136F08" w:rsidRPr="00457BB8">
        <w:rPr>
          <w:rFonts w:ascii="IRNazanin" w:hAnsi="IRNazanin" w:cs="IRNazanin" w:hint="cs"/>
          <w:sz w:val="28"/>
          <w:szCs w:val="28"/>
          <w:rtl/>
          <w:lang w:bidi="fa-IR"/>
          <w:rPrChange w:id="919" w:author="Mohammad Mohammadi" w:date="2025-07-22T21:07:00Z">
            <w:rPr>
              <w:rFonts w:ascii="IRNazanin" w:hAnsi="IRNazanin" w:cs="IRNazanin" w:hint="cs"/>
              <w:sz w:val="28"/>
              <w:szCs w:val="28"/>
              <w:rtl/>
              <w:lang w:bidi="fa-IR"/>
            </w:rPr>
          </w:rPrChange>
        </w:rPr>
        <w:t>شد</w:t>
      </w:r>
      <w:r w:rsidRPr="00457BB8">
        <w:rPr>
          <w:rFonts w:ascii="IRNazanin" w:hAnsi="IRNazanin" w:cs="IRNazanin"/>
          <w:sz w:val="28"/>
          <w:szCs w:val="28"/>
          <w:rtl/>
          <w:lang w:bidi="fa-IR"/>
          <w:rPrChange w:id="920" w:author="Mohammad Mohammadi" w:date="2025-07-22T21:07:00Z">
            <w:rPr>
              <w:rFonts w:ascii="IRNazanin" w:hAnsi="IRNazanin" w:cs="IRNazanin"/>
              <w:sz w:val="28"/>
              <w:szCs w:val="28"/>
              <w:rtl/>
              <w:lang w:bidi="fa-IR"/>
            </w:rPr>
          </w:rPrChange>
        </w:rPr>
        <w:t xml:space="preserve">. پُردل او را با چند تکه رختخواب به </w:t>
      </w:r>
      <w:r w:rsidR="0030001D" w:rsidRPr="00457BB8">
        <w:rPr>
          <w:rFonts w:ascii="IRNazanin" w:hAnsi="IRNazanin" w:cs="IRNazanin"/>
          <w:sz w:val="28"/>
          <w:szCs w:val="28"/>
          <w:rtl/>
          <w:lang w:bidi="fa-IR"/>
          <w:rPrChange w:id="921" w:author="Mohammad Mohammadi" w:date="2025-07-22T21:07:00Z">
            <w:rPr>
              <w:rFonts w:ascii="IRNazanin" w:hAnsi="IRNazanin" w:cs="IRNazanin"/>
              <w:sz w:val="28"/>
              <w:szCs w:val="28"/>
              <w:rtl/>
              <w:lang w:bidi="fa-IR"/>
            </w:rPr>
          </w:rPrChange>
        </w:rPr>
        <w:t>خیمه‌ی</w:t>
      </w:r>
      <w:r w:rsidRPr="00457BB8">
        <w:rPr>
          <w:rFonts w:ascii="IRNazanin" w:hAnsi="IRNazanin" w:cs="IRNazanin"/>
          <w:sz w:val="28"/>
          <w:szCs w:val="28"/>
          <w:rtl/>
          <w:lang w:bidi="fa-IR"/>
          <w:rPrChange w:id="922" w:author="Mohammad Mohammadi" w:date="2025-07-22T21:07:00Z">
            <w:rPr>
              <w:rFonts w:ascii="IRNazanin" w:hAnsi="IRNazanin" w:cs="IRNazanin"/>
              <w:sz w:val="28"/>
              <w:szCs w:val="28"/>
              <w:rtl/>
              <w:lang w:bidi="fa-IR"/>
            </w:rPr>
          </w:rPrChange>
        </w:rPr>
        <w:t xml:space="preserve"> غفور و </w:t>
      </w:r>
      <w:r w:rsidR="00F12FFA" w:rsidRPr="00457BB8">
        <w:rPr>
          <w:rFonts w:ascii="IRNazanin" w:hAnsi="IRNazanin" w:cs="IRNazanin"/>
          <w:sz w:val="28"/>
          <w:szCs w:val="28"/>
          <w:rtl/>
          <w:lang w:bidi="fa-IR"/>
          <w:rPrChange w:id="923" w:author="Mohammad Mohammadi" w:date="2025-07-22T21:07:00Z">
            <w:rPr>
              <w:rFonts w:ascii="IRNazanin" w:hAnsi="IRNazanin" w:cs="IRNazanin"/>
              <w:sz w:val="28"/>
              <w:szCs w:val="28"/>
              <w:rtl/>
              <w:lang w:bidi="fa-IR"/>
            </w:rPr>
          </w:rPrChange>
        </w:rPr>
        <w:t xml:space="preserve">روزالدین </w:t>
      </w:r>
      <w:r w:rsidRPr="00457BB8">
        <w:rPr>
          <w:rFonts w:ascii="IRNazanin" w:hAnsi="IRNazanin" w:cs="IRNazanin"/>
          <w:sz w:val="28"/>
          <w:szCs w:val="28"/>
          <w:rtl/>
          <w:lang w:bidi="fa-IR"/>
          <w:rPrChange w:id="924" w:author="Mohammad Mohammadi" w:date="2025-07-22T21:07:00Z">
            <w:rPr>
              <w:rFonts w:ascii="IRNazanin" w:hAnsi="IRNazanin" w:cs="IRNazanin"/>
              <w:sz w:val="28"/>
              <w:szCs w:val="28"/>
              <w:rtl/>
              <w:lang w:bidi="fa-IR"/>
            </w:rPr>
          </w:rPrChange>
        </w:rPr>
        <w:t xml:space="preserve">برد، و مراسم نکاح برای هر دو دختر اجرا شد، </w:t>
      </w:r>
      <w:r w:rsidR="00F12FFA" w:rsidRPr="00457BB8">
        <w:rPr>
          <w:rFonts w:ascii="IRNazanin" w:hAnsi="IRNazanin" w:cs="IRNazanin"/>
          <w:sz w:val="28"/>
          <w:szCs w:val="28"/>
          <w:rtl/>
          <w:lang w:bidi="fa-IR"/>
          <w:rPrChange w:id="925" w:author="Mohammad Mohammadi" w:date="2025-07-22T21:07:00Z">
            <w:rPr>
              <w:rFonts w:ascii="IRNazanin" w:hAnsi="IRNazanin" w:cs="IRNazanin"/>
              <w:sz w:val="28"/>
              <w:szCs w:val="28"/>
              <w:rtl/>
              <w:lang w:bidi="fa-IR"/>
            </w:rPr>
          </w:rPrChange>
        </w:rPr>
        <w:t>از آن‌جایی که</w:t>
      </w:r>
      <w:r w:rsidRPr="00457BB8">
        <w:rPr>
          <w:rFonts w:ascii="IRNazanin" w:hAnsi="IRNazanin" w:cs="IRNazanin"/>
          <w:sz w:val="28"/>
          <w:szCs w:val="28"/>
          <w:rtl/>
          <w:lang w:bidi="fa-IR"/>
          <w:rPrChange w:id="926" w:author="Mohammad Mohammadi" w:date="2025-07-22T21:07:00Z">
            <w:rPr>
              <w:rFonts w:ascii="IRNazanin" w:hAnsi="IRNazanin" w:cs="IRNazanin"/>
              <w:sz w:val="28"/>
              <w:szCs w:val="28"/>
              <w:rtl/>
              <w:lang w:bidi="fa-IR"/>
            </w:rPr>
          </w:rPrChange>
        </w:rPr>
        <w:t xml:space="preserve"> کَر</w:t>
      </w:r>
      <w:r w:rsidR="00136F08" w:rsidRPr="00457BB8">
        <w:rPr>
          <w:rFonts w:ascii="IRNazanin" w:hAnsi="IRNazanin" w:cs="IRNazanin" w:hint="cs"/>
          <w:sz w:val="28"/>
          <w:szCs w:val="28"/>
          <w:rtl/>
          <w:lang w:bidi="fa-IR"/>
          <w:rPrChange w:id="927" w:author="Mohammad Mohammadi" w:date="2025-07-22T21:07:00Z">
            <w:rPr>
              <w:rFonts w:ascii="IRNazanin" w:hAnsi="IRNazanin" w:cs="IRNazanin" w:hint="cs"/>
              <w:sz w:val="28"/>
              <w:szCs w:val="28"/>
              <w:rtl/>
              <w:lang w:bidi="fa-IR"/>
            </w:rPr>
          </w:rPrChange>
        </w:rPr>
        <w:t>ّ</w:t>
      </w:r>
      <w:r w:rsidRPr="00457BB8">
        <w:rPr>
          <w:rFonts w:ascii="IRNazanin" w:hAnsi="IRNazanin" w:cs="IRNazanin"/>
          <w:sz w:val="28"/>
          <w:szCs w:val="28"/>
          <w:rtl/>
          <w:lang w:bidi="fa-IR"/>
          <w:rPrChange w:id="928" w:author="Mohammad Mohammadi" w:date="2025-07-22T21:07:00Z">
            <w:rPr>
              <w:rFonts w:ascii="IRNazanin" w:hAnsi="IRNazanin" w:cs="IRNazanin"/>
              <w:sz w:val="28"/>
              <w:szCs w:val="28"/>
              <w:rtl/>
              <w:lang w:bidi="fa-IR"/>
            </w:rPr>
          </w:rPrChange>
        </w:rPr>
        <w:t>ار کودک کوچک</w:t>
      </w:r>
      <w:r w:rsidR="00F12FFA" w:rsidRPr="00457BB8">
        <w:rPr>
          <w:rFonts w:ascii="IRNazanin" w:hAnsi="IRNazanin" w:cs="IRNazanin"/>
          <w:sz w:val="28"/>
          <w:szCs w:val="28"/>
          <w:rtl/>
          <w:lang w:bidi="fa-IR"/>
          <w:rPrChange w:id="929" w:author="Mohammad Mohammadi" w:date="2025-07-22T21:07:00Z">
            <w:rPr>
              <w:rFonts w:ascii="IRNazanin" w:hAnsi="IRNazanin" w:cs="IRNazanin"/>
              <w:sz w:val="28"/>
              <w:szCs w:val="28"/>
              <w:rtl/>
              <w:lang w:bidi="fa-IR"/>
            </w:rPr>
          </w:rPrChange>
        </w:rPr>
        <w:t>ی</w:t>
      </w:r>
      <w:r w:rsidRPr="00457BB8">
        <w:rPr>
          <w:rFonts w:ascii="IRNazanin" w:hAnsi="IRNazanin" w:cs="IRNazanin"/>
          <w:sz w:val="28"/>
          <w:szCs w:val="28"/>
          <w:rtl/>
          <w:lang w:bidi="fa-IR"/>
          <w:rPrChange w:id="930" w:author="Mohammad Mohammadi" w:date="2025-07-22T21:07:00Z">
            <w:rPr>
              <w:rFonts w:ascii="IRNazanin" w:hAnsi="IRNazanin" w:cs="IRNazanin"/>
              <w:sz w:val="28"/>
              <w:szCs w:val="28"/>
              <w:rtl/>
              <w:lang w:bidi="fa-IR"/>
            </w:rPr>
          </w:rPrChange>
        </w:rPr>
        <w:t xml:space="preserve"> بود</w:t>
      </w:r>
      <w:r w:rsidR="00F12FFA" w:rsidRPr="00457BB8">
        <w:rPr>
          <w:rFonts w:ascii="IRNazanin" w:hAnsi="IRNazanin" w:cs="IRNazanin"/>
          <w:sz w:val="28"/>
          <w:szCs w:val="28"/>
          <w:rtl/>
          <w:lang w:bidi="fa-IR"/>
          <w:rPrChange w:id="931"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932" w:author="Mohammad Mohammadi" w:date="2025-07-22T21:07:00Z">
            <w:rPr>
              <w:rFonts w:ascii="IRNazanin" w:hAnsi="IRNazanin" w:cs="IRNazanin"/>
              <w:sz w:val="28"/>
              <w:szCs w:val="28"/>
              <w:rtl/>
              <w:lang w:bidi="fa-IR"/>
            </w:rPr>
          </w:rPrChange>
        </w:rPr>
        <w:t xml:space="preserve"> در خانه</w:t>
      </w:r>
      <w:r w:rsidR="00F12FFA" w:rsidRPr="00457BB8">
        <w:rPr>
          <w:rFonts w:ascii="IRNazanin" w:hAnsi="IRNazanin" w:cs="IRNazanin"/>
          <w:sz w:val="28"/>
          <w:szCs w:val="28"/>
          <w:rtl/>
          <w:lang w:bidi="fa-IR"/>
          <w:rPrChange w:id="933" w:author="Mohammad Mohammadi" w:date="2025-07-22T21:07:00Z">
            <w:rPr>
              <w:rFonts w:ascii="IRNazanin" w:hAnsi="IRNazanin" w:cs="IRNazanin"/>
              <w:sz w:val="28"/>
              <w:szCs w:val="28"/>
              <w:rtl/>
              <w:lang w:bidi="fa-IR"/>
            </w:rPr>
          </w:rPrChange>
        </w:rPr>
        <w:t>‌ی</w:t>
      </w:r>
      <w:r w:rsidRPr="00457BB8">
        <w:rPr>
          <w:rFonts w:ascii="IRNazanin" w:hAnsi="IRNazanin" w:cs="IRNazanin"/>
          <w:sz w:val="28"/>
          <w:szCs w:val="28"/>
          <w:rtl/>
          <w:lang w:bidi="fa-IR"/>
          <w:rPrChange w:id="934" w:author="Mohammad Mohammadi" w:date="2025-07-22T21:07:00Z">
            <w:rPr>
              <w:rFonts w:ascii="IRNazanin" w:hAnsi="IRNazanin" w:cs="IRNazanin"/>
              <w:sz w:val="28"/>
              <w:szCs w:val="28"/>
              <w:rtl/>
              <w:lang w:bidi="fa-IR"/>
            </w:rPr>
          </w:rPrChange>
        </w:rPr>
        <w:t xml:space="preserve"> پدرش ماند. مریم و تومان هر دو یازده یا دوازده ساله بودند</w:t>
      </w:r>
      <w:r w:rsidR="009B25C9" w:rsidRPr="00457BB8">
        <w:rPr>
          <w:rFonts w:ascii="IRNazanin" w:hAnsi="IRNazanin" w:cs="IRNazanin"/>
          <w:sz w:val="28"/>
          <w:szCs w:val="28"/>
          <w:rtl/>
          <w:lang w:bidi="fa-IR"/>
          <w:rPrChange w:id="935" w:author="Mohammad Mohammadi" w:date="2025-07-22T21:07:00Z">
            <w:rPr>
              <w:rFonts w:ascii="IRNazanin" w:hAnsi="IRNazanin" w:cs="IRNazanin"/>
              <w:sz w:val="28"/>
              <w:szCs w:val="28"/>
              <w:rtl/>
              <w:lang w:bidi="fa-IR"/>
            </w:rPr>
          </w:rPrChange>
        </w:rPr>
        <w:t>.</w:t>
      </w:r>
    </w:p>
    <w:p w14:paraId="4B70765E" w14:textId="77777777" w:rsidR="000A281E" w:rsidRPr="00457BB8" w:rsidRDefault="000A281E">
      <w:pPr>
        <w:keepNext/>
        <w:bidi/>
        <w:jc w:val="both"/>
        <w:rPr>
          <w:ins w:id="936" w:author="Saeedi, Faiza" w:date="2025-07-01T11:11:00Z"/>
          <w:rFonts w:ascii="IRNazanin" w:hAnsi="IRNazanin" w:cs="IRNazanin"/>
          <w:sz w:val="28"/>
          <w:szCs w:val="28"/>
          <w:rPrChange w:id="937" w:author="Mohammad Mohammadi" w:date="2025-07-22T21:07:00Z">
            <w:rPr>
              <w:ins w:id="938" w:author="Saeedi, Faiza" w:date="2025-07-01T11:11:00Z"/>
            </w:rPr>
          </w:rPrChange>
        </w:rPr>
        <w:pPrChange w:id="939" w:author="Saeedi, Faiza" w:date="2025-07-01T11:11:00Z">
          <w:pPr>
            <w:bidi/>
            <w:jc w:val="both"/>
          </w:pPr>
        </w:pPrChange>
      </w:pPr>
      <w:ins w:id="940" w:author="Saeedi, Faiza" w:date="2025-07-01T11:10:00Z">
        <w:r w:rsidRPr="00457BB8">
          <w:rPr>
            <w:rFonts w:ascii="IRNazanin" w:hAnsi="IRNazanin" w:cs="IRNazanin"/>
            <w:noProof/>
            <w:sz w:val="28"/>
            <w:szCs w:val="28"/>
            <w:rtl/>
            <w:lang w:val="fa-IR" w:bidi="fa-IR"/>
            <w:rPrChange w:id="941" w:author="Mohammad Mohammadi" w:date="2025-07-22T21:07:00Z">
              <w:rPr>
                <w:rFonts w:ascii="IRNazanin" w:hAnsi="IRNazanin" w:cs="IRNazanin"/>
                <w:noProof/>
                <w:sz w:val="28"/>
                <w:szCs w:val="28"/>
                <w:rtl/>
                <w:lang w:val="fa-IR" w:bidi="fa-IR"/>
              </w:rPr>
            </w:rPrChange>
          </w:rPr>
          <w:drawing>
            <wp:inline distT="0" distB="0" distL="0" distR="0" wp14:anchorId="703E48AA" wp14:editId="1777CBC8">
              <wp:extent cx="5943600" cy="3776345"/>
              <wp:effectExtent l="0" t="0" r="0" b="0"/>
              <wp:docPr id="1585452547" name="Picture 3" descr="A group of men playing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2547" name="Picture 3" descr="A group of men playing card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76345"/>
                      </a:xfrm>
                      <a:prstGeom prst="rect">
                        <a:avLst/>
                      </a:prstGeom>
                    </pic:spPr>
                  </pic:pic>
                </a:graphicData>
              </a:graphic>
            </wp:inline>
          </w:drawing>
        </w:r>
      </w:ins>
    </w:p>
    <w:p w14:paraId="3B983553" w14:textId="5607175C" w:rsidR="000A281E" w:rsidRPr="00457BB8" w:rsidRDefault="000A281E">
      <w:pPr>
        <w:pStyle w:val="Caption"/>
        <w:bidi/>
        <w:jc w:val="both"/>
        <w:rPr>
          <w:rFonts w:ascii="IRNazanin" w:hAnsi="IRNazanin" w:cs="IRNazanin"/>
          <w:sz w:val="28"/>
          <w:szCs w:val="28"/>
          <w:rtl/>
          <w:lang w:bidi="fa-IR"/>
          <w:rPrChange w:id="942" w:author="Mohammad Mohammadi" w:date="2025-07-22T21:07:00Z">
            <w:rPr>
              <w:rFonts w:ascii="IRNazanin" w:hAnsi="IRNazanin" w:cs="IRNazanin"/>
              <w:sz w:val="28"/>
              <w:szCs w:val="28"/>
              <w:rtl/>
              <w:lang w:bidi="fa-IR"/>
            </w:rPr>
          </w:rPrChange>
        </w:rPr>
        <w:pPrChange w:id="943" w:author="Saeedi, Faiza" w:date="2025-07-01T11:11:00Z">
          <w:pPr>
            <w:bidi/>
            <w:jc w:val="both"/>
          </w:pPr>
        </w:pPrChange>
      </w:pPr>
      <w:ins w:id="944" w:author="Saeedi, Faiza" w:date="2025-07-01T11:11:00Z">
        <w:del w:id="945" w:author="Mohammad Mohammadi" w:date="2025-07-07T16:08:00Z">
          <w:r w:rsidRPr="00457BB8" w:rsidDel="00D91AC6">
            <w:rPr>
              <w:rFonts w:ascii="IRNazanin" w:hAnsi="IRNazanin" w:cs="IRNazanin"/>
              <w:sz w:val="28"/>
              <w:szCs w:val="28"/>
              <w:rPrChange w:id="946" w:author="Mohammad Mohammadi" w:date="2025-07-22T21:07:00Z">
                <w:rPr/>
              </w:rPrChange>
            </w:rPr>
            <w:delText>Figure</w:delText>
          </w:r>
        </w:del>
      </w:ins>
      <w:ins w:id="947" w:author="Mohammad Mohammadi" w:date="2025-07-07T16:08:00Z">
        <w:r w:rsidR="00D91AC6" w:rsidRPr="00457BB8">
          <w:rPr>
            <w:rFonts w:ascii="IRNazanin" w:hAnsi="IRNazanin" w:cs="IRNazanin"/>
            <w:sz w:val="28"/>
            <w:szCs w:val="28"/>
            <w:rtl/>
            <w:rPrChange w:id="948" w:author="Mohammad Mohammadi" w:date="2025-07-22T21:07:00Z">
              <w:rPr>
                <w:rFonts w:ascii="IRNazanin" w:hAnsi="IRNazanin" w:cs="IRNazanin"/>
                <w:sz w:val="28"/>
                <w:szCs w:val="28"/>
                <w:rtl/>
              </w:rPr>
            </w:rPrChange>
          </w:rPr>
          <w:t>شکل</w:t>
        </w:r>
      </w:ins>
      <w:ins w:id="949" w:author="Saeedi, Faiza" w:date="2025-07-01T11:11:00Z">
        <w:r w:rsidRPr="00457BB8">
          <w:rPr>
            <w:rFonts w:ascii="IRNazanin" w:hAnsi="IRNazanin" w:cs="IRNazanin"/>
            <w:sz w:val="28"/>
            <w:szCs w:val="28"/>
            <w:rtl/>
            <w:rPrChange w:id="950" w:author="Mohammad Mohammadi" w:date="2025-07-22T21:07:00Z">
              <w:rPr>
                <w:rtl/>
              </w:rPr>
            </w:rPrChange>
          </w:rPr>
          <w:t xml:space="preserve"> </w:t>
        </w:r>
        <w:r w:rsidRPr="00457BB8">
          <w:rPr>
            <w:rFonts w:ascii="IRNazanin" w:hAnsi="IRNazanin" w:cs="IRNazanin"/>
            <w:sz w:val="28"/>
            <w:szCs w:val="28"/>
            <w:rtl/>
            <w:rPrChange w:id="951" w:author="Mohammad Mohammadi" w:date="2025-07-22T21:07:00Z">
              <w:rPr>
                <w:rtl/>
              </w:rPr>
            </w:rPrChange>
          </w:rPr>
          <w:fldChar w:fldCharType="begin"/>
        </w:r>
        <w:r w:rsidRPr="00457BB8">
          <w:rPr>
            <w:rFonts w:ascii="IRNazanin" w:hAnsi="IRNazanin" w:cs="IRNazanin"/>
            <w:sz w:val="28"/>
            <w:szCs w:val="28"/>
            <w:rtl/>
            <w:rPrChange w:id="952" w:author="Mohammad Mohammadi" w:date="2025-07-22T21:07:00Z">
              <w:rPr>
                <w:rtl/>
              </w:rPr>
            </w:rPrChange>
          </w:rPr>
          <w:instrText xml:space="preserve"> </w:instrText>
        </w:r>
        <w:r w:rsidRPr="00457BB8">
          <w:rPr>
            <w:rFonts w:ascii="IRNazanin" w:hAnsi="IRNazanin" w:cs="IRNazanin"/>
            <w:sz w:val="28"/>
            <w:szCs w:val="28"/>
            <w:rPrChange w:id="953" w:author="Mohammad Mohammadi" w:date="2025-07-22T21:07:00Z">
              <w:rPr/>
            </w:rPrChange>
          </w:rPr>
          <w:instrText>SEQ</w:instrText>
        </w:r>
        <w:r w:rsidRPr="00457BB8">
          <w:rPr>
            <w:rFonts w:ascii="IRNazanin" w:hAnsi="IRNazanin" w:cs="IRNazanin"/>
            <w:sz w:val="28"/>
            <w:szCs w:val="28"/>
            <w:rtl/>
            <w:rPrChange w:id="954" w:author="Mohammad Mohammadi" w:date="2025-07-22T21:07:00Z">
              <w:rPr>
                <w:rtl/>
              </w:rPr>
            </w:rPrChange>
          </w:rPr>
          <w:instrText xml:space="preserve"> </w:instrText>
        </w:r>
        <w:r w:rsidRPr="00457BB8">
          <w:rPr>
            <w:rFonts w:ascii="IRNazanin" w:hAnsi="IRNazanin" w:cs="IRNazanin"/>
            <w:sz w:val="28"/>
            <w:szCs w:val="28"/>
            <w:rPrChange w:id="955" w:author="Mohammad Mohammadi" w:date="2025-07-22T21:07:00Z">
              <w:rPr/>
            </w:rPrChange>
          </w:rPr>
          <w:instrText>Figure \* ARABIC</w:instrText>
        </w:r>
        <w:r w:rsidRPr="00457BB8">
          <w:rPr>
            <w:rFonts w:ascii="IRNazanin" w:hAnsi="IRNazanin" w:cs="IRNazanin"/>
            <w:sz w:val="28"/>
            <w:szCs w:val="28"/>
            <w:rtl/>
            <w:rPrChange w:id="956" w:author="Mohammad Mohammadi" w:date="2025-07-22T21:07:00Z">
              <w:rPr>
                <w:rtl/>
              </w:rPr>
            </w:rPrChange>
          </w:rPr>
          <w:instrText xml:space="preserve"> </w:instrText>
        </w:r>
      </w:ins>
      <w:r w:rsidRPr="00457BB8">
        <w:rPr>
          <w:rFonts w:ascii="IRNazanin" w:hAnsi="IRNazanin" w:cs="IRNazanin"/>
          <w:sz w:val="28"/>
          <w:szCs w:val="28"/>
          <w:rtl/>
          <w:rPrChange w:id="957" w:author="Mohammad Mohammadi" w:date="2025-07-22T21:07:00Z">
            <w:rPr>
              <w:rtl/>
            </w:rPr>
          </w:rPrChange>
        </w:rPr>
        <w:fldChar w:fldCharType="separate"/>
      </w:r>
      <w:ins w:id="958" w:author="Saeedi, Faiza" w:date="2025-07-01T11:19:00Z">
        <w:r w:rsidR="00CB1081" w:rsidRPr="00457BB8">
          <w:rPr>
            <w:rFonts w:ascii="IRNazanin" w:hAnsi="IRNazanin" w:cs="IRNazanin"/>
            <w:noProof/>
            <w:sz w:val="28"/>
            <w:szCs w:val="28"/>
            <w:rtl/>
            <w:rPrChange w:id="959" w:author="Mohammad Mohammadi" w:date="2025-07-22T21:07:00Z">
              <w:rPr>
                <w:noProof/>
                <w:rtl/>
              </w:rPr>
            </w:rPrChange>
          </w:rPr>
          <w:t>4</w:t>
        </w:r>
      </w:ins>
      <w:ins w:id="960" w:author="Saeedi, Faiza" w:date="2025-07-01T11:11:00Z">
        <w:r w:rsidRPr="00457BB8">
          <w:rPr>
            <w:rFonts w:ascii="IRNazanin" w:hAnsi="IRNazanin" w:cs="IRNazanin"/>
            <w:sz w:val="28"/>
            <w:szCs w:val="28"/>
            <w:rtl/>
            <w:rPrChange w:id="961" w:author="Mohammad Mohammadi" w:date="2025-07-22T21:07:00Z">
              <w:rPr>
                <w:rtl/>
              </w:rPr>
            </w:rPrChange>
          </w:rPr>
          <w:fldChar w:fldCharType="end"/>
        </w:r>
        <w:r w:rsidRPr="00457BB8">
          <w:rPr>
            <w:rFonts w:ascii="IRNazanin" w:hAnsi="IRNazanin" w:cs="IRNazanin"/>
            <w:sz w:val="28"/>
            <w:szCs w:val="28"/>
            <w:rtl/>
            <w:lang w:bidi="fa-IR"/>
            <w:rPrChange w:id="962" w:author="Mohammad Mohammadi" w:date="2025-07-22T21:07:00Z">
              <w:rPr>
                <w:rtl/>
                <w:lang w:bidi="fa-IR"/>
              </w:rPr>
            </w:rPrChange>
          </w:rPr>
          <w:t xml:space="preserve">: </w:t>
        </w:r>
        <w:r w:rsidRPr="00457BB8">
          <w:rPr>
            <w:rFonts w:ascii="IRNazanin" w:hAnsi="IRNazanin" w:cs="IRNazanin" w:hint="cs"/>
            <w:sz w:val="28"/>
            <w:szCs w:val="28"/>
            <w:rtl/>
            <w:lang w:bidi="fa-IR"/>
            <w:rPrChange w:id="963" w:author="Mohammad Mohammadi" w:date="2025-07-22T21:07:00Z">
              <w:rPr>
                <w:rFonts w:hint="cs"/>
                <w:rtl/>
                <w:lang w:bidi="fa-IR"/>
              </w:rPr>
            </w:rPrChange>
          </w:rPr>
          <w:t>رشمین</w:t>
        </w:r>
        <w:r w:rsidRPr="00457BB8">
          <w:rPr>
            <w:rFonts w:ascii="IRNazanin" w:hAnsi="IRNazanin" w:cs="IRNazanin"/>
            <w:sz w:val="28"/>
            <w:szCs w:val="28"/>
            <w:rtl/>
            <w:lang w:bidi="fa-IR"/>
            <w:rPrChange w:id="964" w:author="Mohammad Mohammadi" w:date="2025-07-22T21:07:00Z">
              <w:rPr>
                <w:rtl/>
                <w:lang w:bidi="fa-IR"/>
              </w:rPr>
            </w:rPrChange>
          </w:rPr>
          <w:t xml:space="preserve"> </w:t>
        </w:r>
        <w:r w:rsidRPr="00457BB8">
          <w:rPr>
            <w:rFonts w:ascii="IRNazanin" w:hAnsi="IRNazanin" w:cs="IRNazanin" w:hint="cs"/>
            <w:sz w:val="28"/>
            <w:szCs w:val="28"/>
            <w:rtl/>
            <w:lang w:bidi="fa-IR"/>
            <w:rPrChange w:id="965" w:author="Mohammad Mohammadi" w:date="2025-07-22T21:07:00Z">
              <w:rPr>
                <w:rFonts w:hint="cs"/>
                <w:rtl/>
                <w:lang w:bidi="fa-IR"/>
              </w:rPr>
            </w:rPrChange>
          </w:rPr>
          <w:t>و</w:t>
        </w:r>
        <w:r w:rsidRPr="00457BB8">
          <w:rPr>
            <w:rFonts w:ascii="IRNazanin" w:hAnsi="IRNazanin" w:cs="IRNazanin"/>
            <w:sz w:val="28"/>
            <w:szCs w:val="28"/>
            <w:rtl/>
            <w:lang w:bidi="fa-IR"/>
            <w:rPrChange w:id="966" w:author="Mohammad Mohammadi" w:date="2025-07-22T21:07:00Z">
              <w:rPr>
                <w:rtl/>
                <w:lang w:bidi="fa-IR"/>
              </w:rPr>
            </w:rPrChange>
          </w:rPr>
          <w:t xml:space="preserve"> </w:t>
        </w:r>
        <w:r w:rsidRPr="00457BB8">
          <w:rPr>
            <w:rFonts w:ascii="IRNazanin" w:hAnsi="IRNazanin" w:cs="IRNazanin" w:hint="cs"/>
            <w:sz w:val="28"/>
            <w:szCs w:val="28"/>
            <w:rtl/>
            <w:lang w:bidi="fa-IR"/>
            <w:rPrChange w:id="967" w:author="Mohammad Mohammadi" w:date="2025-07-22T21:07:00Z">
              <w:rPr>
                <w:rFonts w:hint="cs"/>
                <w:rtl/>
                <w:lang w:bidi="fa-IR"/>
              </w:rPr>
            </w:rPrChange>
          </w:rPr>
          <w:t>تومان</w:t>
        </w:r>
      </w:ins>
      <w:ins w:id="968" w:author="Saeedi, Faiza" w:date="2025-07-01T11:13:00Z">
        <w:r w:rsidR="00CB1081" w:rsidRPr="00457BB8">
          <w:rPr>
            <w:rFonts w:ascii="IRNazanin" w:hAnsi="IRNazanin" w:cs="IRNazanin" w:hint="cs"/>
            <w:sz w:val="28"/>
            <w:szCs w:val="28"/>
            <w:rtl/>
            <w:lang w:bidi="fa-IR"/>
            <w:rPrChange w:id="969" w:author="Mohammad Mohammadi" w:date="2025-07-22T21:07:00Z">
              <w:rPr>
                <w:rFonts w:hint="cs"/>
                <w:rtl/>
                <w:lang w:bidi="fa-IR"/>
              </w:rPr>
            </w:rPrChange>
          </w:rPr>
          <w:t>،</w:t>
        </w:r>
      </w:ins>
      <w:ins w:id="970" w:author="Saeedi, Faiza" w:date="2025-07-01T11:11:00Z">
        <w:r w:rsidRPr="00457BB8">
          <w:rPr>
            <w:rFonts w:ascii="IRNazanin" w:hAnsi="IRNazanin" w:cs="IRNazanin"/>
            <w:sz w:val="28"/>
            <w:szCs w:val="28"/>
            <w:rtl/>
            <w:lang w:bidi="fa-IR"/>
            <w:rPrChange w:id="971" w:author="Mohammad Mohammadi" w:date="2025-07-22T21:07:00Z">
              <w:rPr>
                <w:rtl/>
                <w:lang w:bidi="fa-IR"/>
              </w:rPr>
            </w:rPrChange>
          </w:rPr>
          <w:t xml:space="preserve"> </w:t>
        </w:r>
        <w:r w:rsidRPr="00457BB8">
          <w:rPr>
            <w:rFonts w:ascii="IRNazanin" w:hAnsi="IRNazanin" w:cs="IRNazanin" w:hint="cs"/>
            <w:sz w:val="28"/>
            <w:szCs w:val="28"/>
            <w:rtl/>
            <w:lang w:bidi="fa-IR"/>
            <w:rPrChange w:id="972" w:author="Mohammad Mohammadi" w:date="2025-07-22T21:07:00Z">
              <w:rPr>
                <w:rFonts w:hint="cs"/>
                <w:rtl/>
                <w:lang w:bidi="fa-IR"/>
              </w:rPr>
            </w:rPrChange>
          </w:rPr>
          <w:t>شوهر</w:t>
        </w:r>
        <w:r w:rsidRPr="00457BB8">
          <w:rPr>
            <w:rFonts w:ascii="IRNazanin" w:hAnsi="IRNazanin" w:cs="IRNazanin"/>
            <w:sz w:val="28"/>
            <w:szCs w:val="28"/>
            <w:rtl/>
            <w:lang w:bidi="fa-IR"/>
            <w:rPrChange w:id="973" w:author="Mohammad Mohammadi" w:date="2025-07-22T21:07:00Z">
              <w:rPr>
                <w:rtl/>
                <w:lang w:bidi="fa-IR"/>
              </w:rPr>
            </w:rPrChange>
          </w:rPr>
          <w:t xml:space="preserve"> </w:t>
        </w:r>
        <w:r w:rsidRPr="00457BB8">
          <w:rPr>
            <w:rFonts w:ascii="IRNazanin" w:hAnsi="IRNazanin" w:cs="IRNazanin" w:hint="cs"/>
            <w:sz w:val="28"/>
            <w:szCs w:val="28"/>
            <w:rtl/>
            <w:lang w:bidi="fa-IR"/>
            <w:rPrChange w:id="974" w:author="Mohammad Mohammadi" w:date="2025-07-22T21:07:00Z">
              <w:rPr>
                <w:rFonts w:hint="cs"/>
                <w:rtl/>
                <w:lang w:bidi="fa-IR"/>
              </w:rPr>
            </w:rPrChange>
          </w:rPr>
          <w:t>مریم</w:t>
        </w:r>
      </w:ins>
      <w:ins w:id="975" w:author="Saeedi, Faiza" w:date="2025-07-01T11:13:00Z">
        <w:r w:rsidR="00CB1081" w:rsidRPr="00457BB8">
          <w:rPr>
            <w:rFonts w:ascii="IRNazanin" w:hAnsi="IRNazanin" w:cs="IRNazanin" w:hint="cs"/>
            <w:sz w:val="28"/>
            <w:szCs w:val="28"/>
            <w:rtl/>
            <w:lang w:bidi="fa-IR"/>
            <w:rPrChange w:id="976" w:author="Mohammad Mohammadi" w:date="2025-07-22T21:07:00Z">
              <w:rPr>
                <w:rFonts w:hint="cs"/>
                <w:rtl/>
                <w:lang w:bidi="fa-IR"/>
              </w:rPr>
            </w:rPrChange>
          </w:rPr>
          <w:t>،</w:t>
        </w:r>
      </w:ins>
      <w:ins w:id="977" w:author="Saeedi, Faiza" w:date="2025-07-01T11:11:00Z">
        <w:r w:rsidRPr="00457BB8">
          <w:rPr>
            <w:rFonts w:ascii="IRNazanin" w:hAnsi="IRNazanin" w:cs="IRNazanin"/>
            <w:sz w:val="28"/>
            <w:szCs w:val="28"/>
            <w:rtl/>
            <w:lang w:bidi="fa-IR"/>
            <w:rPrChange w:id="978" w:author="Mohammad Mohammadi" w:date="2025-07-22T21:07:00Z">
              <w:rPr>
                <w:rtl/>
                <w:lang w:bidi="fa-IR"/>
              </w:rPr>
            </w:rPrChange>
          </w:rPr>
          <w:t xml:space="preserve"> </w:t>
        </w:r>
        <w:r w:rsidRPr="00457BB8">
          <w:rPr>
            <w:rFonts w:ascii="IRNazanin" w:hAnsi="IRNazanin" w:cs="IRNazanin" w:hint="cs"/>
            <w:sz w:val="28"/>
            <w:szCs w:val="28"/>
            <w:rtl/>
            <w:lang w:bidi="fa-IR"/>
            <w:rPrChange w:id="979" w:author="Mohammad Mohammadi" w:date="2025-07-22T21:07:00Z">
              <w:rPr>
                <w:rFonts w:hint="cs"/>
                <w:rtl/>
                <w:lang w:bidi="fa-IR"/>
              </w:rPr>
            </w:rPrChange>
          </w:rPr>
          <w:t>در</w:t>
        </w:r>
        <w:r w:rsidRPr="00457BB8">
          <w:rPr>
            <w:rFonts w:ascii="IRNazanin" w:hAnsi="IRNazanin" w:cs="IRNazanin"/>
            <w:sz w:val="28"/>
            <w:szCs w:val="28"/>
            <w:rtl/>
            <w:lang w:bidi="fa-IR"/>
            <w:rPrChange w:id="980" w:author="Mohammad Mohammadi" w:date="2025-07-22T21:07:00Z">
              <w:rPr>
                <w:rtl/>
                <w:lang w:bidi="fa-IR"/>
              </w:rPr>
            </w:rPrChange>
          </w:rPr>
          <w:t xml:space="preserve"> </w:t>
        </w:r>
        <w:r w:rsidRPr="00457BB8">
          <w:rPr>
            <w:rFonts w:ascii="IRNazanin" w:hAnsi="IRNazanin" w:cs="IRNazanin" w:hint="cs"/>
            <w:sz w:val="28"/>
            <w:szCs w:val="28"/>
            <w:rtl/>
            <w:lang w:bidi="fa-IR"/>
            <w:rPrChange w:id="981" w:author="Mohammad Mohammadi" w:date="2025-07-22T21:07:00Z">
              <w:rPr>
                <w:rFonts w:hint="cs"/>
                <w:rtl/>
                <w:lang w:bidi="fa-IR"/>
              </w:rPr>
            </w:rPrChange>
          </w:rPr>
          <w:t>حال</w:t>
        </w:r>
        <w:r w:rsidRPr="00457BB8">
          <w:rPr>
            <w:rFonts w:ascii="IRNazanin" w:hAnsi="IRNazanin" w:cs="IRNazanin"/>
            <w:sz w:val="28"/>
            <w:szCs w:val="28"/>
            <w:rtl/>
            <w:lang w:bidi="fa-IR"/>
            <w:rPrChange w:id="982" w:author="Mohammad Mohammadi" w:date="2025-07-22T21:07:00Z">
              <w:rPr>
                <w:rtl/>
                <w:lang w:bidi="fa-IR"/>
              </w:rPr>
            </w:rPrChange>
          </w:rPr>
          <w:t xml:space="preserve"> </w:t>
        </w:r>
        <w:r w:rsidRPr="00457BB8">
          <w:rPr>
            <w:rFonts w:ascii="IRNazanin" w:hAnsi="IRNazanin" w:cs="IRNazanin" w:hint="cs"/>
            <w:sz w:val="28"/>
            <w:szCs w:val="28"/>
            <w:rtl/>
            <w:lang w:bidi="fa-IR"/>
            <w:rPrChange w:id="983" w:author="Mohammad Mohammadi" w:date="2025-07-22T21:07:00Z">
              <w:rPr>
                <w:rFonts w:hint="cs"/>
                <w:rtl/>
                <w:lang w:bidi="fa-IR"/>
              </w:rPr>
            </w:rPrChange>
          </w:rPr>
          <w:t>خرید</w:t>
        </w:r>
        <w:r w:rsidRPr="00457BB8">
          <w:rPr>
            <w:rFonts w:ascii="IRNazanin" w:hAnsi="IRNazanin" w:cs="IRNazanin"/>
            <w:sz w:val="28"/>
            <w:szCs w:val="28"/>
            <w:rtl/>
            <w:lang w:bidi="fa-IR"/>
            <w:rPrChange w:id="984" w:author="Mohammad Mohammadi" w:date="2025-07-22T21:07:00Z">
              <w:rPr>
                <w:rtl/>
                <w:lang w:bidi="fa-IR"/>
              </w:rPr>
            </w:rPrChange>
          </w:rPr>
          <w:t xml:space="preserve"> </w:t>
        </w:r>
        <w:r w:rsidRPr="00457BB8">
          <w:rPr>
            <w:rFonts w:ascii="IRNazanin" w:hAnsi="IRNazanin" w:cs="IRNazanin" w:hint="cs"/>
            <w:sz w:val="28"/>
            <w:szCs w:val="28"/>
            <w:rtl/>
            <w:lang w:bidi="fa-IR"/>
            <w:rPrChange w:id="985" w:author="Mohammad Mohammadi" w:date="2025-07-22T21:07:00Z">
              <w:rPr>
                <w:rFonts w:hint="cs"/>
                <w:rtl/>
                <w:lang w:bidi="fa-IR"/>
              </w:rPr>
            </w:rPrChange>
          </w:rPr>
          <w:t>تخم</w:t>
        </w:r>
        <w:r w:rsidRPr="00457BB8">
          <w:rPr>
            <w:rFonts w:ascii="IRNazanin" w:hAnsi="IRNazanin" w:cs="IRNazanin"/>
            <w:sz w:val="28"/>
            <w:szCs w:val="28"/>
            <w:rtl/>
            <w:lang w:bidi="fa-IR"/>
            <w:rPrChange w:id="986" w:author="Mohammad Mohammadi" w:date="2025-07-22T21:07:00Z">
              <w:rPr>
                <w:rtl/>
                <w:lang w:bidi="fa-IR"/>
              </w:rPr>
            </w:rPrChange>
          </w:rPr>
          <w:t xml:space="preserve"> </w:t>
        </w:r>
        <w:r w:rsidRPr="00457BB8">
          <w:rPr>
            <w:rFonts w:ascii="IRNazanin" w:hAnsi="IRNazanin" w:cs="IRNazanin" w:hint="cs"/>
            <w:sz w:val="28"/>
            <w:szCs w:val="28"/>
            <w:rtl/>
            <w:lang w:bidi="fa-IR"/>
            <w:rPrChange w:id="987" w:author="Mohammad Mohammadi" w:date="2025-07-22T21:07:00Z">
              <w:rPr>
                <w:rFonts w:hint="cs"/>
                <w:rtl/>
                <w:lang w:bidi="fa-IR"/>
              </w:rPr>
            </w:rPrChange>
          </w:rPr>
          <w:t>مرغ</w:t>
        </w:r>
        <w:r w:rsidRPr="00457BB8">
          <w:rPr>
            <w:rFonts w:ascii="IRNazanin" w:hAnsi="IRNazanin" w:cs="IRNazanin"/>
            <w:sz w:val="28"/>
            <w:szCs w:val="28"/>
            <w:rtl/>
            <w:lang w:bidi="fa-IR"/>
            <w:rPrChange w:id="988" w:author="Mohammad Mohammadi" w:date="2025-07-22T21:07:00Z">
              <w:rPr>
                <w:rtl/>
                <w:lang w:bidi="fa-IR"/>
              </w:rPr>
            </w:rPrChange>
          </w:rPr>
          <w:t xml:space="preserve"> </w:t>
        </w:r>
        <w:r w:rsidRPr="00457BB8">
          <w:rPr>
            <w:rFonts w:ascii="IRNazanin" w:hAnsi="IRNazanin" w:cs="IRNazanin" w:hint="cs"/>
            <w:sz w:val="28"/>
            <w:szCs w:val="28"/>
            <w:rtl/>
            <w:lang w:bidi="fa-IR"/>
            <w:rPrChange w:id="989" w:author="Mohammad Mohammadi" w:date="2025-07-22T21:07:00Z">
              <w:rPr>
                <w:rFonts w:hint="cs"/>
                <w:rtl/>
                <w:lang w:bidi="fa-IR"/>
              </w:rPr>
            </w:rPrChange>
          </w:rPr>
          <w:t>از</w:t>
        </w:r>
        <w:r w:rsidRPr="00457BB8">
          <w:rPr>
            <w:rFonts w:ascii="IRNazanin" w:hAnsi="IRNazanin" w:cs="IRNazanin"/>
            <w:sz w:val="28"/>
            <w:szCs w:val="28"/>
            <w:rtl/>
            <w:lang w:bidi="fa-IR"/>
            <w:rPrChange w:id="990" w:author="Mohammad Mohammadi" w:date="2025-07-22T21:07:00Z">
              <w:rPr>
                <w:rtl/>
                <w:lang w:bidi="fa-IR"/>
              </w:rPr>
            </w:rPrChange>
          </w:rPr>
          <w:t xml:space="preserve"> </w:t>
        </w:r>
        <w:r w:rsidRPr="00457BB8">
          <w:rPr>
            <w:rFonts w:ascii="IRNazanin" w:hAnsi="IRNazanin" w:cs="IRNazanin" w:hint="cs"/>
            <w:sz w:val="28"/>
            <w:szCs w:val="28"/>
            <w:rtl/>
            <w:lang w:bidi="fa-IR"/>
            <w:rPrChange w:id="991" w:author="Mohammad Mohammadi" w:date="2025-07-22T21:07:00Z">
              <w:rPr>
                <w:rFonts w:hint="cs"/>
                <w:rtl/>
                <w:lang w:bidi="fa-IR"/>
              </w:rPr>
            </w:rPrChange>
          </w:rPr>
          <w:t>یک</w:t>
        </w:r>
        <w:r w:rsidRPr="00457BB8">
          <w:rPr>
            <w:rFonts w:ascii="IRNazanin" w:hAnsi="IRNazanin" w:cs="IRNazanin"/>
            <w:sz w:val="28"/>
            <w:szCs w:val="28"/>
            <w:rtl/>
            <w:lang w:bidi="fa-IR"/>
            <w:rPrChange w:id="992" w:author="Mohammad Mohammadi" w:date="2025-07-22T21:07:00Z">
              <w:rPr>
                <w:rtl/>
                <w:lang w:bidi="fa-IR"/>
              </w:rPr>
            </w:rPrChange>
          </w:rPr>
          <w:t xml:space="preserve"> </w:t>
        </w:r>
        <w:r w:rsidRPr="00457BB8">
          <w:rPr>
            <w:rFonts w:ascii="IRNazanin" w:hAnsi="IRNazanin" w:cs="IRNazanin" w:hint="cs"/>
            <w:sz w:val="28"/>
            <w:szCs w:val="28"/>
            <w:rtl/>
            <w:lang w:bidi="fa-IR"/>
            <w:rPrChange w:id="993" w:author="Mohammad Mohammadi" w:date="2025-07-22T21:07:00Z">
              <w:rPr>
                <w:rFonts w:hint="cs"/>
                <w:rtl/>
                <w:lang w:bidi="fa-IR"/>
              </w:rPr>
            </w:rPrChange>
          </w:rPr>
          <w:t>روستایی</w:t>
        </w:r>
        <w:r w:rsidRPr="00457BB8">
          <w:rPr>
            <w:rFonts w:ascii="IRNazanin" w:hAnsi="IRNazanin" w:cs="IRNazanin"/>
            <w:sz w:val="28"/>
            <w:szCs w:val="28"/>
            <w:rtl/>
            <w:lang w:bidi="fa-IR"/>
            <w:rPrChange w:id="994" w:author="Mohammad Mohammadi" w:date="2025-07-22T21:07:00Z">
              <w:rPr>
                <w:rtl/>
                <w:lang w:bidi="fa-IR"/>
              </w:rPr>
            </w:rPrChange>
          </w:rPr>
          <w:t xml:space="preserve"> </w:t>
        </w:r>
        <w:r w:rsidRPr="00457BB8">
          <w:rPr>
            <w:rFonts w:ascii="IRNazanin" w:hAnsi="IRNazanin" w:cs="IRNazanin" w:hint="cs"/>
            <w:sz w:val="28"/>
            <w:szCs w:val="28"/>
            <w:rtl/>
            <w:lang w:bidi="fa-IR"/>
            <w:rPrChange w:id="995" w:author="Mohammad Mohammadi" w:date="2025-07-22T21:07:00Z">
              <w:rPr>
                <w:rFonts w:hint="cs"/>
                <w:rtl/>
                <w:lang w:bidi="fa-IR"/>
              </w:rPr>
            </w:rPrChange>
          </w:rPr>
          <w:t>ایماق</w:t>
        </w:r>
        <w:r w:rsidRPr="00457BB8">
          <w:rPr>
            <w:rFonts w:ascii="IRNazanin" w:hAnsi="IRNazanin" w:cs="IRNazanin"/>
            <w:sz w:val="28"/>
            <w:szCs w:val="28"/>
            <w:rtl/>
            <w:lang w:bidi="fa-IR"/>
            <w:rPrChange w:id="996" w:author="Mohammad Mohammadi" w:date="2025-07-22T21:07:00Z">
              <w:rPr>
                <w:rtl/>
                <w:lang w:bidi="fa-IR"/>
              </w:rPr>
            </w:rPrChange>
          </w:rPr>
          <w:t xml:space="preserve">. </w:t>
        </w:r>
        <w:r w:rsidRPr="00457BB8">
          <w:rPr>
            <w:rFonts w:ascii="IRNazanin" w:hAnsi="IRNazanin" w:cs="IRNazanin" w:hint="cs"/>
            <w:sz w:val="28"/>
            <w:szCs w:val="28"/>
            <w:rtl/>
            <w:lang w:bidi="fa-IR"/>
            <w:rPrChange w:id="997" w:author="Mohammad Mohammadi" w:date="2025-07-22T21:07:00Z">
              <w:rPr>
                <w:rFonts w:hint="cs"/>
                <w:rtl/>
                <w:lang w:bidi="fa-IR"/>
              </w:rPr>
            </w:rPrChange>
          </w:rPr>
          <w:t>سرغان،</w:t>
        </w:r>
        <w:r w:rsidRPr="00457BB8">
          <w:rPr>
            <w:rFonts w:ascii="IRNazanin" w:hAnsi="IRNazanin" w:cs="IRNazanin"/>
            <w:sz w:val="28"/>
            <w:szCs w:val="28"/>
            <w:rtl/>
            <w:lang w:bidi="fa-IR"/>
            <w:rPrChange w:id="998" w:author="Mohammad Mohammadi" w:date="2025-07-22T21:07:00Z">
              <w:rPr>
                <w:rtl/>
                <w:lang w:bidi="fa-IR"/>
              </w:rPr>
            </w:rPrChange>
          </w:rPr>
          <w:t xml:space="preserve"> </w:t>
        </w:r>
        <w:r w:rsidRPr="00457BB8">
          <w:rPr>
            <w:rFonts w:ascii="IRNazanin" w:hAnsi="IRNazanin" w:cs="IRNazanin" w:hint="cs"/>
            <w:sz w:val="28"/>
            <w:szCs w:val="28"/>
            <w:rtl/>
            <w:lang w:bidi="fa-IR"/>
            <w:rPrChange w:id="999" w:author="Mohammad Mohammadi" w:date="2025-07-22T21:07:00Z">
              <w:rPr>
                <w:rFonts w:hint="cs"/>
                <w:rtl/>
                <w:lang w:bidi="fa-IR"/>
              </w:rPr>
            </w:rPrChange>
          </w:rPr>
          <w:t>می</w:t>
        </w:r>
        <w:r w:rsidRPr="00457BB8">
          <w:rPr>
            <w:rFonts w:ascii="IRNazanin" w:hAnsi="IRNazanin" w:cs="IRNazanin"/>
            <w:sz w:val="28"/>
            <w:szCs w:val="28"/>
            <w:rtl/>
            <w:lang w:bidi="fa-IR"/>
            <w:rPrChange w:id="1000" w:author="Mohammad Mohammadi" w:date="2025-07-22T21:07:00Z">
              <w:rPr>
                <w:rtl/>
                <w:lang w:bidi="fa-IR"/>
              </w:rPr>
            </w:rPrChange>
          </w:rPr>
          <w:t xml:space="preserve"> ۱۹۷۱.</w:t>
        </w:r>
      </w:ins>
    </w:p>
    <w:p w14:paraId="430132F0" w14:textId="7CA27458" w:rsidR="00B2324E" w:rsidRPr="00457BB8" w:rsidRDefault="00B2324E" w:rsidP="00E73133">
      <w:pPr>
        <w:bidi/>
        <w:jc w:val="both"/>
        <w:rPr>
          <w:rFonts w:ascii="IRNazanin" w:hAnsi="IRNazanin" w:cs="IRNazanin"/>
          <w:sz w:val="28"/>
          <w:szCs w:val="28"/>
          <w:lang w:bidi="fa-IR"/>
          <w:rPrChange w:id="1001"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002" w:author="Mohammad Mohammadi" w:date="2025-07-22T21:07:00Z">
            <w:rPr>
              <w:rFonts w:ascii="IRNazanin" w:hAnsi="IRNazanin" w:cs="IRNazanin"/>
              <w:sz w:val="28"/>
              <w:szCs w:val="28"/>
              <w:rtl/>
            </w:rPr>
          </w:rPrChange>
        </w:rPr>
        <w:t xml:space="preserve">دشمنی </w:t>
      </w:r>
      <w:del w:id="1003" w:author="Mohammad Mohammadi" w:date="2025-07-07T15:36:00Z">
        <w:r w:rsidRPr="00457BB8" w:rsidDel="00F03EB6">
          <w:rPr>
            <w:rFonts w:ascii="IRNazanin" w:hAnsi="IRNazanin" w:cs="IRNazanin"/>
            <w:sz w:val="28"/>
            <w:szCs w:val="28"/>
            <w:rtl/>
            <w:rPrChange w:id="1004" w:author="Mohammad Mohammadi" w:date="2025-07-22T21:07:00Z">
              <w:rPr>
                <w:rFonts w:ascii="IRNazanin" w:hAnsi="IRNazanin" w:cs="IRNazanin"/>
                <w:sz w:val="28"/>
                <w:szCs w:val="28"/>
                <w:rtl/>
              </w:rPr>
            </w:rPrChange>
          </w:rPr>
          <w:delText xml:space="preserve">پایان </w:delText>
        </w:r>
      </w:del>
      <w:r w:rsidR="00136F08" w:rsidRPr="00457BB8">
        <w:rPr>
          <w:rFonts w:ascii="IRNazanin" w:hAnsi="IRNazanin" w:cs="IRNazanin" w:hint="cs"/>
          <w:sz w:val="28"/>
          <w:szCs w:val="28"/>
          <w:rtl/>
          <w:rPrChange w:id="1005" w:author="Mohammad Mohammadi" w:date="2025-07-22T21:07:00Z">
            <w:rPr>
              <w:rFonts w:ascii="IRNazanin" w:hAnsi="IRNazanin" w:cs="IRNazanin" w:hint="cs"/>
              <w:sz w:val="28"/>
              <w:szCs w:val="28"/>
              <w:rtl/>
            </w:rPr>
          </w:rPrChange>
        </w:rPr>
        <w:t>همین‌جا</w:t>
      </w:r>
      <w:r w:rsidR="00136F08" w:rsidRPr="00457BB8">
        <w:rPr>
          <w:rFonts w:ascii="IRNazanin" w:hAnsi="IRNazanin" w:cs="IRNazanin"/>
          <w:sz w:val="28"/>
          <w:szCs w:val="28"/>
          <w:rtl/>
          <w:rPrChange w:id="1006" w:author="Mohammad Mohammadi" w:date="2025-07-22T21:07:00Z">
            <w:rPr>
              <w:rFonts w:ascii="IRNazanin" w:hAnsi="IRNazanin" w:cs="IRNazanin"/>
              <w:sz w:val="28"/>
              <w:szCs w:val="28"/>
              <w:rtl/>
            </w:rPr>
          </w:rPrChange>
        </w:rPr>
        <w:t xml:space="preserve"> </w:t>
      </w:r>
      <w:r w:rsidR="00136F08" w:rsidRPr="00457BB8">
        <w:rPr>
          <w:rFonts w:ascii="IRNazanin" w:hAnsi="IRNazanin" w:cs="IRNazanin" w:hint="cs"/>
          <w:sz w:val="28"/>
          <w:szCs w:val="28"/>
          <w:rtl/>
          <w:rPrChange w:id="1007" w:author="Mohammad Mohammadi" w:date="2025-07-22T21:07:00Z">
            <w:rPr>
              <w:rFonts w:ascii="IRNazanin" w:hAnsi="IRNazanin" w:cs="IRNazanin" w:hint="cs"/>
              <w:sz w:val="28"/>
              <w:szCs w:val="28"/>
              <w:rtl/>
            </w:rPr>
          </w:rPrChange>
        </w:rPr>
        <w:t>پایان</w:t>
      </w:r>
      <w:r w:rsidR="00136F08" w:rsidRPr="00457BB8">
        <w:rPr>
          <w:rFonts w:ascii="IRNazanin" w:hAnsi="IRNazanin" w:cs="IRNazanin"/>
          <w:sz w:val="28"/>
          <w:szCs w:val="28"/>
          <w:rtl/>
          <w:rPrChange w:id="1008" w:author="Mohammad Mohammadi" w:date="2025-07-22T21:07:00Z">
            <w:rPr>
              <w:rFonts w:ascii="IRNazanin" w:hAnsi="IRNazanin" w:cs="IRNazanin"/>
              <w:sz w:val="28"/>
              <w:szCs w:val="28"/>
              <w:rtl/>
            </w:rPr>
          </w:rPrChange>
        </w:rPr>
        <w:t xml:space="preserve"> </w:t>
      </w:r>
      <w:r w:rsidR="00136F08" w:rsidRPr="00457BB8">
        <w:rPr>
          <w:rFonts w:ascii="IRNazanin" w:hAnsi="IRNazanin" w:cs="IRNazanin" w:hint="cs"/>
          <w:sz w:val="28"/>
          <w:szCs w:val="28"/>
          <w:rtl/>
          <w:rPrChange w:id="1009" w:author="Mohammad Mohammadi" w:date="2025-07-22T21:07:00Z">
            <w:rPr>
              <w:rFonts w:ascii="IRNazanin" w:hAnsi="IRNazanin" w:cs="IRNazanin" w:hint="cs"/>
              <w:sz w:val="28"/>
              <w:szCs w:val="28"/>
              <w:rtl/>
            </w:rPr>
          </w:rPrChange>
        </w:rPr>
        <w:t>نیافت</w:t>
      </w:r>
      <w:ins w:id="1010" w:author="Mohammad Mohammadi" w:date="2025-07-07T15:36:00Z">
        <w:r w:rsidR="00F03EB6" w:rsidRPr="00457BB8">
          <w:rPr>
            <w:rFonts w:ascii="IRNazanin" w:hAnsi="IRNazanin" w:cs="IRNazanin" w:hint="cs"/>
            <w:sz w:val="28"/>
            <w:szCs w:val="28"/>
            <w:rtl/>
            <w:rPrChange w:id="1011" w:author="Mohammad Mohammadi" w:date="2025-07-22T21:07:00Z">
              <w:rPr>
                <w:rFonts w:ascii="IRNazanin" w:hAnsi="IRNazanin" w:cs="IRNazanin" w:hint="cs"/>
                <w:sz w:val="28"/>
                <w:szCs w:val="28"/>
                <w:rtl/>
              </w:rPr>
            </w:rPrChange>
          </w:rPr>
          <w:t>.</w:t>
        </w:r>
      </w:ins>
      <w:del w:id="1012" w:author="Mohammad Mohammadi" w:date="2025-07-07T15:36:00Z">
        <w:r w:rsidRPr="00457BB8" w:rsidDel="00F03EB6">
          <w:rPr>
            <w:rFonts w:ascii="IRNazanin" w:hAnsi="IRNazanin" w:cs="IRNazanin"/>
            <w:sz w:val="28"/>
            <w:szCs w:val="28"/>
            <w:rtl/>
            <w:rPrChange w:id="1013" w:author="Mohammad Mohammadi" w:date="2025-07-22T21:07:00Z">
              <w:rPr>
                <w:rFonts w:ascii="IRNazanin" w:hAnsi="IRNazanin" w:cs="IRNazanin"/>
                <w:sz w:val="28"/>
                <w:szCs w:val="28"/>
                <w:rtl/>
              </w:rPr>
            </w:rPrChange>
          </w:rPr>
          <w:delText xml:space="preserve"> و</w:delText>
        </w:r>
      </w:del>
      <w:r w:rsidRPr="00457BB8">
        <w:rPr>
          <w:rFonts w:ascii="IRNazanin" w:hAnsi="IRNazanin" w:cs="IRNazanin"/>
          <w:sz w:val="28"/>
          <w:szCs w:val="28"/>
          <w:rtl/>
          <w:rPrChange w:id="1014" w:author="Mohammad Mohammadi" w:date="2025-07-22T21:07:00Z">
            <w:rPr>
              <w:rFonts w:ascii="IRNazanin" w:hAnsi="IRNazanin" w:cs="IRNazanin"/>
              <w:sz w:val="28"/>
              <w:szCs w:val="28"/>
              <w:rtl/>
            </w:rPr>
          </w:rPrChange>
        </w:rPr>
        <w:t xml:space="preserve"> در خزان و زمستان بعدی خون‌های بیشتری</w:t>
      </w:r>
      <w:del w:id="1015" w:author="Mohammad Mohammadi" w:date="2025-07-07T15:36:00Z">
        <w:r w:rsidRPr="00457BB8" w:rsidDel="00F03EB6">
          <w:rPr>
            <w:rFonts w:ascii="IRNazanin" w:hAnsi="IRNazanin" w:cs="IRNazanin"/>
            <w:sz w:val="28"/>
            <w:szCs w:val="28"/>
            <w:rtl/>
            <w:rPrChange w:id="1016" w:author="Mohammad Mohammadi" w:date="2025-07-22T21:07:00Z">
              <w:rPr>
                <w:rFonts w:ascii="IRNazanin" w:hAnsi="IRNazanin" w:cs="IRNazanin"/>
                <w:sz w:val="28"/>
                <w:szCs w:val="28"/>
                <w:rtl/>
              </w:rPr>
            </w:rPrChange>
          </w:rPr>
          <w:delText xml:space="preserve"> را</w:delText>
        </w:r>
      </w:del>
      <w:r w:rsidRPr="00457BB8">
        <w:rPr>
          <w:rFonts w:ascii="IRNazanin" w:hAnsi="IRNazanin" w:cs="IRNazanin"/>
          <w:sz w:val="28"/>
          <w:szCs w:val="28"/>
          <w:rtl/>
          <w:rPrChange w:id="1017" w:author="Mohammad Mohammadi" w:date="2025-07-22T21:07:00Z">
            <w:rPr>
              <w:rFonts w:ascii="IRNazanin" w:hAnsi="IRNazanin" w:cs="IRNazanin"/>
              <w:sz w:val="28"/>
              <w:szCs w:val="28"/>
              <w:rtl/>
            </w:rPr>
          </w:rPrChange>
        </w:rPr>
        <w:t xml:space="preserve"> به زمین ریخت. داستان این نزاع پیچیده است و به‌ تفصیل </w:t>
      </w:r>
      <w:del w:id="1018" w:author="Mohammad Mohammadi" w:date="2025-07-07T15:37:00Z">
        <w:r w:rsidR="00136F08" w:rsidRPr="00457BB8" w:rsidDel="007133C6">
          <w:rPr>
            <w:rFonts w:ascii="IRNazanin" w:hAnsi="IRNazanin" w:cs="IRNazanin" w:hint="cs"/>
            <w:sz w:val="28"/>
            <w:szCs w:val="28"/>
            <w:rtl/>
            <w:rPrChange w:id="1019" w:author="Mohammad Mohammadi" w:date="2025-07-22T21:07:00Z">
              <w:rPr>
                <w:rFonts w:ascii="IRNazanin" w:hAnsi="IRNazanin" w:cs="IRNazanin" w:hint="cs"/>
                <w:sz w:val="28"/>
                <w:szCs w:val="28"/>
                <w:rtl/>
              </w:rPr>
            </w:rPrChange>
          </w:rPr>
          <w:delText>آن</w:delText>
        </w:r>
        <w:r w:rsidR="00136F08" w:rsidRPr="00457BB8" w:rsidDel="007133C6">
          <w:rPr>
            <w:rFonts w:ascii="IRNazanin" w:hAnsi="IRNazanin" w:cs="IRNazanin"/>
            <w:sz w:val="28"/>
            <w:szCs w:val="28"/>
            <w:rtl/>
            <w:rPrChange w:id="1020" w:author="Mohammad Mohammadi" w:date="2025-07-22T21:07:00Z">
              <w:rPr>
                <w:rFonts w:ascii="IRNazanin" w:hAnsi="IRNazanin" w:cs="IRNazanin"/>
                <w:sz w:val="28"/>
                <w:szCs w:val="28"/>
                <w:rtl/>
              </w:rPr>
            </w:rPrChange>
          </w:rPr>
          <w:delText xml:space="preserve"> </w:delText>
        </w:r>
      </w:del>
      <w:r w:rsidR="00136F08" w:rsidRPr="00457BB8">
        <w:rPr>
          <w:rFonts w:ascii="IRNazanin" w:hAnsi="IRNazanin" w:cs="IRNazanin" w:hint="cs"/>
          <w:sz w:val="28"/>
          <w:szCs w:val="28"/>
          <w:rtl/>
          <w:rPrChange w:id="1021" w:author="Mohammad Mohammadi" w:date="2025-07-22T21:07:00Z">
            <w:rPr>
              <w:rFonts w:ascii="IRNazanin" w:hAnsi="IRNazanin" w:cs="IRNazanin" w:hint="cs"/>
              <w:sz w:val="28"/>
              <w:szCs w:val="28"/>
              <w:rtl/>
            </w:rPr>
          </w:rPrChange>
        </w:rPr>
        <w:t>در</w:t>
      </w:r>
      <w:r w:rsidR="00136F08" w:rsidRPr="00457BB8">
        <w:rPr>
          <w:rFonts w:ascii="IRNazanin" w:hAnsi="IRNazanin" w:cs="IRNazanin"/>
          <w:sz w:val="28"/>
          <w:szCs w:val="28"/>
          <w:rtl/>
          <w:rPrChange w:id="1022"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1023" w:author="Mohammad Mohammadi" w:date="2025-07-22T21:07:00Z">
            <w:rPr>
              <w:rFonts w:ascii="IRNazanin" w:hAnsi="IRNazanin" w:cs="IRNazanin"/>
              <w:sz w:val="28"/>
              <w:szCs w:val="28"/>
              <w:rtl/>
            </w:rPr>
          </w:rPrChange>
        </w:rPr>
        <w:t>هر دو کتاب «عروس‌های سربدل» و «</w:t>
      </w:r>
      <w:del w:id="1024" w:author="Saeedi, Faiza" w:date="2025-07-01T10:36:00Z">
        <w:r w:rsidRPr="00457BB8" w:rsidDel="00F66C27">
          <w:rPr>
            <w:rFonts w:ascii="IRNazanin" w:hAnsi="IRNazanin" w:cs="IRNazanin"/>
            <w:sz w:val="28"/>
            <w:szCs w:val="28"/>
            <w:rtl/>
            <w:rPrChange w:id="1025" w:author="Mohammad Mohammadi" w:date="2025-07-22T21:07:00Z">
              <w:rPr>
                <w:rFonts w:ascii="IRNazanin" w:hAnsi="IRNazanin" w:cs="IRNazanin"/>
                <w:sz w:val="28"/>
                <w:szCs w:val="28"/>
                <w:rtl/>
              </w:rPr>
            </w:rPrChange>
          </w:rPr>
          <w:delText xml:space="preserve">آواهای </w:delText>
        </w:r>
      </w:del>
      <w:ins w:id="1026" w:author="Saeedi, Faiza" w:date="2025-07-01T10:36:00Z">
        <w:r w:rsidR="00F66C27" w:rsidRPr="00457BB8">
          <w:rPr>
            <w:rFonts w:ascii="IRNazanin" w:hAnsi="IRNazanin" w:cs="IRNazanin" w:hint="cs"/>
            <w:sz w:val="28"/>
            <w:szCs w:val="28"/>
            <w:rtl/>
            <w:rPrChange w:id="1027" w:author="Mohammad Mohammadi" w:date="2025-07-22T21:07:00Z">
              <w:rPr>
                <w:rFonts w:ascii="IRNazanin" w:hAnsi="IRNazanin" w:cs="IRNazanin" w:hint="cs"/>
                <w:sz w:val="28"/>
                <w:szCs w:val="28"/>
                <w:rtl/>
              </w:rPr>
            </w:rPrChange>
          </w:rPr>
          <w:t>صداهایی</w:t>
        </w:r>
        <w:r w:rsidR="00F66C27" w:rsidRPr="00457BB8">
          <w:rPr>
            <w:rFonts w:ascii="IRNazanin" w:hAnsi="IRNazanin" w:cs="IRNazanin"/>
            <w:sz w:val="28"/>
            <w:szCs w:val="28"/>
            <w:rtl/>
            <w:rPrChange w:id="1028" w:author="Mohammad Mohammadi" w:date="2025-07-22T21:07:00Z">
              <w:rPr>
                <w:rFonts w:ascii="IRNazanin" w:hAnsi="IRNazanin" w:cs="IRNazanin"/>
                <w:sz w:val="28"/>
                <w:szCs w:val="28"/>
                <w:rtl/>
              </w:rPr>
            </w:rPrChange>
          </w:rPr>
          <w:t xml:space="preserve"> </w:t>
        </w:r>
        <w:r w:rsidR="00F66C27" w:rsidRPr="00457BB8">
          <w:rPr>
            <w:rFonts w:ascii="IRNazanin" w:hAnsi="IRNazanin" w:cs="IRNazanin" w:hint="cs"/>
            <w:sz w:val="28"/>
            <w:szCs w:val="28"/>
            <w:rtl/>
            <w:rPrChange w:id="1029" w:author="Mohammad Mohammadi" w:date="2025-07-22T21:07:00Z">
              <w:rPr>
                <w:rFonts w:ascii="IRNazanin" w:hAnsi="IRNazanin" w:cs="IRNazanin" w:hint="cs"/>
                <w:sz w:val="28"/>
                <w:szCs w:val="28"/>
                <w:rtl/>
              </w:rPr>
            </w:rPrChange>
          </w:rPr>
          <w:t>از</w:t>
        </w:r>
        <w:r w:rsidR="00F66C27" w:rsidRPr="00457BB8">
          <w:rPr>
            <w:rFonts w:ascii="IRNazanin" w:hAnsi="IRNazanin" w:cs="IRNazanin"/>
            <w:sz w:val="28"/>
            <w:szCs w:val="28"/>
            <w:rtl/>
            <w:rPrChange w:id="1030" w:author="Mohammad Mohammadi" w:date="2025-07-22T21:07:00Z">
              <w:rPr>
                <w:rFonts w:ascii="IRNazanin" w:hAnsi="IRNazanin" w:cs="IRNazanin"/>
                <w:sz w:val="28"/>
                <w:szCs w:val="28"/>
                <w:rtl/>
              </w:rPr>
            </w:rPrChange>
          </w:rPr>
          <w:t xml:space="preserve"> </w:t>
        </w:r>
      </w:ins>
      <w:del w:id="1031" w:author="Saeedi, Faiza" w:date="2025-07-01T10:36:00Z">
        <w:r w:rsidRPr="00457BB8" w:rsidDel="00F66C27">
          <w:rPr>
            <w:rFonts w:ascii="IRNazanin" w:hAnsi="IRNazanin" w:cs="IRNazanin"/>
            <w:sz w:val="28"/>
            <w:szCs w:val="28"/>
            <w:rtl/>
            <w:rPrChange w:id="1032" w:author="Mohammad Mohammadi" w:date="2025-07-22T21:07:00Z">
              <w:rPr>
                <w:rFonts w:ascii="IRNazanin" w:hAnsi="IRNazanin" w:cs="IRNazanin"/>
                <w:sz w:val="28"/>
                <w:szCs w:val="28"/>
                <w:rtl/>
              </w:rPr>
            </w:rPrChange>
          </w:rPr>
          <w:delText xml:space="preserve">روستایی </w:delText>
        </w:r>
      </w:del>
      <w:ins w:id="1033" w:author="Saeedi, Faiza" w:date="2025-07-01T10:36:00Z">
        <w:r w:rsidR="00F66C27" w:rsidRPr="00457BB8">
          <w:rPr>
            <w:rFonts w:ascii="IRNazanin" w:hAnsi="IRNazanin" w:cs="IRNazanin" w:hint="cs"/>
            <w:sz w:val="28"/>
            <w:szCs w:val="28"/>
            <w:rtl/>
            <w:rPrChange w:id="1034" w:author="Mohammad Mohammadi" w:date="2025-07-22T21:07:00Z">
              <w:rPr>
                <w:rFonts w:ascii="IRNazanin" w:hAnsi="IRNazanin" w:cs="IRNazanin" w:hint="cs"/>
                <w:sz w:val="28"/>
                <w:szCs w:val="28"/>
                <w:rtl/>
              </w:rPr>
            </w:rPrChange>
          </w:rPr>
          <w:t>روستاهای</w:t>
        </w:r>
        <w:r w:rsidR="00F66C27" w:rsidRPr="00457BB8">
          <w:rPr>
            <w:rFonts w:ascii="IRNazanin" w:hAnsi="IRNazanin" w:cs="IRNazanin"/>
            <w:sz w:val="28"/>
            <w:szCs w:val="28"/>
            <w:rtl/>
            <w:rPrChange w:id="1035"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rPrChange w:id="1036" w:author="Mohammad Mohammadi" w:date="2025-07-22T21:07:00Z">
            <w:rPr>
              <w:rFonts w:ascii="IRNazanin" w:hAnsi="IRNazanin" w:cs="IRNazanin"/>
              <w:sz w:val="28"/>
              <w:szCs w:val="28"/>
              <w:rtl/>
            </w:rPr>
          </w:rPrChange>
        </w:rPr>
        <w:t xml:space="preserve">افغانستان» شرح داده شده است. در نهایت، هشت ازدواج بین دو </w:t>
      </w:r>
      <w:r w:rsidR="00957EAD" w:rsidRPr="00457BB8">
        <w:rPr>
          <w:rFonts w:ascii="IRNazanin" w:hAnsi="IRNazanin" w:cs="IRNazanin"/>
          <w:sz w:val="28"/>
          <w:szCs w:val="28"/>
          <w:rtl/>
          <w:rPrChange w:id="1037" w:author="Mohammad Mohammadi" w:date="2025-07-22T21:07:00Z">
            <w:rPr>
              <w:rFonts w:ascii="IRNazanin" w:hAnsi="IRNazanin" w:cs="IRNazanin"/>
              <w:sz w:val="28"/>
              <w:szCs w:val="28"/>
              <w:rtl/>
            </w:rPr>
          </w:rPrChange>
        </w:rPr>
        <w:t>طرف درگیر</w:t>
      </w:r>
      <w:r w:rsidRPr="00457BB8">
        <w:rPr>
          <w:rFonts w:ascii="IRNazanin" w:hAnsi="IRNazanin" w:cs="IRNazanin"/>
          <w:sz w:val="28"/>
          <w:szCs w:val="28"/>
          <w:rtl/>
          <w:rPrChange w:id="1038" w:author="Mohammad Mohammadi" w:date="2025-07-22T21:07:00Z">
            <w:rPr>
              <w:rFonts w:ascii="IRNazanin" w:hAnsi="IRNazanin" w:cs="IRNazanin"/>
              <w:sz w:val="28"/>
              <w:szCs w:val="28"/>
              <w:rtl/>
            </w:rPr>
          </w:rPrChange>
        </w:rPr>
        <w:t xml:space="preserve"> </w:t>
      </w:r>
      <w:r w:rsidR="00957EAD" w:rsidRPr="00457BB8">
        <w:rPr>
          <w:rFonts w:ascii="IRNazanin" w:hAnsi="IRNazanin" w:cs="IRNazanin"/>
          <w:sz w:val="28"/>
          <w:szCs w:val="28"/>
          <w:rtl/>
          <w:rPrChange w:id="1039" w:author="Mohammad Mohammadi" w:date="2025-07-22T21:07:00Z">
            <w:rPr>
              <w:rFonts w:ascii="IRNazanin" w:hAnsi="IRNazanin" w:cs="IRNazanin"/>
              <w:sz w:val="28"/>
              <w:szCs w:val="28"/>
              <w:rtl/>
            </w:rPr>
          </w:rPrChange>
        </w:rPr>
        <w:t>صورت گرفت</w:t>
      </w:r>
      <w:r w:rsidRPr="00457BB8">
        <w:rPr>
          <w:rFonts w:ascii="IRNazanin" w:hAnsi="IRNazanin" w:cs="IRNazanin"/>
          <w:sz w:val="28"/>
          <w:szCs w:val="28"/>
          <w:rtl/>
          <w:rPrChange w:id="1040" w:author="Mohammad Mohammadi" w:date="2025-07-22T21:07:00Z">
            <w:rPr>
              <w:rFonts w:ascii="IRNazanin" w:hAnsi="IRNazanin" w:cs="IRNazanin"/>
              <w:sz w:val="28"/>
              <w:szCs w:val="28"/>
              <w:rtl/>
            </w:rPr>
          </w:rPrChange>
        </w:rPr>
        <w:t xml:space="preserve">. </w:t>
      </w:r>
      <w:r w:rsidR="00136F08" w:rsidRPr="00457BB8">
        <w:rPr>
          <w:rFonts w:ascii="IRNazanin" w:hAnsi="IRNazanin" w:cs="IRNazanin" w:hint="cs"/>
          <w:sz w:val="28"/>
          <w:szCs w:val="28"/>
          <w:rtl/>
          <w:rPrChange w:id="1041" w:author="Mohammad Mohammadi" w:date="2025-07-22T21:07:00Z">
            <w:rPr>
              <w:rFonts w:ascii="IRNazanin" w:hAnsi="IRNazanin" w:cs="IRNazanin" w:hint="cs"/>
              <w:sz w:val="28"/>
              <w:szCs w:val="28"/>
              <w:rtl/>
            </w:rPr>
          </w:rPrChange>
        </w:rPr>
        <w:t>از</w:t>
      </w:r>
      <w:r w:rsidR="00136F08" w:rsidRPr="00457BB8">
        <w:rPr>
          <w:rFonts w:ascii="IRNazanin" w:hAnsi="IRNazanin" w:cs="IRNazanin"/>
          <w:sz w:val="28"/>
          <w:szCs w:val="28"/>
          <w:rtl/>
          <w:rPrChange w:id="1042" w:author="Mohammad Mohammadi" w:date="2025-07-22T21:07:00Z">
            <w:rPr>
              <w:rFonts w:ascii="IRNazanin" w:hAnsi="IRNazanin" w:cs="IRNazanin"/>
              <w:sz w:val="28"/>
              <w:szCs w:val="28"/>
              <w:rtl/>
            </w:rPr>
          </w:rPrChange>
        </w:rPr>
        <w:t xml:space="preserve"> لحاظ </w:t>
      </w:r>
      <w:r w:rsidR="00384B1D" w:rsidRPr="00457BB8">
        <w:rPr>
          <w:rFonts w:ascii="IRNazanin" w:hAnsi="IRNazanin" w:cs="IRNazanin"/>
          <w:sz w:val="28"/>
          <w:szCs w:val="28"/>
          <w:rtl/>
          <w:rPrChange w:id="1043" w:author="Mohammad Mohammadi" w:date="2025-07-22T21:07:00Z">
            <w:rPr>
              <w:rFonts w:ascii="IRNazanin" w:hAnsi="IRNazanin" w:cs="IRNazanin"/>
              <w:sz w:val="28"/>
              <w:szCs w:val="28"/>
              <w:rtl/>
            </w:rPr>
          </w:rPrChange>
        </w:rPr>
        <w:t>نظری</w:t>
      </w:r>
      <w:r w:rsidRPr="00457BB8">
        <w:rPr>
          <w:rFonts w:ascii="IRNazanin" w:hAnsi="IRNazanin" w:cs="IRNazanin"/>
          <w:sz w:val="28"/>
          <w:szCs w:val="28"/>
          <w:rtl/>
          <w:rPrChange w:id="1044" w:author="Mohammad Mohammadi" w:date="2025-07-22T21:07:00Z">
            <w:rPr>
              <w:rFonts w:ascii="IRNazanin" w:hAnsi="IRNazanin" w:cs="IRNazanin"/>
              <w:sz w:val="28"/>
              <w:szCs w:val="28"/>
              <w:rtl/>
            </w:rPr>
          </w:rPrChange>
        </w:rPr>
        <w:t xml:space="preserve">، برای هر مرد </w:t>
      </w:r>
      <w:r w:rsidR="00384B1D" w:rsidRPr="00457BB8">
        <w:rPr>
          <w:rFonts w:ascii="IRNazanin" w:hAnsi="IRNazanin" w:cs="IRNazanin"/>
          <w:sz w:val="28"/>
          <w:szCs w:val="28"/>
          <w:rtl/>
          <w:rPrChange w:id="1045" w:author="Mohammad Mohammadi" w:date="2025-07-22T21:07:00Z">
            <w:rPr>
              <w:rFonts w:ascii="IRNazanin" w:hAnsi="IRNazanin" w:cs="IRNazanin"/>
              <w:sz w:val="28"/>
              <w:szCs w:val="28"/>
              <w:rtl/>
            </w:rPr>
          </w:rPrChange>
        </w:rPr>
        <w:t>زخمی</w:t>
      </w:r>
      <w:r w:rsidRPr="00457BB8">
        <w:rPr>
          <w:rFonts w:ascii="IRNazanin" w:hAnsi="IRNazanin" w:cs="IRNazanin"/>
          <w:sz w:val="28"/>
          <w:szCs w:val="28"/>
          <w:rtl/>
          <w:rPrChange w:id="1046" w:author="Mohammad Mohammadi" w:date="2025-07-22T21:07:00Z">
            <w:rPr>
              <w:rFonts w:ascii="IRNazanin" w:hAnsi="IRNazanin" w:cs="IRNazanin"/>
              <w:sz w:val="28"/>
              <w:szCs w:val="28"/>
              <w:rtl/>
            </w:rPr>
          </w:rPrChange>
        </w:rPr>
        <w:t xml:space="preserve"> یک زن و </w:t>
      </w:r>
      <w:r w:rsidR="00384B1D" w:rsidRPr="00457BB8">
        <w:rPr>
          <w:rFonts w:ascii="IRNazanin" w:hAnsi="IRNazanin" w:cs="IRNazanin"/>
          <w:sz w:val="28"/>
          <w:szCs w:val="28"/>
          <w:rtl/>
          <w:rPrChange w:id="1047" w:author="Mohammad Mohammadi" w:date="2025-07-22T21:07:00Z">
            <w:rPr>
              <w:rFonts w:ascii="IRNazanin" w:hAnsi="IRNazanin" w:cs="IRNazanin"/>
              <w:sz w:val="28"/>
              <w:szCs w:val="28"/>
              <w:rtl/>
            </w:rPr>
          </w:rPrChange>
        </w:rPr>
        <w:t>به‌خاطر</w:t>
      </w:r>
      <w:r w:rsidRPr="00457BB8">
        <w:rPr>
          <w:rFonts w:ascii="IRNazanin" w:hAnsi="IRNazanin" w:cs="IRNazanin"/>
          <w:sz w:val="28"/>
          <w:szCs w:val="28"/>
          <w:rtl/>
          <w:rPrChange w:id="1048" w:author="Mohammad Mohammadi" w:date="2025-07-22T21:07:00Z">
            <w:rPr>
              <w:rFonts w:ascii="IRNazanin" w:hAnsi="IRNazanin" w:cs="IRNazanin"/>
              <w:sz w:val="28"/>
              <w:szCs w:val="28"/>
              <w:rtl/>
            </w:rPr>
          </w:rPrChange>
        </w:rPr>
        <w:t xml:space="preserve"> هر مرد کشته</w:t>
      </w:r>
      <w:r w:rsidR="00384B1D" w:rsidRPr="00457BB8">
        <w:rPr>
          <w:rFonts w:ascii="IRNazanin" w:hAnsi="IRNazanin" w:cs="IRNazanin"/>
          <w:sz w:val="28"/>
          <w:szCs w:val="28"/>
          <w:rtl/>
          <w:rPrChange w:id="104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50" w:author="Mohammad Mohammadi" w:date="2025-07-22T21:07:00Z">
            <w:rPr>
              <w:rFonts w:ascii="IRNazanin" w:hAnsi="IRNazanin" w:cs="IRNazanin"/>
              <w:sz w:val="28"/>
              <w:szCs w:val="28"/>
              <w:rtl/>
            </w:rPr>
          </w:rPrChange>
        </w:rPr>
        <w:t>شده دو زن داده می</w:t>
      </w:r>
      <w:r w:rsidR="00384B1D" w:rsidRPr="00457BB8">
        <w:rPr>
          <w:rFonts w:ascii="IRNazanin" w:hAnsi="IRNazanin" w:cs="IRNazanin"/>
          <w:sz w:val="28"/>
          <w:szCs w:val="28"/>
          <w:rtl/>
          <w:rPrChange w:id="105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52" w:author="Mohammad Mohammadi" w:date="2025-07-22T21:07:00Z">
            <w:rPr>
              <w:rFonts w:ascii="IRNazanin" w:hAnsi="IRNazanin" w:cs="IRNazanin"/>
              <w:sz w:val="28"/>
              <w:szCs w:val="28"/>
              <w:rtl/>
            </w:rPr>
          </w:rPrChange>
        </w:rPr>
        <w:t xml:space="preserve">شد. اما </w:t>
      </w:r>
      <w:r w:rsidR="00384B1D" w:rsidRPr="00457BB8">
        <w:rPr>
          <w:rFonts w:ascii="IRNazanin" w:hAnsi="IRNazanin" w:cs="IRNazanin"/>
          <w:sz w:val="28"/>
          <w:szCs w:val="28"/>
          <w:rtl/>
          <w:rPrChange w:id="1053" w:author="Mohammad Mohammadi" w:date="2025-07-22T21:07:00Z">
            <w:rPr>
              <w:rFonts w:ascii="IRNazanin" w:hAnsi="IRNazanin" w:cs="IRNazanin"/>
              <w:sz w:val="28"/>
              <w:szCs w:val="28"/>
              <w:rtl/>
            </w:rPr>
          </w:rPrChange>
        </w:rPr>
        <w:t>مساله</w:t>
      </w:r>
      <w:r w:rsidRPr="00457BB8">
        <w:rPr>
          <w:rFonts w:ascii="IRNazanin" w:hAnsi="IRNazanin" w:cs="IRNazanin"/>
          <w:sz w:val="28"/>
          <w:szCs w:val="28"/>
          <w:rtl/>
          <w:rPrChange w:id="1054" w:author="Mohammad Mohammadi" w:date="2025-07-22T21:07:00Z">
            <w:rPr>
              <w:rFonts w:ascii="IRNazanin" w:hAnsi="IRNazanin" w:cs="IRNazanin"/>
              <w:sz w:val="28"/>
              <w:szCs w:val="28"/>
              <w:rtl/>
            </w:rPr>
          </w:rPrChange>
        </w:rPr>
        <w:t xml:space="preserve"> به این سادگی نبود، زیرا پیوندهای </w:t>
      </w:r>
      <w:r w:rsidR="00750C4B" w:rsidRPr="00457BB8">
        <w:rPr>
          <w:rFonts w:ascii="IRNazanin" w:hAnsi="IRNazanin" w:cs="IRNazanin"/>
          <w:sz w:val="28"/>
          <w:szCs w:val="28"/>
          <w:rtl/>
          <w:rPrChange w:id="1055" w:author="Mohammad Mohammadi" w:date="2025-07-22T21:07:00Z">
            <w:rPr>
              <w:rFonts w:ascii="IRNazanin" w:hAnsi="IRNazanin" w:cs="IRNazanin"/>
              <w:sz w:val="28"/>
              <w:szCs w:val="28"/>
              <w:rtl/>
            </w:rPr>
          </w:rPrChange>
        </w:rPr>
        <w:t>فامیلیِ</w:t>
      </w:r>
      <w:r w:rsidRPr="00457BB8">
        <w:rPr>
          <w:rFonts w:ascii="IRNazanin" w:hAnsi="IRNazanin" w:cs="IRNazanin"/>
          <w:sz w:val="28"/>
          <w:szCs w:val="28"/>
          <w:rtl/>
          <w:rPrChange w:id="1056" w:author="Mohammad Mohammadi" w:date="2025-07-22T21:07:00Z">
            <w:rPr>
              <w:rFonts w:ascii="IRNazanin" w:hAnsi="IRNazanin" w:cs="IRNazanin"/>
              <w:sz w:val="28"/>
              <w:szCs w:val="28"/>
              <w:rtl/>
            </w:rPr>
          </w:rPrChange>
        </w:rPr>
        <w:t xml:space="preserve"> </w:t>
      </w:r>
      <w:r w:rsidR="00750C4B" w:rsidRPr="00457BB8">
        <w:rPr>
          <w:rFonts w:ascii="IRNazanin" w:hAnsi="IRNazanin" w:cs="IRNazanin"/>
          <w:sz w:val="28"/>
          <w:szCs w:val="28"/>
          <w:rtl/>
          <w:rPrChange w:id="1057" w:author="Mohammad Mohammadi" w:date="2025-07-22T21:07:00Z">
            <w:rPr>
              <w:rFonts w:ascii="IRNazanin" w:hAnsi="IRNazanin" w:cs="IRNazanin"/>
              <w:sz w:val="28"/>
              <w:szCs w:val="28"/>
              <w:rtl/>
            </w:rPr>
          </w:rPrChange>
        </w:rPr>
        <w:t xml:space="preserve">یک طرف </w:t>
      </w:r>
      <w:r w:rsidRPr="00457BB8">
        <w:rPr>
          <w:rFonts w:ascii="IRNazanin" w:hAnsi="IRNazanin" w:cs="IRNazanin"/>
          <w:sz w:val="28"/>
          <w:szCs w:val="28"/>
          <w:rtl/>
          <w:rPrChange w:id="1058" w:author="Mohammad Mohammadi" w:date="2025-07-22T21:07:00Z">
            <w:rPr>
              <w:rFonts w:ascii="IRNazanin" w:hAnsi="IRNazanin" w:cs="IRNazanin"/>
              <w:sz w:val="28"/>
              <w:szCs w:val="28"/>
              <w:rtl/>
            </w:rPr>
          </w:rPrChange>
        </w:rPr>
        <w:t>با</w:t>
      </w:r>
      <w:r w:rsidR="00750C4B" w:rsidRPr="00457BB8">
        <w:rPr>
          <w:rFonts w:ascii="IRNazanin" w:hAnsi="IRNazanin" w:cs="IRNazanin"/>
          <w:sz w:val="28"/>
          <w:szCs w:val="28"/>
          <w:rtl/>
          <w:rPrChange w:id="1059" w:author="Mohammad Mohammadi" w:date="2025-07-22T21:07:00Z">
            <w:rPr>
              <w:rFonts w:ascii="IRNazanin" w:hAnsi="IRNazanin" w:cs="IRNazanin"/>
              <w:sz w:val="28"/>
              <w:szCs w:val="28"/>
              <w:rtl/>
            </w:rPr>
          </w:rPrChange>
        </w:rPr>
        <w:t xml:space="preserve"> </w:t>
      </w:r>
      <w:r w:rsidR="00750C4B" w:rsidRPr="00457BB8">
        <w:rPr>
          <w:rFonts w:ascii="IRNazanin" w:hAnsi="IRNazanin" w:cs="IRNazanin"/>
          <w:sz w:val="28"/>
          <w:szCs w:val="28"/>
          <w:rtl/>
          <w:rPrChange w:id="1060" w:author="Mohammad Mohammadi" w:date="2025-07-22T21:07:00Z">
            <w:rPr>
              <w:rFonts w:ascii="IRNazanin" w:hAnsi="IRNazanin" w:cs="IRNazanin"/>
              <w:sz w:val="28"/>
              <w:szCs w:val="28"/>
              <w:rtl/>
            </w:rPr>
          </w:rPrChange>
        </w:rPr>
        <w:lastRenderedPageBreak/>
        <w:t>افراد</w:t>
      </w:r>
      <w:r w:rsidRPr="00457BB8">
        <w:rPr>
          <w:rFonts w:ascii="IRNazanin" w:hAnsi="IRNazanin" w:cs="IRNazanin"/>
          <w:sz w:val="28"/>
          <w:szCs w:val="28"/>
          <w:rtl/>
          <w:rPrChange w:id="1061" w:author="Mohammad Mohammadi" w:date="2025-07-22T21:07:00Z">
            <w:rPr>
              <w:rFonts w:ascii="IRNazanin" w:hAnsi="IRNazanin" w:cs="IRNazanin"/>
              <w:sz w:val="28"/>
              <w:szCs w:val="28"/>
              <w:rtl/>
            </w:rPr>
          </w:rPrChange>
        </w:rPr>
        <w:t xml:space="preserve"> کشته</w:t>
      </w:r>
      <w:r w:rsidR="00384B1D" w:rsidRPr="00457BB8">
        <w:rPr>
          <w:rFonts w:ascii="IRNazanin" w:hAnsi="IRNazanin" w:cs="IRNazanin"/>
          <w:sz w:val="28"/>
          <w:szCs w:val="28"/>
          <w:rtl/>
          <w:rPrChange w:id="106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63" w:author="Mohammad Mohammadi" w:date="2025-07-22T21:07:00Z">
            <w:rPr>
              <w:rFonts w:ascii="IRNazanin" w:hAnsi="IRNazanin" w:cs="IRNazanin"/>
              <w:sz w:val="28"/>
              <w:szCs w:val="28"/>
              <w:rtl/>
            </w:rPr>
          </w:rPrChange>
        </w:rPr>
        <w:t xml:space="preserve">شده و </w:t>
      </w:r>
      <w:r w:rsidR="00384B1D" w:rsidRPr="00457BB8">
        <w:rPr>
          <w:rFonts w:ascii="IRNazanin" w:hAnsi="IRNazanin" w:cs="IRNazanin"/>
          <w:sz w:val="28"/>
          <w:szCs w:val="28"/>
          <w:rtl/>
          <w:rPrChange w:id="1064" w:author="Mohammad Mohammadi" w:date="2025-07-22T21:07:00Z">
            <w:rPr>
              <w:rFonts w:ascii="IRNazanin" w:hAnsi="IRNazanin" w:cs="IRNazanin"/>
              <w:sz w:val="28"/>
              <w:szCs w:val="28"/>
              <w:rtl/>
            </w:rPr>
          </w:rPrChange>
        </w:rPr>
        <w:t>زخمی</w:t>
      </w:r>
      <w:r w:rsidRPr="00457BB8">
        <w:rPr>
          <w:rFonts w:ascii="IRNazanin" w:hAnsi="IRNazanin" w:cs="IRNazanin"/>
          <w:sz w:val="28"/>
          <w:szCs w:val="28"/>
          <w:rtl/>
          <w:rPrChange w:id="1065" w:author="Mohammad Mohammadi" w:date="2025-07-22T21:07:00Z">
            <w:rPr>
              <w:rFonts w:ascii="IRNazanin" w:hAnsi="IRNazanin" w:cs="IRNazanin"/>
              <w:sz w:val="28"/>
              <w:szCs w:val="28"/>
              <w:rtl/>
            </w:rPr>
          </w:rPrChange>
        </w:rPr>
        <w:t xml:space="preserve">، سن طرفین، </w:t>
      </w:r>
      <w:r w:rsidR="00750C4B" w:rsidRPr="00457BB8">
        <w:rPr>
          <w:rFonts w:ascii="IRNazanin" w:hAnsi="IRNazanin" w:cs="IRNazanin"/>
          <w:sz w:val="28"/>
          <w:szCs w:val="28"/>
          <w:rtl/>
          <w:rPrChange w:id="1066" w:author="Mohammad Mohammadi" w:date="2025-07-22T21:07:00Z">
            <w:rPr>
              <w:rFonts w:ascii="IRNazanin" w:hAnsi="IRNazanin" w:cs="IRNazanin"/>
              <w:sz w:val="28"/>
              <w:szCs w:val="28"/>
              <w:rtl/>
            </w:rPr>
          </w:rPrChange>
        </w:rPr>
        <w:t>زیبایی</w:t>
      </w:r>
      <w:r w:rsidRPr="00457BB8">
        <w:rPr>
          <w:rFonts w:ascii="IRNazanin" w:hAnsi="IRNazanin" w:cs="IRNazanin"/>
          <w:sz w:val="28"/>
          <w:szCs w:val="28"/>
          <w:rtl/>
          <w:rPrChange w:id="1067" w:author="Mohammad Mohammadi" w:date="2025-07-22T21:07:00Z">
            <w:rPr>
              <w:rFonts w:ascii="IRNazanin" w:hAnsi="IRNazanin" w:cs="IRNazanin"/>
              <w:sz w:val="28"/>
              <w:szCs w:val="28"/>
              <w:rtl/>
            </w:rPr>
          </w:rPrChange>
        </w:rPr>
        <w:t xml:space="preserve"> و توانایی ظاهری آن</w:t>
      </w:r>
      <w:r w:rsidR="00750C4B" w:rsidRPr="00457BB8">
        <w:rPr>
          <w:rFonts w:ascii="IRNazanin" w:hAnsi="IRNazanin" w:cs="IRNazanin"/>
          <w:sz w:val="28"/>
          <w:szCs w:val="28"/>
          <w:rtl/>
          <w:rPrChange w:id="106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69" w:author="Mohammad Mohammadi" w:date="2025-07-22T21:07:00Z">
            <w:rPr>
              <w:rFonts w:ascii="IRNazanin" w:hAnsi="IRNazanin" w:cs="IRNazanin"/>
              <w:sz w:val="28"/>
              <w:szCs w:val="28"/>
              <w:rtl/>
            </w:rPr>
          </w:rPrChange>
        </w:rPr>
        <w:t xml:space="preserve">ها همگی اهمیت داشتند. در نتیجه، </w:t>
      </w:r>
      <w:del w:id="1070" w:author="Saeedi, Faiza" w:date="2025-06-05T23:54:00Z">
        <w:r w:rsidR="007A166C" w:rsidRPr="00457BB8" w:rsidDel="002F466B">
          <w:rPr>
            <w:rFonts w:ascii="IRNazanin" w:hAnsi="IRNazanin" w:cs="IRNazanin"/>
            <w:sz w:val="28"/>
            <w:szCs w:val="28"/>
            <w:rtl/>
            <w:rPrChange w:id="1071" w:author="Mohammad Mohammadi" w:date="2025-07-22T21:07:00Z">
              <w:rPr>
                <w:rFonts w:ascii="IRNazanin" w:hAnsi="IRNazanin" w:cs="IRNazanin"/>
                <w:sz w:val="28"/>
                <w:szCs w:val="28"/>
                <w:rtl/>
              </w:rPr>
            </w:rPrChange>
          </w:rPr>
          <w:delText xml:space="preserve">سور </w:delText>
        </w:r>
      </w:del>
      <w:ins w:id="1072" w:author="Saeedi, Faiza" w:date="2025-06-05T23:54:00Z">
        <w:r w:rsidR="002F466B" w:rsidRPr="00457BB8">
          <w:rPr>
            <w:rFonts w:ascii="IRNazanin" w:hAnsi="IRNazanin" w:cs="IRNazanin" w:hint="cs"/>
            <w:sz w:val="28"/>
            <w:szCs w:val="28"/>
            <w:rtl/>
            <w:rPrChange w:id="1073" w:author="Mohammad Mohammadi" w:date="2025-07-22T21:07:00Z">
              <w:rPr>
                <w:rFonts w:ascii="IRNazanin" w:hAnsi="IRNazanin" w:cs="IRNazanin" w:hint="cs"/>
                <w:sz w:val="28"/>
                <w:szCs w:val="28"/>
                <w:rtl/>
              </w:rPr>
            </w:rPrChange>
          </w:rPr>
          <w:t>سر</w:t>
        </w:r>
      </w:ins>
      <w:r w:rsidR="007A166C" w:rsidRPr="00457BB8">
        <w:rPr>
          <w:rFonts w:ascii="IRNazanin" w:hAnsi="IRNazanin" w:cs="IRNazanin"/>
          <w:sz w:val="28"/>
          <w:szCs w:val="28"/>
          <w:rtl/>
          <w:rPrChange w:id="1074" w:author="Mohammad Mohammadi" w:date="2025-07-22T21:07:00Z">
            <w:rPr>
              <w:rFonts w:ascii="IRNazanin" w:hAnsi="IRNazanin" w:cs="IRNazanin"/>
              <w:sz w:val="28"/>
              <w:szCs w:val="28"/>
              <w:rtl/>
            </w:rPr>
          </w:rPrChange>
        </w:rPr>
        <w:t>گرفتن</w:t>
      </w:r>
      <w:r w:rsidRPr="00457BB8">
        <w:rPr>
          <w:rFonts w:ascii="IRNazanin" w:hAnsi="IRNazanin" w:cs="IRNazanin"/>
          <w:sz w:val="28"/>
          <w:szCs w:val="28"/>
          <w:rtl/>
          <w:rPrChange w:id="1075" w:author="Mohammad Mohammadi" w:date="2025-07-22T21:07:00Z">
            <w:rPr>
              <w:rFonts w:ascii="IRNazanin" w:hAnsi="IRNazanin" w:cs="IRNazanin"/>
              <w:sz w:val="28"/>
              <w:szCs w:val="28"/>
              <w:rtl/>
            </w:rPr>
          </w:rPrChange>
        </w:rPr>
        <w:t xml:space="preserve"> ازدواج</w:t>
      </w:r>
      <w:r w:rsidR="00750C4B" w:rsidRPr="00457BB8">
        <w:rPr>
          <w:rFonts w:ascii="IRNazanin" w:hAnsi="IRNazanin" w:cs="IRNazanin"/>
          <w:sz w:val="28"/>
          <w:szCs w:val="28"/>
          <w:rtl/>
          <w:rPrChange w:id="107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77" w:author="Mohammad Mohammadi" w:date="2025-07-22T21:07:00Z">
            <w:rPr>
              <w:rFonts w:ascii="IRNazanin" w:hAnsi="IRNazanin" w:cs="IRNazanin"/>
              <w:sz w:val="28"/>
              <w:szCs w:val="28"/>
              <w:rtl/>
            </w:rPr>
          </w:rPrChange>
        </w:rPr>
        <w:t xml:space="preserve">های </w:t>
      </w:r>
      <w:r w:rsidR="00750C4B" w:rsidRPr="00457BB8">
        <w:rPr>
          <w:rFonts w:ascii="IRNazanin" w:hAnsi="IRNazanin" w:cs="IRNazanin"/>
          <w:sz w:val="28"/>
          <w:szCs w:val="28"/>
          <w:rtl/>
          <w:rPrChange w:id="1078" w:author="Mohammad Mohammadi" w:date="2025-07-22T21:07:00Z">
            <w:rPr>
              <w:rFonts w:ascii="IRNazanin" w:hAnsi="IRNazanin" w:cs="IRNazanin"/>
              <w:sz w:val="28"/>
              <w:szCs w:val="28"/>
              <w:rtl/>
            </w:rPr>
          </w:rPrChange>
        </w:rPr>
        <w:t>سربدل</w:t>
      </w:r>
      <w:r w:rsidRPr="00457BB8">
        <w:rPr>
          <w:rFonts w:ascii="IRNazanin" w:hAnsi="IRNazanin" w:cs="IRNazanin"/>
          <w:sz w:val="28"/>
          <w:szCs w:val="28"/>
          <w:rtl/>
          <w:rPrChange w:id="1079" w:author="Mohammad Mohammadi" w:date="2025-07-22T21:07:00Z">
            <w:rPr>
              <w:rFonts w:ascii="IRNazanin" w:hAnsi="IRNazanin" w:cs="IRNazanin"/>
              <w:sz w:val="28"/>
              <w:szCs w:val="28"/>
              <w:rtl/>
            </w:rPr>
          </w:rPrChange>
        </w:rPr>
        <w:t xml:space="preserve"> خود دارای ظرافت</w:t>
      </w:r>
      <w:r w:rsidR="00750C4B" w:rsidRPr="00457BB8">
        <w:rPr>
          <w:rFonts w:ascii="IRNazanin" w:hAnsi="IRNazanin" w:cs="IRNazanin"/>
          <w:sz w:val="28"/>
          <w:szCs w:val="28"/>
          <w:rtl/>
          <w:rPrChange w:id="108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081" w:author="Mohammad Mohammadi" w:date="2025-07-22T21:07:00Z">
            <w:rPr>
              <w:rFonts w:ascii="IRNazanin" w:hAnsi="IRNazanin" w:cs="IRNazanin"/>
              <w:sz w:val="28"/>
              <w:szCs w:val="28"/>
              <w:rtl/>
            </w:rPr>
          </w:rPrChange>
        </w:rPr>
        <w:t>های سیاسی بود</w:t>
      </w:r>
      <w:r w:rsidRPr="00457BB8">
        <w:rPr>
          <w:rFonts w:ascii="IRNazanin" w:hAnsi="IRNazanin" w:cs="IRNazanin"/>
          <w:sz w:val="28"/>
          <w:szCs w:val="28"/>
          <w:lang w:bidi="fa-IR"/>
          <w:rPrChange w:id="1082" w:author="Mohammad Mohammadi" w:date="2025-07-22T21:07:00Z">
            <w:rPr>
              <w:rFonts w:ascii="IRNazanin" w:hAnsi="IRNazanin" w:cs="IRNazanin"/>
              <w:sz w:val="28"/>
              <w:szCs w:val="28"/>
              <w:lang w:bidi="fa-IR"/>
            </w:rPr>
          </w:rPrChange>
        </w:rPr>
        <w:t>.</w:t>
      </w:r>
    </w:p>
    <w:p w14:paraId="200BF02A" w14:textId="6F9587D6" w:rsidR="00B2324E" w:rsidRPr="00457BB8" w:rsidRDefault="001343FD" w:rsidP="00E73133">
      <w:pPr>
        <w:bidi/>
        <w:jc w:val="both"/>
        <w:rPr>
          <w:rFonts w:ascii="IRNazanin" w:hAnsi="IRNazanin" w:cs="IRNazanin"/>
          <w:sz w:val="28"/>
          <w:szCs w:val="28"/>
          <w:lang w:bidi="fa-IR"/>
          <w:rPrChange w:id="108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084" w:author="Mohammad Mohammadi" w:date="2025-07-22T21:07:00Z">
            <w:rPr>
              <w:rFonts w:ascii="IRNazanin" w:hAnsi="IRNazanin" w:cs="IRNazanin"/>
              <w:sz w:val="28"/>
              <w:szCs w:val="28"/>
              <w:rtl/>
            </w:rPr>
          </w:rPrChange>
        </w:rPr>
        <w:t xml:space="preserve">اکنون که </w:t>
      </w:r>
      <w:r w:rsidR="00B2324E" w:rsidRPr="00457BB8">
        <w:rPr>
          <w:rFonts w:ascii="IRNazanin" w:hAnsi="IRNazanin" w:cs="IRNazanin"/>
          <w:sz w:val="28"/>
          <w:szCs w:val="28"/>
          <w:rtl/>
          <w:rPrChange w:id="1085" w:author="Mohammad Mohammadi" w:date="2025-07-22T21:07:00Z">
            <w:rPr>
              <w:rFonts w:ascii="IRNazanin" w:hAnsi="IRNazanin" w:cs="IRNazanin"/>
              <w:sz w:val="28"/>
              <w:szCs w:val="28"/>
              <w:rtl/>
            </w:rPr>
          </w:rPrChange>
        </w:rPr>
        <w:t>مریم در میانه</w:t>
      </w:r>
      <w:r w:rsidRPr="00457BB8">
        <w:rPr>
          <w:rFonts w:ascii="IRNazanin" w:hAnsi="IRNazanin" w:cs="IRNazanin"/>
          <w:sz w:val="28"/>
          <w:szCs w:val="28"/>
          <w:rtl/>
          <w:rPrChange w:id="1086" w:author="Mohammad Mohammadi" w:date="2025-07-22T21:07:00Z">
            <w:rPr>
              <w:rFonts w:ascii="IRNazanin" w:hAnsi="IRNazanin" w:cs="IRNazanin"/>
              <w:sz w:val="28"/>
              <w:szCs w:val="28"/>
              <w:rtl/>
            </w:rPr>
          </w:rPrChange>
        </w:rPr>
        <w:t>‌ی</w:t>
      </w:r>
      <w:r w:rsidR="00B2324E" w:rsidRPr="00457BB8">
        <w:rPr>
          <w:rFonts w:ascii="IRNazanin" w:hAnsi="IRNazanin" w:cs="IRNazanin"/>
          <w:sz w:val="28"/>
          <w:szCs w:val="28"/>
          <w:rtl/>
          <w:rPrChange w:id="1087" w:author="Mohammad Mohammadi" w:date="2025-07-22T21:07:00Z">
            <w:rPr>
              <w:rFonts w:ascii="IRNazanin" w:hAnsi="IRNazanin" w:cs="IRNazanin"/>
              <w:sz w:val="28"/>
              <w:szCs w:val="28"/>
              <w:rtl/>
            </w:rPr>
          </w:rPrChange>
        </w:rPr>
        <w:t xml:space="preserve"> چهل</w:t>
      </w:r>
      <w:r w:rsidRPr="00457BB8">
        <w:rPr>
          <w:rFonts w:ascii="IRNazanin" w:hAnsi="IRNazanin" w:cs="IRNazanin"/>
          <w:sz w:val="28"/>
          <w:szCs w:val="28"/>
          <w:rtl/>
          <w:rPrChange w:id="1088"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089" w:author="Mohammad Mohammadi" w:date="2025-07-22T21:07:00Z">
            <w:rPr>
              <w:rFonts w:ascii="IRNazanin" w:hAnsi="IRNazanin" w:cs="IRNazanin"/>
              <w:sz w:val="28"/>
              <w:szCs w:val="28"/>
              <w:rtl/>
            </w:rPr>
          </w:rPrChange>
        </w:rPr>
        <w:t>سالگی است، دیگر توان باردارشدن ندارد، اما هفت پسر (همگی زنده) و سه دختر (یک</w:t>
      </w:r>
      <w:r w:rsidR="00AE7197" w:rsidRPr="00457BB8">
        <w:rPr>
          <w:rFonts w:ascii="IRNazanin" w:hAnsi="IRNazanin" w:cs="IRNazanin"/>
          <w:sz w:val="28"/>
          <w:szCs w:val="28"/>
          <w:rtl/>
          <w:rPrChange w:id="1090" w:author="Mohammad Mohammadi" w:date="2025-07-22T21:07:00Z">
            <w:rPr>
              <w:rFonts w:ascii="IRNazanin" w:hAnsi="IRNazanin" w:cs="IRNazanin"/>
              <w:sz w:val="28"/>
              <w:szCs w:val="28"/>
              <w:rtl/>
            </w:rPr>
          </w:rPrChange>
        </w:rPr>
        <w:t xml:space="preserve">ی </w:t>
      </w:r>
      <w:r w:rsidR="00B2324E" w:rsidRPr="00457BB8">
        <w:rPr>
          <w:rFonts w:ascii="IRNazanin" w:hAnsi="IRNazanin" w:cs="IRNazanin"/>
          <w:sz w:val="28"/>
          <w:szCs w:val="28"/>
          <w:rtl/>
          <w:rPrChange w:id="1091" w:author="Mohammad Mohammadi" w:date="2025-07-22T21:07:00Z">
            <w:rPr>
              <w:rFonts w:ascii="IRNazanin" w:hAnsi="IRNazanin" w:cs="IRNazanin"/>
              <w:sz w:val="28"/>
              <w:szCs w:val="28"/>
              <w:rtl/>
            </w:rPr>
          </w:rPrChange>
        </w:rPr>
        <w:t>متأهل و زنده؛ یک</w:t>
      </w:r>
      <w:r w:rsidR="00885DA5" w:rsidRPr="00457BB8">
        <w:rPr>
          <w:rFonts w:ascii="IRNazanin" w:hAnsi="IRNazanin" w:cs="IRNazanin" w:hint="cs"/>
          <w:sz w:val="28"/>
          <w:szCs w:val="28"/>
          <w:rtl/>
          <w:rPrChange w:id="1092" w:author="Mohammad Mohammadi" w:date="2025-07-22T21:07:00Z">
            <w:rPr>
              <w:rFonts w:ascii="IRNazanin" w:hAnsi="IRNazanin" w:cs="IRNazanin" w:hint="cs"/>
              <w:sz w:val="28"/>
              <w:szCs w:val="28"/>
              <w:rtl/>
            </w:rPr>
          </w:rPrChange>
        </w:rPr>
        <w:t>ی</w:t>
      </w:r>
      <w:r w:rsidR="00B2324E" w:rsidRPr="00457BB8">
        <w:rPr>
          <w:rFonts w:ascii="IRNazanin" w:hAnsi="IRNazanin" w:cs="IRNazanin"/>
          <w:sz w:val="28"/>
          <w:szCs w:val="28"/>
          <w:rtl/>
          <w:rPrChange w:id="1093" w:author="Mohammad Mohammadi" w:date="2025-07-22T21:07:00Z">
            <w:rPr>
              <w:rFonts w:ascii="IRNazanin" w:hAnsi="IRNazanin" w:cs="IRNazanin"/>
              <w:sz w:val="28"/>
              <w:szCs w:val="28"/>
              <w:rtl/>
            </w:rPr>
          </w:rPrChange>
        </w:rPr>
        <w:t xml:space="preserve"> متأهل و یک</w:t>
      </w:r>
      <w:r w:rsidR="00885DA5" w:rsidRPr="00457BB8">
        <w:rPr>
          <w:rFonts w:ascii="IRNazanin" w:hAnsi="IRNazanin" w:cs="IRNazanin" w:hint="cs"/>
          <w:sz w:val="28"/>
          <w:szCs w:val="28"/>
          <w:rtl/>
          <w:rPrChange w:id="1094" w:author="Mohammad Mohammadi" w:date="2025-07-22T21:07:00Z">
            <w:rPr>
              <w:rFonts w:ascii="IRNazanin" w:hAnsi="IRNazanin" w:cs="IRNazanin" w:hint="cs"/>
              <w:sz w:val="28"/>
              <w:szCs w:val="28"/>
              <w:rtl/>
            </w:rPr>
          </w:rPrChange>
        </w:rPr>
        <w:t>ی</w:t>
      </w:r>
      <w:r w:rsidR="00B2324E" w:rsidRPr="00457BB8">
        <w:rPr>
          <w:rFonts w:ascii="IRNazanin" w:hAnsi="IRNazanin" w:cs="IRNazanin"/>
          <w:sz w:val="28"/>
          <w:szCs w:val="28"/>
          <w:rtl/>
          <w:rPrChange w:id="1095" w:author="Mohammad Mohammadi" w:date="2025-07-22T21:07:00Z">
            <w:rPr>
              <w:rFonts w:ascii="IRNazanin" w:hAnsi="IRNazanin" w:cs="IRNazanin"/>
              <w:sz w:val="28"/>
              <w:szCs w:val="28"/>
              <w:rtl/>
            </w:rPr>
          </w:rPrChange>
        </w:rPr>
        <w:t xml:space="preserve"> مجرد، </w:t>
      </w:r>
      <w:r w:rsidR="00885DA5" w:rsidRPr="00457BB8">
        <w:rPr>
          <w:rFonts w:ascii="IRNazanin" w:hAnsi="IRNazanin" w:cs="IRNazanin" w:hint="cs"/>
          <w:sz w:val="28"/>
          <w:szCs w:val="28"/>
          <w:rtl/>
          <w:rPrChange w:id="1096" w:author="Mohammad Mohammadi" w:date="2025-07-22T21:07:00Z">
            <w:rPr>
              <w:rFonts w:ascii="IRNazanin" w:hAnsi="IRNazanin" w:cs="IRNazanin" w:hint="cs"/>
              <w:sz w:val="28"/>
              <w:szCs w:val="28"/>
              <w:rtl/>
            </w:rPr>
          </w:rPrChange>
        </w:rPr>
        <w:t>ولی</w:t>
      </w:r>
      <w:r w:rsidR="00885DA5" w:rsidRPr="00457BB8">
        <w:rPr>
          <w:rFonts w:ascii="IRNazanin" w:hAnsi="IRNazanin" w:cs="IRNazanin"/>
          <w:sz w:val="28"/>
          <w:szCs w:val="28"/>
          <w:rtl/>
          <w:rPrChange w:id="1097"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098" w:author="Mohammad Mohammadi" w:date="2025-07-22T21:07:00Z">
            <w:rPr>
              <w:rFonts w:ascii="IRNazanin" w:hAnsi="IRNazanin" w:cs="IRNazanin"/>
              <w:sz w:val="28"/>
              <w:szCs w:val="28"/>
              <w:rtl/>
            </w:rPr>
          </w:rPrChange>
        </w:rPr>
        <w:t>هر دو فوت</w:t>
      </w:r>
      <w:r w:rsidR="00AE7197" w:rsidRPr="00457BB8">
        <w:rPr>
          <w:rFonts w:ascii="IRNazanin" w:hAnsi="IRNazanin" w:cs="IRNazanin"/>
          <w:sz w:val="28"/>
          <w:szCs w:val="28"/>
          <w:rtl/>
          <w:lang w:bidi="fa-IR"/>
          <w:rPrChange w:id="1099" w:author="Mohammad Mohammadi" w:date="2025-07-22T21:07:00Z">
            <w:rPr>
              <w:rFonts w:ascii="IRNazanin" w:hAnsi="IRNazanin" w:cs="IRNazanin"/>
              <w:sz w:val="28"/>
              <w:szCs w:val="28"/>
              <w:rtl/>
              <w:lang w:bidi="fa-IR"/>
            </w:rPr>
          </w:rPrChange>
        </w:rPr>
        <w:t>‌</w:t>
      </w:r>
      <w:r w:rsidR="00B2324E" w:rsidRPr="00457BB8">
        <w:rPr>
          <w:rFonts w:ascii="IRNazanin" w:hAnsi="IRNazanin" w:cs="IRNazanin"/>
          <w:sz w:val="28"/>
          <w:szCs w:val="28"/>
          <w:rtl/>
          <w:rPrChange w:id="1100" w:author="Mohammad Mohammadi" w:date="2025-07-22T21:07:00Z">
            <w:rPr>
              <w:rFonts w:ascii="IRNazanin" w:hAnsi="IRNazanin" w:cs="IRNazanin"/>
              <w:sz w:val="28"/>
              <w:szCs w:val="28"/>
              <w:rtl/>
            </w:rPr>
          </w:rPrChange>
        </w:rPr>
        <w:t>شده) به دنیا آورده است. مریم دوست دارد روزهای اولیه</w:t>
      </w:r>
      <w:r w:rsidR="00AE7197" w:rsidRPr="00457BB8">
        <w:rPr>
          <w:rFonts w:ascii="IRNazanin" w:hAnsi="IRNazanin" w:cs="IRNazanin"/>
          <w:sz w:val="28"/>
          <w:szCs w:val="28"/>
          <w:rtl/>
          <w:rPrChange w:id="1101" w:author="Mohammad Mohammadi" w:date="2025-07-22T21:07:00Z">
            <w:rPr>
              <w:rFonts w:ascii="IRNazanin" w:hAnsi="IRNazanin" w:cs="IRNazanin"/>
              <w:sz w:val="28"/>
              <w:szCs w:val="28"/>
              <w:rtl/>
            </w:rPr>
          </w:rPrChange>
        </w:rPr>
        <w:t>‌ی</w:t>
      </w:r>
      <w:r w:rsidR="00B2324E" w:rsidRPr="00457BB8">
        <w:rPr>
          <w:rFonts w:ascii="IRNazanin" w:hAnsi="IRNazanin" w:cs="IRNazanin"/>
          <w:sz w:val="28"/>
          <w:szCs w:val="28"/>
          <w:rtl/>
          <w:rPrChange w:id="1102" w:author="Mohammad Mohammadi" w:date="2025-07-22T21:07:00Z">
            <w:rPr>
              <w:rFonts w:ascii="IRNazanin" w:hAnsi="IRNazanin" w:cs="IRNazanin"/>
              <w:sz w:val="28"/>
              <w:szCs w:val="28"/>
              <w:rtl/>
            </w:rPr>
          </w:rPrChange>
        </w:rPr>
        <w:t xml:space="preserve"> ازدواجش را</w:t>
      </w:r>
      <w:r w:rsidR="00AE7197" w:rsidRPr="00457BB8">
        <w:rPr>
          <w:rFonts w:ascii="IRNazanin" w:hAnsi="IRNazanin" w:cs="IRNazanin"/>
          <w:sz w:val="28"/>
          <w:szCs w:val="28"/>
          <w:rtl/>
          <w:rPrChange w:id="1103" w:author="Mohammad Mohammadi" w:date="2025-07-22T21:07:00Z">
            <w:rPr>
              <w:rFonts w:ascii="IRNazanin" w:hAnsi="IRNazanin" w:cs="IRNazanin"/>
              <w:sz w:val="28"/>
              <w:szCs w:val="28"/>
              <w:rtl/>
            </w:rPr>
          </w:rPrChange>
        </w:rPr>
        <w:t xml:space="preserve"> این‌گونه</w:t>
      </w:r>
      <w:r w:rsidR="00B2324E" w:rsidRPr="00457BB8">
        <w:rPr>
          <w:rFonts w:ascii="IRNazanin" w:hAnsi="IRNazanin" w:cs="IRNazanin"/>
          <w:sz w:val="28"/>
          <w:szCs w:val="28"/>
          <w:rtl/>
          <w:rPrChange w:id="1104" w:author="Mohammad Mohammadi" w:date="2025-07-22T21:07:00Z">
            <w:rPr>
              <w:rFonts w:ascii="IRNazanin" w:hAnsi="IRNazanin" w:cs="IRNazanin"/>
              <w:sz w:val="28"/>
              <w:szCs w:val="28"/>
              <w:rtl/>
            </w:rPr>
          </w:rPrChange>
        </w:rPr>
        <w:t xml:space="preserve"> به یاد آورد</w:t>
      </w:r>
      <w:r w:rsidR="00B2324E" w:rsidRPr="00457BB8">
        <w:rPr>
          <w:rFonts w:ascii="IRNazanin" w:hAnsi="IRNazanin" w:cs="IRNazanin"/>
          <w:sz w:val="28"/>
          <w:szCs w:val="28"/>
          <w:lang w:bidi="fa-IR"/>
          <w:rPrChange w:id="1105" w:author="Mohammad Mohammadi" w:date="2025-07-22T21:07:00Z">
            <w:rPr>
              <w:rFonts w:ascii="IRNazanin" w:hAnsi="IRNazanin" w:cs="IRNazanin"/>
              <w:sz w:val="28"/>
              <w:szCs w:val="28"/>
              <w:lang w:bidi="fa-IR"/>
            </w:rPr>
          </w:rPrChange>
        </w:rPr>
        <w:t>:</w:t>
      </w:r>
    </w:p>
    <w:p w14:paraId="05093FF9" w14:textId="0E8783F8" w:rsidR="00B2324E" w:rsidRPr="00457BB8" w:rsidRDefault="009748B5" w:rsidP="00E73133">
      <w:pPr>
        <w:bidi/>
        <w:jc w:val="both"/>
        <w:rPr>
          <w:rFonts w:ascii="IRNazanin" w:hAnsi="IRNazanin" w:cs="IRNazanin"/>
          <w:sz w:val="28"/>
          <w:szCs w:val="28"/>
          <w:rtl/>
          <w:lang w:bidi="fa-IR"/>
          <w:rPrChange w:id="1106"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lang w:bidi="fa-IR"/>
          <w:rPrChange w:id="1107" w:author="Mohammad Mohammadi" w:date="2025-07-22T21:07:00Z">
            <w:rPr>
              <w:rFonts w:ascii="IRNazanin" w:hAnsi="IRNazanin" w:cs="IRNazanin"/>
              <w:sz w:val="28"/>
              <w:szCs w:val="28"/>
              <w:rtl/>
              <w:lang w:bidi="fa-IR"/>
            </w:rPr>
          </w:rPrChange>
        </w:rPr>
        <w:t>«</w:t>
      </w:r>
      <w:r w:rsidR="00B2324E" w:rsidRPr="00457BB8">
        <w:rPr>
          <w:rFonts w:ascii="IRNazanin" w:hAnsi="IRNazanin" w:cs="IRNazanin"/>
          <w:sz w:val="28"/>
          <w:szCs w:val="28"/>
          <w:rtl/>
          <w:rPrChange w:id="1108" w:author="Mohammad Mohammadi" w:date="2025-07-22T21:07:00Z">
            <w:rPr>
              <w:rFonts w:ascii="IRNazanin" w:hAnsi="IRNazanin" w:cs="IRNazanin"/>
              <w:sz w:val="28"/>
              <w:szCs w:val="28"/>
              <w:rtl/>
            </w:rPr>
          </w:rPrChange>
        </w:rPr>
        <w:t xml:space="preserve">پدرم حاجی جبار در مکه درگذشت. حاجی زَبتو [پدربزرگ پدری تومان] که همراه او بود، مرا صدا زد: </w:t>
      </w:r>
      <w:r w:rsidRPr="00457BB8">
        <w:rPr>
          <w:rFonts w:ascii="IRNazanin" w:hAnsi="IRNazanin" w:cs="IRNazanin"/>
          <w:sz w:val="28"/>
          <w:szCs w:val="28"/>
          <w:rtl/>
          <w:rPrChange w:id="1109"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10" w:author="Mohammad Mohammadi" w:date="2025-07-22T21:07:00Z">
            <w:rPr>
              <w:rFonts w:ascii="IRNazanin" w:hAnsi="IRNazanin" w:cs="IRNazanin"/>
              <w:sz w:val="28"/>
              <w:szCs w:val="28"/>
              <w:rtl/>
            </w:rPr>
          </w:rPrChange>
        </w:rPr>
        <w:t>مریم، بیا کنار من بنشین تا درباره</w:t>
      </w:r>
      <w:r w:rsidRPr="00457BB8">
        <w:rPr>
          <w:rFonts w:ascii="IRNazanin" w:hAnsi="IRNazanin" w:cs="IRNazanin"/>
          <w:sz w:val="28"/>
          <w:szCs w:val="28"/>
          <w:rtl/>
          <w:rPrChange w:id="1111" w:author="Mohammad Mohammadi" w:date="2025-07-22T21:07:00Z">
            <w:rPr>
              <w:rFonts w:ascii="IRNazanin" w:hAnsi="IRNazanin" w:cs="IRNazanin"/>
              <w:sz w:val="28"/>
              <w:szCs w:val="28"/>
              <w:rtl/>
            </w:rPr>
          </w:rPrChange>
        </w:rPr>
        <w:t>‌ی</w:t>
      </w:r>
      <w:r w:rsidR="00B2324E" w:rsidRPr="00457BB8">
        <w:rPr>
          <w:rFonts w:ascii="IRNazanin" w:hAnsi="IRNazanin" w:cs="IRNazanin"/>
          <w:sz w:val="28"/>
          <w:szCs w:val="28"/>
          <w:rtl/>
          <w:rPrChange w:id="1112" w:author="Mohammad Mohammadi" w:date="2025-07-22T21:07:00Z">
            <w:rPr>
              <w:rFonts w:ascii="IRNazanin" w:hAnsi="IRNazanin" w:cs="IRNazanin"/>
              <w:sz w:val="28"/>
              <w:szCs w:val="28"/>
              <w:rtl/>
            </w:rPr>
          </w:rPrChange>
        </w:rPr>
        <w:t xml:space="preserve"> پدرت بگویم. از او </w:t>
      </w:r>
      <w:ins w:id="1113" w:author="Saeedi, Faiza" w:date="2025-06-05T23:55:00Z">
        <w:r w:rsidR="002F466B" w:rsidRPr="00457BB8">
          <w:rPr>
            <w:rFonts w:ascii="IRNazanin" w:hAnsi="IRNazanin" w:cs="IRNazanin" w:hint="cs"/>
            <w:sz w:val="28"/>
            <w:szCs w:val="28"/>
            <w:rtl/>
            <w:rPrChange w:id="1114" w:author="Mohammad Mohammadi" w:date="2025-07-22T21:07:00Z">
              <w:rPr>
                <w:rFonts w:ascii="IRNazanin" w:hAnsi="IRNazanin" w:cs="IRNazanin" w:hint="cs"/>
                <w:sz w:val="28"/>
                <w:szCs w:val="28"/>
                <w:rtl/>
              </w:rPr>
            </w:rPrChange>
          </w:rPr>
          <w:t>خوب</w:t>
        </w:r>
        <w:r w:rsidR="002F466B" w:rsidRPr="00457BB8">
          <w:rPr>
            <w:rFonts w:ascii="IRNazanin" w:hAnsi="IRNazanin" w:cs="IRNazanin"/>
            <w:sz w:val="28"/>
            <w:szCs w:val="28"/>
            <w:rtl/>
            <w:rPrChange w:id="1115" w:author="Mohammad Mohammadi" w:date="2025-07-22T21:07:00Z">
              <w:rPr>
                <w:rFonts w:ascii="IRNazanin" w:hAnsi="IRNazanin" w:cs="IRNazanin"/>
                <w:sz w:val="28"/>
                <w:szCs w:val="28"/>
                <w:rtl/>
              </w:rPr>
            </w:rPrChange>
          </w:rPr>
          <w:t xml:space="preserve"> </w:t>
        </w:r>
      </w:ins>
      <w:r w:rsidR="00B2324E" w:rsidRPr="00457BB8">
        <w:rPr>
          <w:rFonts w:ascii="IRNazanin" w:hAnsi="IRNazanin" w:cs="IRNazanin"/>
          <w:sz w:val="28"/>
          <w:szCs w:val="28"/>
          <w:rtl/>
          <w:rPrChange w:id="1116" w:author="Mohammad Mohammadi" w:date="2025-07-22T21:07:00Z">
            <w:rPr>
              <w:rFonts w:ascii="IRNazanin" w:hAnsi="IRNazanin" w:cs="IRNazanin"/>
              <w:sz w:val="28"/>
              <w:szCs w:val="28"/>
              <w:rtl/>
            </w:rPr>
          </w:rPrChange>
        </w:rPr>
        <w:t xml:space="preserve">مراقبت </w:t>
      </w:r>
      <w:del w:id="1117" w:author="Saeedi, Faiza" w:date="2025-06-05T23:55:00Z">
        <w:r w:rsidRPr="00457BB8" w:rsidDel="002F466B">
          <w:rPr>
            <w:rFonts w:ascii="IRNazanin" w:hAnsi="IRNazanin" w:cs="IRNazanin"/>
            <w:sz w:val="28"/>
            <w:szCs w:val="28"/>
            <w:rtl/>
            <w:rPrChange w:id="1118" w:author="Mohammad Mohammadi" w:date="2025-07-22T21:07:00Z">
              <w:rPr>
                <w:rFonts w:ascii="IRNazanin" w:hAnsi="IRNazanin" w:cs="IRNazanin"/>
                <w:sz w:val="28"/>
                <w:szCs w:val="28"/>
                <w:rtl/>
              </w:rPr>
            </w:rPrChange>
          </w:rPr>
          <w:delText xml:space="preserve">خوب </w:delText>
        </w:r>
      </w:del>
      <w:r w:rsidR="00B2324E" w:rsidRPr="00457BB8">
        <w:rPr>
          <w:rFonts w:ascii="IRNazanin" w:hAnsi="IRNazanin" w:cs="IRNazanin"/>
          <w:sz w:val="28"/>
          <w:szCs w:val="28"/>
          <w:rtl/>
          <w:rPrChange w:id="1119" w:author="Mohammad Mohammadi" w:date="2025-07-22T21:07:00Z">
            <w:rPr>
              <w:rFonts w:ascii="IRNazanin" w:hAnsi="IRNazanin" w:cs="IRNazanin"/>
              <w:sz w:val="28"/>
              <w:szCs w:val="28"/>
              <w:rtl/>
            </w:rPr>
          </w:rPrChange>
        </w:rPr>
        <w:t xml:space="preserve">کردم؛ </w:t>
      </w:r>
      <w:r w:rsidRPr="00457BB8">
        <w:rPr>
          <w:rFonts w:ascii="IRNazanin" w:hAnsi="IRNazanin" w:cs="IRNazanin"/>
          <w:sz w:val="28"/>
          <w:szCs w:val="28"/>
          <w:rtl/>
          <w:rPrChange w:id="1120" w:author="Mohammad Mohammadi" w:date="2025-07-22T21:07:00Z">
            <w:rPr>
              <w:rFonts w:ascii="IRNazanin" w:hAnsi="IRNazanin" w:cs="IRNazanin"/>
              <w:sz w:val="28"/>
              <w:szCs w:val="28"/>
              <w:rtl/>
            </w:rPr>
          </w:rPrChange>
        </w:rPr>
        <w:t>داکترها</w:t>
      </w:r>
      <w:r w:rsidR="00B2324E" w:rsidRPr="00457BB8">
        <w:rPr>
          <w:rFonts w:ascii="IRNazanin" w:hAnsi="IRNazanin" w:cs="IRNazanin"/>
          <w:sz w:val="28"/>
          <w:szCs w:val="28"/>
          <w:rtl/>
          <w:rPrChange w:id="1121" w:author="Mohammad Mohammadi" w:date="2025-07-22T21:07:00Z">
            <w:rPr>
              <w:rFonts w:ascii="IRNazanin" w:hAnsi="IRNazanin" w:cs="IRNazanin"/>
              <w:sz w:val="28"/>
              <w:szCs w:val="28"/>
              <w:rtl/>
            </w:rPr>
          </w:rPrChange>
        </w:rPr>
        <w:t xml:space="preserve"> را آوردم، شکمش را جراحی کردند و چند سطل آب از معده</w:t>
      </w:r>
      <w:r w:rsidR="00523C20" w:rsidRPr="00457BB8">
        <w:rPr>
          <w:rFonts w:ascii="IRNazanin" w:hAnsi="IRNazanin" w:cs="IRNazanin"/>
          <w:sz w:val="28"/>
          <w:szCs w:val="28"/>
          <w:rtl/>
          <w:rPrChange w:id="1122"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23" w:author="Mohammad Mohammadi" w:date="2025-07-22T21:07:00Z">
            <w:rPr>
              <w:rFonts w:ascii="IRNazanin" w:hAnsi="IRNazanin" w:cs="IRNazanin"/>
              <w:sz w:val="28"/>
              <w:szCs w:val="28"/>
              <w:rtl/>
            </w:rPr>
          </w:rPrChange>
        </w:rPr>
        <w:t xml:space="preserve">اش خارج کردند. به او کمی شیر دادند، آن را نوشید و حالش بهتر شد؛ اما از گرسنگی مرد. او به من گفت: </w:t>
      </w:r>
      <w:r w:rsidR="00110A91" w:rsidRPr="00457BB8">
        <w:rPr>
          <w:rFonts w:ascii="IRNazanin" w:hAnsi="IRNazanin" w:cs="IRNazanin"/>
          <w:sz w:val="28"/>
          <w:szCs w:val="28"/>
          <w:rtl/>
          <w:rPrChange w:id="1124"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25" w:author="Mohammad Mohammadi" w:date="2025-07-22T21:07:00Z">
            <w:rPr>
              <w:rFonts w:ascii="IRNazanin" w:hAnsi="IRNazanin" w:cs="IRNazanin"/>
              <w:sz w:val="28"/>
              <w:szCs w:val="28"/>
              <w:rtl/>
            </w:rPr>
          </w:rPrChange>
        </w:rPr>
        <w:t>دخترم</w:t>
      </w:r>
      <w:r w:rsidR="00110A91" w:rsidRPr="00457BB8">
        <w:rPr>
          <w:rFonts w:ascii="IRNazanin" w:hAnsi="IRNazanin" w:cs="IRNazanin"/>
          <w:sz w:val="28"/>
          <w:szCs w:val="28"/>
          <w:rtl/>
          <w:rPrChange w:id="1126" w:author="Mohammad Mohammadi" w:date="2025-07-22T21:07:00Z">
            <w:rPr>
              <w:rFonts w:ascii="IRNazanin" w:hAnsi="IRNazanin" w:cs="IRNazanin"/>
              <w:sz w:val="28"/>
              <w:szCs w:val="28"/>
              <w:rtl/>
            </w:rPr>
          </w:rPrChange>
        </w:rPr>
        <w:t xml:space="preserve"> سختی‌</w:t>
      </w:r>
      <w:r w:rsidR="00B2324E" w:rsidRPr="00457BB8">
        <w:rPr>
          <w:rFonts w:ascii="IRNazanin" w:hAnsi="IRNazanin" w:cs="IRNazanin"/>
          <w:sz w:val="28"/>
          <w:szCs w:val="28"/>
          <w:rtl/>
          <w:rPrChange w:id="1127" w:author="Mohammad Mohammadi" w:date="2025-07-22T21:07:00Z">
            <w:rPr>
              <w:rFonts w:ascii="IRNazanin" w:hAnsi="IRNazanin" w:cs="IRNazanin"/>
              <w:sz w:val="28"/>
              <w:szCs w:val="28"/>
              <w:rtl/>
            </w:rPr>
          </w:rPrChange>
        </w:rPr>
        <w:t xml:space="preserve"> زیادی دیده است</w:t>
      </w:r>
      <w:r w:rsidR="00110A91" w:rsidRPr="00457BB8">
        <w:rPr>
          <w:rFonts w:ascii="IRNazanin" w:hAnsi="IRNazanin" w:cs="IRNazanin"/>
          <w:sz w:val="28"/>
          <w:szCs w:val="28"/>
          <w:rtl/>
          <w:rPrChange w:id="1128" w:author="Mohammad Mohammadi" w:date="2025-07-22T21:07:00Z">
            <w:rPr>
              <w:rFonts w:ascii="IRNazanin" w:hAnsi="IRNazanin" w:cs="IRNazanin"/>
              <w:sz w:val="28"/>
              <w:szCs w:val="28"/>
              <w:rtl/>
            </w:rPr>
          </w:rPrChange>
        </w:rPr>
        <w:t xml:space="preserve"> ـ منظورش من</w:t>
      </w:r>
      <w:ins w:id="1129" w:author="Saeedi, Faiza" w:date="2025-06-05T23:55:00Z">
        <w:r w:rsidR="002F466B" w:rsidRPr="00457BB8">
          <w:rPr>
            <w:rFonts w:ascii="IRNazanin" w:hAnsi="IRNazanin" w:cs="IRNazanin"/>
            <w:sz w:val="28"/>
            <w:szCs w:val="28"/>
            <w:rtl/>
            <w:rPrChange w:id="1130" w:author="Mohammad Mohammadi" w:date="2025-07-22T21:07:00Z">
              <w:rPr>
                <w:rFonts w:ascii="IRNazanin" w:hAnsi="IRNazanin" w:cs="IRNazanin"/>
                <w:sz w:val="28"/>
                <w:szCs w:val="28"/>
                <w:rtl/>
              </w:rPr>
            </w:rPrChange>
          </w:rPr>
          <w:t xml:space="preserve"> [مر</w:t>
        </w:r>
        <w:r w:rsidR="002F466B" w:rsidRPr="00457BB8">
          <w:rPr>
            <w:rFonts w:ascii="IRNazanin" w:hAnsi="IRNazanin" w:cs="IRNazanin" w:hint="cs"/>
            <w:sz w:val="28"/>
            <w:szCs w:val="28"/>
            <w:rtl/>
            <w:rPrChange w:id="1131" w:author="Mohammad Mohammadi" w:date="2025-07-22T21:07:00Z">
              <w:rPr>
                <w:rFonts w:ascii="IRNazanin" w:hAnsi="IRNazanin" w:cs="IRNazanin" w:hint="cs"/>
                <w:sz w:val="28"/>
                <w:szCs w:val="28"/>
                <w:rtl/>
              </w:rPr>
            </w:rPrChange>
          </w:rPr>
          <w:t>یم</w:t>
        </w:r>
        <w:r w:rsidR="002F466B" w:rsidRPr="00457BB8">
          <w:rPr>
            <w:rFonts w:ascii="IRNazanin" w:hAnsi="IRNazanin" w:cs="IRNazanin"/>
            <w:sz w:val="28"/>
            <w:szCs w:val="28"/>
            <w:rtl/>
            <w:rPrChange w:id="1132" w:author="Mohammad Mohammadi" w:date="2025-07-22T21:07:00Z">
              <w:rPr>
                <w:rFonts w:ascii="IRNazanin" w:hAnsi="IRNazanin" w:cs="IRNazanin"/>
                <w:sz w:val="28"/>
                <w:szCs w:val="28"/>
                <w:rtl/>
              </w:rPr>
            </w:rPrChange>
          </w:rPr>
          <w:t>]</w:t>
        </w:r>
      </w:ins>
      <w:r w:rsidR="00110A91" w:rsidRPr="00457BB8">
        <w:rPr>
          <w:rFonts w:ascii="IRNazanin" w:hAnsi="IRNazanin" w:cs="IRNazanin"/>
          <w:sz w:val="28"/>
          <w:szCs w:val="28"/>
          <w:rtl/>
          <w:rPrChange w:id="1133" w:author="Mohammad Mohammadi" w:date="2025-07-22T21:07:00Z">
            <w:rPr>
              <w:rFonts w:ascii="IRNazanin" w:hAnsi="IRNazanin" w:cs="IRNazanin"/>
              <w:sz w:val="28"/>
              <w:szCs w:val="28"/>
              <w:rtl/>
            </w:rPr>
          </w:rPrChange>
        </w:rPr>
        <w:t xml:space="preserve"> بودم ـ</w:t>
      </w:r>
      <w:r w:rsidR="00B2324E" w:rsidRPr="00457BB8">
        <w:rPr>
          <w:rFonts w:ascii="IRNazanin" w:hAnsi="IRNazanin" w:cs="IRNazanin"/>
          <w:sz w:val="28"/>
          <w:szCs w:val="28"/>
          <w:rtl/>
          <w:rPrChange w:id="1134" w:author="Mohammad Mohammadi" w:date="2025-07-22T21:07:00Z">
            <w:rPr>
              <w:rFonts w:ascii="IRNazanin" w:hAnsi="IRNazanin" w:cs="IRNazanin"/>
              <w:sz w:val="28"/>
              <w:szCs w:val="28"/>
              <w:rtl/>
            </w:rPr>
          </w:rPrChange>
        </w:rPr>
        <w:t xml:space="preserve"> او را به [پسرت] غفور می</w:t>
      </w:r>
      <w:r w:rsidR="004E7DF6" w:rsidRPr="00457BB8">
        <w:rPr>
          <w:rFonts w:ascii="IRNazanin" w:hAnsi="IRNazanin" w:cs="IRNazanin"/>
          <w:sz w:val="28"/>
          <w:szCs w:val="28"/>
          <w:rtl/>
          <w:rPrChange w:id="1135"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36" w:author="Mohammad Mohammadi" w:date="2025-07-22T21:07:00Z">
            <w:rPr>
              <w:rFonts w:ascii="IRNazanin" w:hAnsi="IRNazanin" w:cs="IRNazanin"/>
              <w:sz w:val="28"/>
              <w:szCs w:val="28"/>
              <w:rtl/>
            </w:rPr>
          </w:rPrChange>
        </w:rPr>
        <w:t>دهم.</w:t>
      </w:r>
      <w:r w:rsidR="004E7DF6" w:rsidRPr="00457BB8">
        <w:rPr>
          <w:rFonts w:ascii="IRNazanin" w:hAnsi="IRNazanin" w:cs="IRNazanin"/>
          <w:sz w:val="28"/>
          <w:szCs w:val="28"/>
          <w:rtl/>
          <w:rPrChange w:id="1137"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138" w:author="Mohammad Mohammadi" w:date="2025-07-22T21:07:00Z">
            <w:rPr>
              <w:rFonts w:ascii="IRNazanin" w:hAnsi="IRNazanin" w:cs="IRNazanin"/>
              <w:sz w:val="28"/>
              <w:szCs w:val="28"/>
              <w:rtl/>
            </w:rPr>
          </w:rPrChange>
        </w:rPr>
        <w:t xml:space="preserve">پدرم حاجی جبار </w:t>
      </w:r>
      <w:r w:rsidR="004E7DF6" w:rsidRPr="00457BB8">
        <w:rPr>
          <w:rFonts w:ascii="IRNazanin" w:hAnsi="IRNazanin" w:cs="IRNazanin"/>
          <w:sz w:val="28"/>
          <w:szCs w:val="28"/>
          <w:rtl/>
          <w:rPrChange w:id="1139" w:author="Mohammad Mohammadi" w:date="2025-07-22T21:07:00Z">
            <w:rPr>
              <w:rFonts w:ascii="IRNazanin" w:hAnsi="IRNazanin" w:cs="IRNazanin"/>
              <w:sz w:val="28"/>
              <w:szCs w:val="28"/>
              <w:rtl/>
            </w:rPr>
          </w:rPrChange>
        </w:rPr>
        <w:t xml:space="preserve">این را </w:t>
      </w:r>
      <w:r w:rsidR="00B2324E" w:rsidRPr="00457BB8">
        <w:rPr>
          <w:rFonts w:ascii="IRNazanin" w:hAnsi="IRNazanin" w:cs="IRNazanin"/>
          <w:sz w:val="28"/>
          <w:szCs w:val="28"/>
          <w:rtl/>
          <w:rPrChange w:id="1140" w:author="Mohammad Mohammadi" w:date="2025-07-22T21:07:00Z">
            <w:rPr>
              <w:rFonts w:ascii="IRNazanin" w:hAnsi="IRNazanin" w:cs="IRNazanin"/>
              <w:sz w:val="28"/>
              <w:szCs w:val="28"/>
              <w:rtl/>
            </w:rPr>
          </w:rPrChange>
        </w:rPr>
        <w:t xml:space="preserve">گفت؛ اما چنین نشد، و من </w:t>
      </w:r>
      <w:r w:rsidR="00885DA5" w:rsidRPr="00457BB8">
        <w:rPr>
          <w:rFonts w:ascii="IRNazanin" w:hAnsi="IRNazanin" w:cs="IRNazanin" w:hint="cs"/>
          <w:sz w:val="28"/>
          <w:szCs w:val="28"/>
          <w:rtl/>
          <w:rPrChange w:id="1141" w:author="Mohammad Mohammadi" w:date="2025-07-22T21:07:00Z">
            <w:rPr>
              <w:rFonts w:ascii="IRNazanin" w:hAnsi="IRNazanin" w:cs="IRNazanin" w:hint="cs"/>
              <w:sz w:val="28"/>
              <w:szCs w:val="28"/>
              <w:rtl/>
            </w:rPr>
          </w:rPrChange>
        </w:rPr>
        <w:t>زن</w:t>
      </w:r>
      <w:r w:rsidR="00B2324E" w:rsidRPr="00457BB8">
        <w:rPr>
          <w:rFonts w:ascii="IRNazanin" w:hAnsi="IRNazanin" w:cs="IRNazanin"/>
          <w:sz w:val="28"/>
          <w:szCs w:val="28"/>
          <w:rtl/>
          <w:rPrChange w:id="1142" w:author="Mohammad Mohammadi" w:date="2025-07-22T21:07:00Z">
            <w:rPr>
              <w:rFonts w:ascii="IRNazanin" w:hAnsi="IRNazanin" w:cs="IRNazanin"/>
              <w:sz w:val="28"/>
              <w:szCs w:val="28"/>
              <w:rtl/>
            </w:rPr>
          </w:rPrChange>
        </w:rPr>
        <w:t xml:space="preserve"> تومان [پسر ر</w:t>
      </w:r>
      <w:r w:rsidR="004E7DF6" w:rsidRPr="00457BB8">
        <w:rPr>
          <w:rFonts w:ascii="IRNazanin" w:hAnsi="IRNazanin" w:cs="IRNazanin"/>
          <w:sz w:val="28"/>
          <w:szCs w:val="28"/>
          <w:rtl/>
          <w:rPrChange w:id="1143" w:author="Mohammad Mohammadi" w:date="2025-07-22T21:07:00Z">
            <w:rPr>
              <w:rFonts w:ascii="IRNazanin" w:hAnsi="IRNazanin" w:cs="IRNazanin"/>
              <w:sz w:val="28"/>
              <w:szCs w:val="28"/>
              <w:rtl/>
            </w:rPr>
          </w:rPrChange>
        </w:rPr>
        <w:t>وز</w:t>
      </w:r>
      <w:r w:rsidR="00B2324E" w:rsidRPr="00457BB8">
        <w:rPr>
          <w:rFonts w:ascii="IRNazanin" w:hAnsi="IRNazanin" w:cs="IRNazanin"/>
          <w:sz w:val="28"/>
          <w:szCs w:val="28"/>
          <w:rtl/>
          <w:rPrChange w:id="1144" w:author="Mohammad Mohammadi" w:date="2025-07-22T21:07:00Z">
            <w:rPr>
              <w:rFonts w:ascii="IRNazanin" w:hAnsi="IRNazanin" w:cs="IRNazanin"/>
              <w:sz w:val="28"/>
              <w:szCs w:val="28"/>
              <w:rtl/>
            </w:rPr>
          </w:rPrChange>
        </w:rPr>
        <w:t>الدین، برادر کوچکتر غفور] شدم</w:t>
      </w:r>
      <w:r w:rsidR="004E7DF6" w:rsidRPr="00457BB8">
        <w:rPr>
          <w:rFonts w:ascii="IRNazanin" w:hAnsi="IRNazanin" w:cs="IRNazanin"/>
          <w:sz w:val="28"/>
          <w:szCs w:val="28"/>
          <w:rtl/>
          <w:lang w:bidi="fa-IR"/>
          <w:rPrChange w:id="1145" w:author="Mohammad Mohammadi" w:date="2025-07-22T21:07:00Z">
            <w:rPr>
              <w:rFonts w:ascii="IRNazanin" w:hAnsi="IRNazanin" w:cs="IRNazanin"/>
              <w:sz w:val="28"/>
              <w:szCs w:val="28"/>
              <w:rtl/>
              <w:lang w:bidi="fa-IR"/>
            </w:rPr>
          </w:rPrChange>
        </w:rPr>
        <w:t>».</w:t>
      </w:r>
    </w:p>
    <w:p w14:paraId="4EE7D639" w14:textId="4CD7E0D2" w:rsidR="00B2324E" w:rsidRPr="00457BB8" w:rsidRDefault="00B02E57" w:rsidP="00E73133">
      <w:pPr>
        <w:bidi/>
        <w:jc w:val="both"/>
        <w:rPr>
          <w:rFonts w:ascii="IRNazanin" w:hAnsi="IRNazanin" w:cs="IRNazanin"/>
          <w:sz w:val="28"/>
          <w:szCs w:val="28"/>
          <w:rtl/>
          <w:lang w:bidi="fa-IR"/>
          <w:rPrChange w:id="1146"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lang w:bidi="fa-IR"/>
          <w:rPrChange w:id="1147" w:author="Mohammad Mohammadi" w:date="2025-07-22T21:07:00Z">
            <w:rPr>
              <w:rFonts w:ascii="IRNazanin" w:hAnsi="IRNazanin" w:cs="IRNazanin"/>
              <w:sz w:val="28"/>
              <w:szCs w:val="28"/>
              <w:rtl/>
              <w:lang w:bidi="fa-IR"/>
            </w:rPr>
          </w:rPrChange>
        </w:rPr>
        <w:t>«</w:t>
      </w:r>
      <w:del w:id="1148" w:author="Mohammad Mohammadi" w:date="2025-07-07T15:39:00Z">
        <w:r w:rsidR="00B2324E" w:rsidRPr="00457BB8" w:rsidDel="007133C6">
          <w:rPr>
            <w:rFonts w:ascii="IRNazanin" w:hAnsi="IRNazanin" w:cs="IRNazanin"/>
            <w:sz w:val="28"/>
            <w:szCs w:val="28"/>
            <w:rtl/>
            <w:rPrChange w:id="1149" w:author="Mohammad Mohammadi" w:date="2025-07-22T21:07:00Z">
              <w:rPr>
                <w:rFonts w:ascii="IRNazanin" w:hAnsi="IRNazanin" w:cs="IRNazanin"/>
                <w:sz w:val="28"/>
                <w:szCs w:val="28"/>
                <w:rtl/>
              </w:rPr>
            </w:rPrChange>
          </w:rPr>
          <w:delText>زَبتو</w:delText>
        </w:r>
      </w:del>
      <w:r w:rsidR="00B2324E" w:rsidRPr="00457BB8">
        <w:rPr>
          <w:rFonts w:ascii="IRNazanin" w:hAnsi="IRNazanin" w:cs="IRNazanin"/>
          <w:sz w:val="28"/>
          <w:szCs w:val="28"/>
          <w:rtl/>
          <w:rPrChange w:id="1150" w:author="Mohammad Mohammadi" w:date="2025-07-22T21:07:00Z">
            <w:rPr>
              <w:rFonts w:ascii="IRNazanin" w:hAnsi="IRNazanin" w:cs="IRNazanin"/>
              <w:sz w:val="28"/>
              <w:szCs w:val="28"/>
              <w:rtl/>
            </w:rPr>
          </w:rPrChange>
        </w:rPr>
        <w:t xml:space="preserve"> وقتی </w:t>
      </w:r>
      <w:del w:id="1151" w:author="Mohammad Mohammadi" w:date="2025-07-07T15:39:00Z">
        <w:r w:rsidR="00B2324E" w:rsidRPr="00457BB8" w:rsidDel="007133C6">
          <w:rPr>
            <w:rFonts w:ascii="IRNazanin" w:hAnsi="IRNazanin" w:cs="IRNazanin"/>
            <w:sz w:val="28"/>
            <w:szCs w:val="28"/>
            <w:rtl/>
            <w:rPrChange w:id="1152" w:author="Mohammad Mohammadi" w:date="2025-07-22T21:07:00Z">
              <w:rPr>
                <w:rFonts w:ascii="IRNazanin" w:hAnsi="IRNazanin" w:cs="IRNazanin"/>
                <w:sz w:val="28"/>
                <w:szCs w:val="28"/>
                <w:rtl/>
              </w:rPr>
            </w:rPrChange>
          </w:rPr>
          <w:delText xml:space="preserve">که </w:delText>
        </w:r>
      </w:del>
      <w:r w:rsidR="00B2324E" w:rsidRPr="00457BB8">
        <w:rPr>
          <w:rFonts w:ascii="IRNazanin" w:hAnsi="IRNazanin" w:cs="IRNazanin"/>
          <w:sz w:val="28"/>
          <w:szCs w:val="28"/>
          <w:rtl/>
          <w:rPrChange w:id="1153" w:author="Mohammad Mohammadi" w:date="2025-07-22T21:07:00Z">
            <w:rPr>
              <w:rFonts w:ascii="IRNazanin" w:hAnsi="IRNazanin" w:cs="IRNazanin"/>
              <w:sz w:val="28"/>
              <w:szCs w:val="28"/>
              <w:rtl/>
            </w:rPr>
          </w:rPrChange>
        </w:rPr>
        <w:t>می</w:t>
      </w:r>
      <w:r w:rsidR="00F06A6D" w:rsidRPr="00457BB8">
        <w:rPr>
          <w:rFonts w:ascii="IRNazanin" w:hAnsi="IRNazanin" w:cs="IRNazanin"/>
          <w:sz w:val="28"/>
          <w:szCs w:val="28"/>
          <w:rtl/>
          <w:rPrChange w:id="1154"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55" w:author="Mohammad Mohammadi" w:date="2025-07-22T21:07:00Z">
            <w:rPr>
              <w:rFonts w:ascii="IRNazanin" w:hAnsi="IRNazanin" w:cs="IRNazanin"/>
              <w:sz w:val="28"/>
              <w:szCs w:val="28"/>
              <w:rtl/>
            </w:rPr>
          </w:rPrChange>
        </w:rPr>
        <w:t xml:space="preserve">خواستیم کوچ بهاری [به سوی کوهستان] را شروع کنیم، </w:t>
      </w:r>
      <w:ins w:id="1156" w:author="Mohammad Mohammadi" w:date="2025-07-07T15:39:00Z">
        <w:r w:rsidR="007133C6" w:rsidRPr="00457BB8">
          <w:rPr>
            <w:rFonts w:ascii="IRNazanin" w:hAnsi="IRNazanin" w:cs="IRNazanin"/>
            <w:sz w:val="28"/>
            <w:szCs w:val="28"/>
            <w:rtl/>
            <w:rPrChange w:id="1157" w:author="Mohammad Mohammadi" w:date="2025-07-22T21:07:00Z">
              <w:rPr>
                <w:rFonts w:ascii="IRNazanin" w:hAnsi="IRNazanin" w:cs="IRNazanin"/>
                <w:sz w:val="28"/>
                <w:szCs w:val="28"/>
                <w:rtl/>
              </w:rPr>
            </w:rPrChange>
          </w:rPr>
          <w:t xml:space="preserve">زَبتو </w:t>
        </w:r>
      </w:ins>
      <w:r w:rsidR="00B2324E" w:rsidRPr="00457BB8">
        <w:rPr>
          <w:rFonts w:ascii="IRNazanin" w:hAnsi="IRNazanin" w:cs="IRNazanin"/>
          <w:sz w:val="28"/>
          <w:szCs w:val="28"/>
          <w:rtl/>
          <w:rPrChange w:id="1158" w:author="Mohammad Mohammadi" w:date="2025-07-22T21:07:00Z">
            <w:rPr>
              <w:rFonts w:ascii="IRNazanin" w:hAnsi="IRNazanin" w:cs="IRNazanin"/>
              <w:sz w:val="28"/>
              <w:szCs w:val="28"/>
              <w:rtl/>
            </w:rPr>
          </w:rPrChange>
        </w:rPr>
        <w:t>درگذشت. او مرد بسیار خوبی بود. جز افضل [برادر زَبتو] و غفور، کسی مانند او ندیده</w:t>
      </w:r>
      <w:r w:rsidR="00F06A6D" w:rsidRPr="00457BB8">
        <w:rPr>
          <w:rFonts w:ascii="IRNazanin" w:hAnsi="IRNazanin" w:cs="IRNazanin"/>
          <w:sz w:val="28"/>
          <w:szCs w:val="28"/>
          <w:rtl/>
          <w:rPrChange w:id="1159"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60" w:author="Mohammad Mohammadi" w:date="2025-07-22T21:07:00Z">
            <w:rPr>
              <w:rFonts w:ascii="IRNazanin" w:hAnsi="IRNazanin" w:cs="IRNazanin"/>
              <w:sz w:val="28"/>
              <w:szCs w:val="28"/>
              <w:rtl/>
            </w:rPr>
          </w:rPrChange>
        </w:rPr>
        <w:t xml:space="preserve">ام. بسیار </w:t>
      </w:r>
      <w:r w:rsidR="00153B21" w:rsidRPr="00457BB8">
        <w:rPr>
          <w:rFonts w:ascii="IRNazanin" w:hAnsi="IRNazanin" w:cs="IRNazanin"/>
          <w:sz w:val="28"/>
          <w:szCs w:val="28"/>
          <w:rtl/>
          <w:rPrChange w:id="1161" w:author="Mohammad Mohammadi" w:date="2025-07-22T21:07:00Z">
            <w:rPr>
              <w:rFonts w:ascii="IRNazanin" w:hAnsi="IRNazanin" w:cs="IRNazanin"/>
              <w:sz w:val="28"/>
              <w:szCs w:val="28"/>
              <w:rtl/>
            </w:rPr>
          </w:rPrChange>
        </w:rPr>
        <w:t>مریض</w:t>
      </w:r>
      <w:r w:rsidR="00B2324E" w:rsidRPr="00457BB8">
        <w:rPr>
          <w:rFonts w:ascii="IRNazanin" w:hAnsi="IRNazanin" w:cs="IRNazanin"/>
          <w:sz w:val="28"/>
          <w:szCs w:val="28"/>
          <w:rtl/>
          <w:rPrChange w:id="1162" w:author="Mohammad Mohammadi" w:date="2025-07-22T21:07:00Z">
            <w:rPr>
              <w:rFonts w:ascii="IRNazanin" w:hAnsi="IRNazanin" w:cs="IRNazanin"/>
              <w:sz w:val="28"/>
              <w:szCs w:val="28"/>
              <w:rtl/>
            </w:rPr>
          </w:rPrChange>
        </w:rPr>
        <w:t xml:space="preserve"> بود و </w:t>
      </w:r>
      <w:r w:rsidR="00153B21" w:rsidRPr="00457BB8">
        <w:rPr>
          <w:rFonts w:ascii="IRNazanin" w:hAnsi="IRNazanin" w:cs="IRNazanin"/>
          <w:sz w:val="28"/>
          <w:szCs w:val="28"/>
          <w:rtl/>
          <w:rPrChange w:id="1163" w:author="Mohammad Mohammadi" w:date="2025-07-22T21:07:00Z">
            <w:rPr>
              <w:rFonts w:ascii="IRNazanin" w:hAnsi="IRNazanin" w:cs="IRNazanin"/>
              <w:sz w:val="28"/>
              <w:szCs w:val="28"/>
              <w:rtl/>
            </w:rPr>
          </w:rPrChange>
        </w:rPr>
        <w:t>عذاب</w:t>
      </w:r>
      <w:r w:rsidR="00B2324E" w:rsidRPr="00457BB8">
        <w:rPr>
          <w:rFonts w:ascii="IRNazanin" w:hAnsi="IRNazanin" w:cs="IRNazanin"/>
          <w:sz w:val="28"/>
          <w:szCs w:val="28"/>
          <w:rtl/>
          <w:rPrChange w:id="1164" w:author="Mohammad Mohammadi" w:date="2025-07-22T21:07:00Z">
            <w:rPr>
              <w:rFonts w:ascii="IRNazanin" w:hAnsi="IRNazanin" w:cs="IRNazanin"/>
              <w:sz w:val="28"/>
              <w:szCs w:val="28"/>
              <w:rtl/>
            </w:rPr>
          </w:rPrChange>
        </w:rPr>
        <w:t xml:space="preserve"> زیادی می</w:t>
      </w:r>
      <w:r w:rsidR="00153B21" w:rsidRPr="00457BB8">
        <w:rPr>
          <w:rFonts w:ascii="IRNazanin" w:hAnsi="IRNazanin" w:cs="IRNazanin"/>
          <w:sz w:val="28"/>
          <w:szCs w:val="28"/>
          <w:rtl/>
          <w:rPrChange w:id="1165"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66" w:author="Mohammad Mohammadi" w:date="2025-07-22T21:07:00Z">
            <w:rPr>
              <w:rFonts w:ascii="IRNazanin" w:hAnsi="IRNazanin" w:cs="IRNazanin"/>
              <w:sz w:val="28"/>
              <w:szCs w:val="28"/>
              <w:rtl/>
            </w:rPr>
          </w:rPrChange>
        </w:rPr>
        <w:t xml:space="preserve">کشید. مردم هر </w:t>
      </w:r>
      <w:r w:rsidR="00153B21" w:rsidRPr="00457BB8">
        <w:rPr>
          <w:rFonts w:ascii="IRNazanin" w:hAnsi="IRNazanin" w:cs="IRNazanin"/>
          <w:sz w:val="28"/>
          <w:szCs w:val="28"/>
          <w:rtl/>
          <w:rPrChange w:id="1167" w:author="Mohammad Mohammadi" w:date="2025-07-22T21:07:00Z">
            <w:rPr>
              <w:rFonts w:ascii="IRNazanin" w:hAnsi="IRNazanin" w:cs="IRNazanin"/>
              <w:sz w:val="28"/>
              <w:szCs w:val="28"/>
              <w:rtl/>
            </w:rPr>
          </w:rPrChange>
        </w:rPr>
        <w:t>رقم دوایی</w:t>
      </w:r>
      <w:r w:rsidR="00B2324E" w:rsidRPr="00457BB8">
        <w:rPr>
          <w:rFonts w:ascii="IRNazanin" w:hAnsi="IRNazanin" w:cs="IRNazanin"/>
          <w:sz w:val="28"/>
          <w:szCs w:val="28"/>
          <w:rtl/>
          <w:rPrChange w:id="1168" w:author="Mohammad Mohammadi" w:date="2025-07-22T21:07:00Z">
            <w:rPr>
              <w:rFonts w:ascii="IRNazanin" w:hAnsi="IRNazanin" w:cs="IRNazanin"/>
              <w:sz w:val="28"/>
              <w:szCs w:val="28"/>
              <w:rtl/>
            </w:rPr>
          </w:rPrChange>
        </w:rPr>
        <w:t xml:space="preserve"> که به ذهن</w:t>
      </w:r>
      <w:r w:rsidR="00153B21" w:rsidRPr="00457BB8">
        <w:rPr>
          <w:rFonts w:ascii="IRNazanin" w:hAnsi="IRNazanin" w:cs="IRNazanin"/>
          <w:sz w:val="28"/>
          <w:szCs w:val="28"/>
          <w:rtl/>
          <w:rPrChange w:id="1169"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70" w:author="Mohammad Mohammadi" w:date="2025-07-22T21:07:00Z">
            <w:rPr>
              <w:rFonts w:ascii="IRNazanin" w:hAnsi="IRNazanin" w:cs="IRNazanin"/>
              <w:sz w:val="28"/>
              <w:szCs w:val="28"/>
              <w:rtl/>
            </w:rPr>
          </w:rPrChange>
        </w:rPr>
        <w:t>شان می</w:t>
      </w:r>
      <w:r w:rsidR="00153B21" w:rsidRPr="00457BB8">
        <w:rPr>
          <w:rFonts w:ascii="IRNazanin" w:hAnsi="IRNazanin" w:cs="IRNazanin"/>
          <w:sz w:val="28"/>
          <w:szCs w:val="28"/>
          <w:rtl/>
          <w:rPrChange w:id="1171"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72" w:author="Mohammad Mohammadi" w:date="2025-07-22T21:07:00Z">
            <w:rPr>
              <w:rFonts w:ascii="IRNazanin" w:hAnsi="IRNazanin" w:cs="IRNazanin"/>
              <w:sz w:val="28"/>
              <w:szCs w:val="28"/>
              <w:rtl/>
            </w:rPr>
          </w:rPrChange>
        </w:rPr>
        <w:t xml:space="preserve">رسید به او دادند؛ ما </w:t>
      </w:r>
      <w:r w:rsidR="00153B21" w:rsidRPr="00457BB8">
        <w:rPr>
          <w:rFonts w:ascii="IRNazanin" w:hAnsi="IRNazanin" w:cs="IRNazanin"/>
          <w:sz w:val="28"/>
          <w:szCs w:val="28"/>
          <w:rtl/>
          <w:rPrChange w:id="1173" w:author="Mohammad Mohammadi" w:date="2025-07-22T21:07:00Z">
            <w:rPr>
              <w:rFonts w:ascii="IRNazanin" w:hAnsi="IRNazanin" w:cs="IRNazanin"/>
              <w:sz w:val="28"/>
              <w:szCs w:val="28"/>
              <w:rtl/>
            </w:rPr>
          </w:rPrChange>
        </w:rPr>
        <w:t>چوچه</w:t>
      </w:r>
      <w:r w:rsidR="0037452B" w:rsidRPr="00457BB8">
        <w:rPr>
          <w:rFonts w:ascii="IRNazanin" w:hAnsi="IRNazanin" w:cs="IRNazanin" w:hint="cs"/>
          <w:sz w:val="28"/>
          <w:szCs w:val="28"/>
          <w:rtl/>
          <w:rPrChange w:id="1174" w:author="Mohammad Mohammadi" w:date="2025-07-22T21:07:00Z">
            <w:rPr>
              <w:rFonts w:ascii="IRNazanin" w:hAnsi="IRNazanin" w:cs="IRNazanin" w:hint="cs"/>
              <w:sz w:val="28"/>
              <w:szCs w:val="28"/>
              <w:rtl/>
            </w:rPr>
          </w:rPrChange>
        </w:rPr>
        <w:t>‌ی</w:t>
      </w:r>
      <w:r w:rsidR="00153B21" w:rsidRPr="00457BB8">
        <w:rPr>
          <w:rFonts w:ascii="IRNazanin" w:hAnsi="IRNazanin" w:cs="IRNazanin"/>
          <w:sz w:val="28"/>
          <w:szCs w:val="28"/>
          <w:rtl/>
          <w:rPrChange w:id="1175" w:author="Mohammad Mohammadi" w:date="2025-07-22T21:07:00Z">
            <w:rPr>
              <w:rFonts w:ascii="IRNazanin" w:hAnsi="IRNazanin" w:cs="IRNazanin"/>
              <w:sz w:val="28"/>
              <w:szCs w:val="28"/>
              <w:rtl/>
            </w:rPr>
          </w:rPrChange>
        </w:rPr>
        <w:t xml:space="preserve"> غچی‌های سیاه</w:t>
      </w:r>
      <w:r w:rsidR="0037452B" w:rsidRPr="00457BB8">
        <w:rPr>
          <w:rFonts w:ascii="IRNazanin" w:hAnsi="IRNazanin" w:cs="IRNazanin"/>
          <w:sz w:val="28"/>
          <w:szCs w:val="28"/>
          <w:rtl/>
          <w:rPrChange w:id="1176"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177" w:author="Mohammad Mohammadi" w:date="2025-07-22T21:07:00Z">
            <w:rPr>
              <w:rFonts w:ascii="IRNazanin" w:hAnsi="IRNazanin" w:cs="IRNazanin"/>
              <w:sz w:val="28"/>
              <w:szCs w:val="28"/>
              <w:rtl/>
            </w:rPr>
          </w:rPrChange>
        </w:rPr>
        <w:t>را به او دادیم تا بخورد، اما حالش بهتر نشد</w:t>
      </w:r>
      <w:r w:rsidR="00B93273" w:rsidRPr="00457BB8">
        <w:rPr>
          <w:rFonts w:ascii="IRNazanin" w:hAnsi="IRNazanin" w:cs="IRNazanin"/>
          <w:sz w:val="28"/>
          <w:szCs w:val="28"/>
          <w:rtl/>
          <w:rPrChange w:id="1178" w:author="Mohammad Mohammadi" w:date="2025-07-22T21:07:00Z">
            <w:rPr>
              <w:rFonts w:ascii="IRNazanin" w:hAnsi="IRNazanin" w:cs="IRNazanin"/>
              <w:sz w:val="28"/>
              <w:szCs w:val="28"/>
              <w:rtl/>
            </w:rPr>
          </w:rPrChange>
        </w:rPr>
        <w:t xml:space="preserve"> و فوت کرد.</w:t>
      </w:r>
      <w:r w:rsidR="00B2324E" w:rsidRPr="00457BB8">
        <w:rPr>
          <w:rFonts w:ascii="IRNazanin" w:hAnsi="IRNazanin" w:cs="IRNazanin"/>
          <w:sz w:val="28"/>
          <w:szCs w:val="28"/>
          <w:rtl/>
          <w:rPrChange w:id="1179" w:author="Mohammad Mohammadi" w:date="2025-07-22T21:07:00Z">
            <w:rPr>
              <w:rFonts w:ascii="IRNazanin" w:hAnsi="IRNazanin" w:cs="IRNazanin"/>
              <w:sz w:val="28"/>
              <w:szCs w:val="28"/>
              <w:rtl/>
            </w:rPr>
          </w:rPrChange>
        </w:rPr>
        <w:t xml:space="preserve"> مراسم تشییع او را برگزار کردیم و در قبرستان اینجا به خاکش سپردیم؛ آن</w:t>
      </w:r>
      <w:r w:rsidR="00B93273" w:rsidRPr="00457BB8">
        <w:rPr>
          <w:rFonts w:ascii="IRNazanin" w:hAnsi="IRNazanin" w:cs="IRNazanin"/>
          <w:sz w:val="28"/>
          <w:szCs w:val="28"/>
          <w:rtl/>
          <w:rPrChange w:id="1180" w:author="Mohammad Mohammadi" w:date="2025-07-22T21:07:00Z">
            <w:rPr>
              <w:rFonts w:ascii="IRNazanin" w:hAnsi="IRNazanin" w:cs="IRNazanin"/>
              <w:sz w:val="28"/>
              <w:szCs w:val="28"/>
              <w:rtl/>
            </w:rPr>
          </w:rPrChange>
        </w:rPr>
        <w:t xml:space="preserve"> قبرستان</w:t>
      </w:r>
      <w:r w:rsidR="00B2324E" w:rsidRPr="00457BB8">
        <w:rPr>
          <w:rFonts w:ascii="IRNazanin" w:hAnsi="IRNazanin" w:cs="IRNazanin"/>
          <w:sz w:val="28"/>
          <w:szCs w:val="28"/>
          <w:rtl/>
          <w:rPrChange w:id="1181" w:author="Mohammad Mohammadi" w:date="2025-07-22T21:07:00Z">
            <w:rPr>
              <w:rFonts w:ascii="IRNazanin" w:hAnsi="IRNazanin" w:cs="IRNazanin"/>
              <w:sz w:val="28"/>
              <w:szCs w:val="28"/>
              <w:rtl/>
            </w:rPr>
          </w:rPrChange>
        </w:rPr>
        <w:t xml:space="preserve"> را </w:t>
      </w:r>
      <w:r w:rsidR="00650DE6" w:rsidRPr="00457BB8">
        <w:rPr>
          <w:rFonts w:ascii="IRNazanin" w:hAnsi="IRNazanin" w:cs="IRNazanin" w:hint="cs"/>
          <w:sz w:val="28"/>
          <w:szCs w:val="28"/>
          <w:rtl/>
          <w:rPrChange w:id="1182" w:author="Mohammad Mohammadi" w:date="2025-07-22T21:07:00Z">
            <w:rPr>
              <w:rFonts w:ascii="IRNazanin" w:hAnsi="IRNazanin" w:cs="IRNazanin" w:hint="cs"/>
              <w:sz w:val="28"/>
              <w:szCs w:val="28"/>
              <w:rtl/>
            </w:rPr>
          </w:rPrChange>
        </w:rPr>
        <w:t>شما</w:t>
      </w:r>
      <w:r w:rsidR="00650DE6" w:rsidRPr="00457BB8">
        <w:rPr>
          <w:rFonts w:ascii="IRNazanin" w:hAnsi="IRNazanin" w:cs="IRNazanin"/>
          <w:sz w:val="28"/>
          <w:szCs w:val="28"/>
          <w:rtl/>
          <w:rPrChange w:id="1183"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184" w:author="Mohammad Mohammadi" w:date="2025-07-22T21:07:00Z">
            <w:rPr>
              <w:rFonts w:ascii="IRNazanin" w:hAnsi="IRNazanin" w:cs="IRNazanin"/>
              <w:sz w:val="28"/>
              <w:szCs w:val="28"/>
              <w:rtl/>
            </w:rPr>
          </w:rPrChange>
        </w:rPr>
        <w:t>دیده</w:t>
      </w:r>
      <w:r w:rsidR="00B93273" w:rsidRPr="00457BB8">
        <w:rPr>
          <w:rFonts w:ascii="IRNazanin" w:hAnsi="IRNazanin" w:cs="IRNazanin"/>
          <w:sz w:val="28"/>
          <w:szCs w:val="28"/>
          <w:rtl/>
          <w:rPrChange w:id="1185"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86" w:author="Mohammad Mohammadi" w:date="2025-07-22T21:07:00Z">
            <w:rPr>
              <w:rFonts w:ascii="IRNazanin" w:hAnsi="IRNazanin" w:cs="IRNazanin"/>
              <w:sz w:val="28"/>
              <w:szCs w:val="28"/>
              <w:rtl/>
            </w:rPr>
          </w:rPrChange>
        </w:rPr>
        <w:t>اید. مردم زیادی برای مراسم خیرات جمع شدند. دختران و همسرانش گریه می</w:t>
      </w:r>
      <w:r w:rsidR="00B93273" w:rsidRPr="00457BB8">
        <w:rPr>
          <w:rFonts w:ascii="IRNazanin" w:hAnsi="IRNazanin" w:cs="IRNazanin"/>
          <w:sz w:val="28"/>
          <w:szCs w:val="28"/>
          <w:rtl/>
          <w:rPrChange w:id="1187"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88" w:author="Mohammad Mohammadi" w:date="2025-07-22T21:07:00Z">
            <w:rPr>
              <w:rFonts w:ascii="IRNazanin" w:hAnsi="IRNazanin" w:cs="IRNazanin"/>
              <w:sz w:val="28"/>
              <w:szCs w:val="28"/>
              <w:rtl/>
            </w:rPr>
          </w:rPrChange>
        </w:rPr>
        <w:t>کردند. پس از آن، من برای آن</w:t>
      </w:r>
      <w:ins w:id="1189" w:author="Mohammad Mohammadi" w:date="2025-07-07T15:39:00Z">
        <w:r w:rsidR="00CF0614" w:rsidRPr="00457BB8">
          <w:rPr>
            <w:rFonts w:ascii="IRNazanin" w:hAnsi="IRNazanin" w:cs="IRNazanin" w:hint="cs"/>
            <w:sz w:val="28"/>
            <w:szCs w:val="28"/>
            <w:rtl/>
            <w:rPrChange w:id="1190" w:author="Mohammad Mohammadi" w:date="2025-07-22T21:07:00Z">
              <w:rPr>
                <w:rFonts w:ascii="IRNazanin" w:hAnsi="IRNazanin" w:cs="IRNazanin" w:hint="cs"/>
                <w:sz w:val="28"/>
                <w:szCs w:val="28"/>
                <w:rtl/>
              </w:rPr>
            </w:rPrChange>
          </w:rPr>
          <w:t>‌</w:t>
        </w:r>
      </w:ins>
      <w:r w:rsidR="00B2324E" w:rsidRPr="00457BB8">
        <w:rPr>
          <w:rFonts w:ascii="IRNazanin" w:hAnsi="IRNazanin" w:cs="IRNazanin"/>
          <w:sz w:val="28"/>
          <w:szCs w:val="28"/>
          <w:rtl/>
          <w:rPrChange w:id="1191" w:author="Mohammad Mohammadi" w:date="2025-07-22T21:07:00Z">
            <w:rPr>
              <w:rFonts w:ascii="IRNazanin" w:hAnsi="IRNazanin" w:cs="IRNazanin"/>
              <w:sz w:val="28"/>
              <w:szCs w:val="28"/>
              <w:rtl/>
            </w:rPr>
          </w:rPrChange>
        </w:rPr>
        <w:t>ها کار می</w:t>
      </w:r>
      <w:r w:rsidR="00B93273" w:rsidRPr="00457BB8">
        <w:rPr>
          <w:rFonts w:ascii="IRNazanin" w:hAnsi="IRNazanin" w:cs="IRNazanin"/>
          <w:sz w:val="28"/>
          <w:szCs w:val="28"/>
          <w:rtl/>
          <w:rPrChange w:id="1192"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93" w:author="Mohammad Mohammadi" w:date="2025-07-22T21:07:00Z">
            <w:rPr>
              <w:rFonts w:ascii="IRNazanin" w:hAnsi="IRNazanin" w:cs="IRNazanin"/>
              <w:sz w:val="28"/>
              <w:szCs w:val="28"/>
              <w:rtl/>
            </w:rPr>
          </w:rPrChange>
        </w:rPr>
        <w:t xml:space="preserve">کردم، </w:t>
      </w:r>
      <w:r w:rsidR="00B93273" w:rsidRPr="00457BB8">
        <w:rPr>
          <w:rFonts w:ascii="IRNazanin" w:hAnsi="IRNazanin" w:cs="IRNazanin"/>
          <w:sz w:val="28"/>
          <w:szCs w:val="28"/>
          <w:rtl/>
          <w:rPrChange w:id="1194" w:author="Mohammad Mohammadi" w:date="2025-07-22T21:07:00Z">
            <w:rPr>
              <w:rFonts w:ascii="IRNazanin" w:hAnsi="IRNazanin" w:cs="IRNazanin"/>
              <w:sz w:val="28"/>
              <w:szCs w:val="28"/>
              <w:rtl/>
            </w:rPr>
          </w:rPrChange>
        </w:rPr>
        <w:t>خیمه‌</w:t>
      </w:r>
      <w:r w:rsidR="00B2324E" w:rsidRPr="00457BB8">
        <w:rPr>
          <w:rFonts w:ascii="IRNazanin" w:hAnsi="IRNazanin" w:cs="IRNazanin"/>
          <w:sz w:val="28"/>
          <w:szCs w:val="28"/>
          <w:rtl/>
          <w:rPrChange w:id="1195" w:author="Mohammad Mohammadi" w:date="2025-07-22T21:07:00Z">
            <w:rPr>
              <w:rFonts w:ascii="IRNazanin" w:hAnsi="IRNazanin" w:cs="IRNazanin"/>
              <w:sz w:val="28"/>
              <w:szCs w:val="28"/>
              <w:rtl/>
            </w:rPr>
          </w:rPrChange>
        </w:rPr>
        <w:t xml:space="preserve"> برپا می</w:t>
      </w:r>
      <w:r w:rsidR="00B93273" w:rsidRPr="00457BB8">
        <w:rPr>
          <w:rFonts w:ascii="IRNazanin" w:hAnsi="IRNazanin" w:cs="IRNazanin"/>
          <w:sz w:val="28"/>
          <w:szCs w:val="28"/>
          <w:rtl/>
          <w:rPrChange w:id="1196"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197" w:author="Mohammad Mohammadi" w:date="2025-07-22T21:07:00Z">
            <w:rPr>
              <w:rFonts w:ascii="IRNazanin" w:hAnsi="IRNazanin" w:cs="IRNazanin"/>
              <w:sz w:val="28"/>
              <w:szCs w:val="28"/>
              <w:rtl/>
            </w:rPr>
          </w:rPrChange>
        </w:rPr>
        <w:t xml:space="preserve">کردم. </w:t>
      </w:r>
      <w:r w:rsidR="00B93273" w:rsidRPr="00457BB8">
        <w:rPr>
          <w:rFonts w:ascii="IRNazanin" w:hAnsi="IRNazanin" w:cs="IRNazanin"/>
          <w:sz w:val="28"/>
          <w:szCs w:val="28"/>
          <w:rtl/>
          <w:rPrChange w:id="1198" w:author="Mohammad Mohammadi" w:date="2025-07-22T21:07:00Z">
            <w:rPr>
              <w:rFonts w:ascii="IRNazanin" w:hAnsi="IRNazanin" w:cs="IRNazanin"/>
              <w:sz w:val="28"/>
              <w:szCs w:val="28"/>
              <w:rtl/>
            </w:rPr>
          </w:rPrChange>
        </w:rPr>
        <w:t xml:space="preserve">زن </w:t>
      </w:r>
      <w:r w:rsidR="00B2324E" w:rsidRPr="00457BB8">
        <w:rPr>
          <w:rFonts w:ascii="IRNazanin" w:hAnsi="IRNazanin" w:cs="IRNazanin"/>
          <w:sz w:val="28"/>
          <w:szCs w:val="28"/>
          <w:rtl/>
          <w:rPrChange w:id="1199" w:author="Mohammad Mohammadi" w:date="2025-07-22T21:07:00Z">
            <w:rPr>
              <w:rFonts w:ascii="IRNazanin" w:hAnsi="IRNazanin" w:cs="IRNazanin"/>
              <w:sz w:val="28"/>
              <w:szCs w:val="28"/>
              <w:rtl/>
            </w:rPr>
          </w:rPrChange>
        </w:rPr>
        <w:t>بیوه</w:t>
      </w:r>
      <w:r w:rsidR="00B93273" w:rsidRPr="00457BB8">
        <w:rPr>
          <w:rFonts w:ascii="IRNazanin" w:hAnsi="IRNazanin" w:cs="IRNazanin"/>
          <w:sz w:val="28"/>
          <w:szCs w:val="28"/>
          <w:rtl/>
          <w:rPrChange w:id="1200"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01" w:author="Mohammad Mohammadi" w:date="2025-07-22T21:07:00Z">
            <w:rPr>
              <w:rFonts w:ascii="IRNazanin" w:hAnsi="IRNazanin" w:cs="IRNazanin"/>
              <w:sz w:val="28"/>
              <w:szCs w:val="28"/>
              <w:rtl/>
            </w:rPr>
          </w:rPrChange>
        </w:rPr>
        <w:t>اش م</w:t>
      </w:r>
      <w:r w:rsidR="00B93273" w:rsidRPr="00457BB8">
        <w:rPr>
          <w:rFonts w:ascii="IRNazanin" w:hAnsi="IRNazanin" w:cs="IRNazanin"/>
          <w:sz w:val="28"/>
          <w:szCs w:val="28"/>
          <w:rtl/>
          <w:rPrChange w:id="1202" w:author="Mohammad Mohammadi" w:date="2025-07-22T21:07:00Z">
            <w:rPr>
              <w:rFonts w:ascii="IRNazanin" w:hAnsi="IRNazanin" w:cs="IRNazanin"/>
              <w:sz w:val="28"/>
              <w:szCs w:val="28"/>
              <w:rtl/>
            </w:rPr>
          </w:rPrChange>
        </w:rPr>
        <w:t>ا</w:t>
      </w:r>
      <w:r w:rsidR="00B2324E" w:rsidRPr="00457BB8">
        <w:rPr>
          <w:rFonts w:ascii="IRNazanin" w:hAnsi="IRNazanin" w:cs="IRNazanin"/>
          <w:sz w:val="28"/>
          <w:szCs w:val="28"/>
          <w:rtl/>
          <w:rPrChange w:id="1203" w:author="Mohammad Mohammadi" w:date="2025-07-22T21:07:00Z">
            <w:rPr>
              <w:rFonts w:ascii="IRNazanin" w:hAnsi="IRNazanin" w:cs="IRNazanin"/>
              <w:sz w:val="28"/>
              <w:szCs w:val="28"/>
              <w:rtl/>
            </w:rPr>
          </w:rPrChange>
        </w:rPr>
        <w:t xml:space="preserve">مدزی تنها مانده بود، </w:t>
      </w:r>
      <w:r w:rsidR="00B93273" w:rsidRPr="00457BB8">
        <w:rPr>
          <w:rFonts w:ascii="IRNazanin" w:hAnsi="IRNazanin" w:cs="IRNazanin"/>
          <w:sz w:val="28"/>
          <w:szCs w:val="28"/>
          <w:rtl/>
          <w:rPrChange w:id="1204" w:author="Mohammad Mohammadi" w:date="2025-07-22T21:07:00Z">
            <w:rPr>
              <w:rFonts w:ascii="IRNazanin" w:hAnsi="IRNazanin" w:cs="IRNazanin"/>
              <w:sz w:val="28"/>
              <w:szCs w:val="28"/>
              <w:rtl/>
            </w:rPr>
          </w:rPrChange>
        </w:rPr>
        <w:t>برای همین</w:t>
      </w:r>
      <w:r w:rsidR="00B2324E" w:rsidRPr="00457BB8">
        <w:rPr>
          <w:rFonts w:ascii="IRNazanin" w:hAnsi="IRNazanin" w:cs="IRNazanin"/>
          <w:sz w:val="28"/>
          <w:szCs w:val="28"/>
          <w:rtl/>
          <w:rPrChange w:id="1205" w:author="Mohammad Mohammadi" w:date="2025-07-22T21:07:00Z">
            <w:rPr>
              <w:rFonts w:ascii="IRNazanin" w:hAnsi="IRNazanin" w:cs="IRNazanin"/>
              <w:sz w:val="28"/>
              <w:szCs w:val="28"/>
              <w:rtl/>
            </w:rPr>
          </w:rPrChange>
        </w:rPr>
        <w:t xml:space="preserve"> من </w:t>
      </w:r>
      <w:r w:rsidR="00B93273" w:rsidRPr="00457BB8">
        <w:rPr>
          <w:rFonts w:ascii="IRNazanin" w:hAnsi="IRNazanin" w:cs="IRNazanin"/>
          <w:sz w:val="28"/>
          <w:szCs w:val="28"/>
          <w:rtl/>
          <w:rPrChange w:id="1206" w:author="Mohammad Mohammadi" w:date="2025-07-22T21:07:00Z">
            <w:rPr>
              <w:rFonts w:ascii="IRNazanin" w:hAnsi="IRNazanin" w:cs="IRNazanin"/>
              <w:sz w:val="28"/>
              <w:szCs w:val="28"/>
              <w:rtl/>
            </w:rPr>
          </w:rPrChange>
        </w:rPr>
        <w:t>از او خبر می‌گرفت</w:t>
      </w:r>
      <w:r w:rsidR="00650DE6" w:rsidRPr="00457BB8">
        <w:rPr>
          <w:rFonts w:ascii="IRNazanin" w:hAnsi="IRNazanin" w:cs="IRNazanin" w:hint="cs"/>
          <w:sz w:val="28"/>
          <w:szCs w:val="28"/>
          <w:rtl/>
          <w:rPrChange w:id="1207" w:author="Mohammad Mohammadi" w:date="2025-07-22T21:07:00Z">
            <w:rPr>
              <w:rFonts w:ascii="IRNazanin" w:hAnsi="IRNazanin" w:cs="IRNazanin" w:hint="cs"/>
              <w:sz w:val="28"/>
              <w:szCs w:val="28"/>
              <w:rtl/>
            </w:rPr>
          </w:rPrChange>
        </w:rPr>
        <w:t>م</w:t>
      </w:r>
      <w:r w:rsidR="00B93273" w:rsidRPr="00457BB8">
        <w:rPr>
          <w:rFonts w:ascii="IRNazanin" w:hAnsi="IRNazanin" w:cs="IRNazanin"/>
          <w:sz w:val="28"/>
          <w:szCs w:val="28"/>
          <w:rtl/>
          <w:rPrChange w:id="1208"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209" w:author="Mohammad Mohammadi" w:date="2025-07-22T21:07:00Z">
            <w:rPr>
              <w:rFonts w:ascii="IRNazanin" w:hAnsi="IRNazanin" w:cs="IRNazanin"/>
              <w:sz w:val="28"/>
              <w:szCs w:val="28"/>
              <w:rtl/>
            </w:rPr>
          </w:rPrChange>
        </w:rPr>
        <w:t>و مراقب</w:t>
      </w:r>
      <w:r w:rsidR="00D15A5F" w:rsidRPr="00457BB8">
        <w:rPr>
          <w:rFonts w:ascii="IRNazanin" w:hAnsi="IRNazanin" w:cs="IRNazanin"/>
          <w:sz w:val="28"/>
          <w:szCs w:val="28"/>
          <w:rtl/>
          <w:rPrChange w:id="1210" w:author="Mohammad Mohammadi" w:date="2025-07-22T21:07:00Z">
            <w:rPr>
              <w:rFonts w:ascii="IRNazanin" w:hAnsi="IRNazanin" w:cs="IRNazanin"/>
              <w:sz w:val="28"/>
              <w:szCs w:val="28"/>
              <w:rtl/>
            </w:rPr>
          </w:rPrChange>
        </w:rPr>
        <w:t>ش</w:t>
      </w:r>
      <w:r w:rsidR="00B2324E" w:rsidRPr="00457BB8">
        <w:rPr>
          <w:rFonts w:ascii="IRNazanin" w:hAnsi="IRNazanin" w:cs="IRNazanin"/>
          <w:sz w:val="28"/>
          <w:szCs w:val="28"/>
          <w:rtl/>
          <w:rPrChange w:id="1211" w:author="Mohammad Mohammadi" w:date="2025-07-22T21:07:00Z">
            <w:rPr>
              <w:rFonts w:ascii="IRNazanin" w:hAnsi="IRNazanin" w:cs="IRNazanin"/>
              <w:sz w:val="28"/>
              <w:szCs w:val="28"/>
              <w:rtl/>
            </w:rPr>
          </w:rPrChange>
        </w:rPr>
        <w:t xml:space="preserve"> </w:t>
      </w:r>
      <w:r w:rsidR="00D15A5F" w:rsidRPr="00457BB8">
        <w:rPr>
          <w:rFonts w:ascii="IRNazanin" w:hAnsi="IRNazanin" w:cs="IRNazanin"/>
          <w:sz w:val="28"/>
          <w:szCs w:val="28"/>
          <w:rtl/>
          <w:rPrChange w:id="1212" w:author="Mohammad Mohammadi" w:date="2025-07-22T21:07:00Z">
            <w:rPr>
              <w:rFonts w:ascii="IRNazanin" w:hAnsi="IRNazanin" w:cs="IRNazanin"/>
              <w:sz w:val="28"/>
              <w:szCs w:val="28"/>
              <w:rtl/>
            </w:rPr>
          </w:rPrChange>
        </w:rPr>
        <w:t>بودم</w:t>
      </w:r>
      <w:r w:rsidR="00B2324E" w:rsidRPr="00457BB8">
        <w:rPr>
          <w:rFonts w:ascii="IRNazanin" w:hAnsi="IRNazanin" w:cs="IRNazanin"/>
          <w:sz w:val="28"/>
          <w:szCs w:val="28"/>
          <w:rtl/>
          <w:rPrChange w:id="1213" w:author="Mohammad Mohammadi" w:date="2025-07-22T21:07:00Z">
            <w:rPr>
              <w:rFonts w:ascii="IRNazanin" w:hAnsi="IRNazanin" w:cs="IRNazanin"/>
              <w:sz w:val="28"/>
              <w:szCs w:val="28"/>
              <w:rtl/>
            </w:rPr>
          </w:rPrChange>
        </w:rPr>
        <w:t>، خانه</w:t>
      </w:r>
      <w:r w:rsidR="00D15A5F" w:rsidRPr="00457BB8">
        <w:rPr>
          <w:rFonts w:ascii="IRNazanin" w:hAnsi="IRNazanin" w:cs="IRNazanin"/>
          <w:sz w:val="28"/>
          <w:szCs w:val="28"/>
          <w:rtl/>
          <w:rPrChange w:id="1214"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15" w:author="Mohammad Mohammadi" w:date="2025-07-22T21:07:00Z">
            <w:rPr>
              <w:rFonts w:ascii="IRNazanin" w:hAnsi="IRNazanin" w:cs="IRNazanin"/>
              <w:sz w:val="28"/>
              <w:szCs w:val="28"/>
              <w:rtl/>
            </w:rPr>
          </w:rPrChange>
        </w:rPr>
        <w:t xml:space="preserve">اش را </w:t>
      </w:r>
      <w:r w:rsidR="00D15A5F" w:rsidRPr="00457BB8">
        <w:rPr>
          <w:rFonts w:ascii="IRNazanin" w:hAnsi="IRNazanin" w:cs="IRNazanin"/>
          <w:sz w:val="28"/>
          <w:szCs w:val="28"/>
          <w:rtl/>
          <w:rPrChange w:id="1216" w:author="Mohammad Mohammadi" w:date="2025-07-22T21:07:00Z">
            <w:rPr>
              <w:rFonts w:ascii="IRNazanin" w:hAnsi="IRNazanin" w:cs="IRNazanin"/>
              <w:sz w:val="28"/>
              <w:szCs w:val="28"/>
              <w:rtl/>
            </w:rPr>
          </w:rPrChange>
        </w:rPr>
        <w:t>پاک</w:t>
      </w:r>
      <w:r w:rsidR="00B2324E" w:rsidRPr="00457BB8">
        <w:rPr>
          <w:rFonts w:ascii="IRNazanin" w:hAnsi="IRNazanin" w:cs="IRNazanin"/>
          <w:sz w:val="28"/>
          <w:szCs w:val="28"/>
          <w:rtl/>
          <w:rPrChange w:id="1217" w:author="Mohammad Mohammadi" w:date="2025-07-22T21:07:00Z">
            <w:rPr>
              <w:rFonts w:ascii="IRNazanin" w:hAnsi="IRNazanin" w:cs="IRNazanin"/>
              <w:sz w:val="28"/>
              <w:szCs w:val="28"/>
              <w:rtl/>
            </w:rPr>
          </w:rPrChange>
        </w:rPr>
        <w:t xml:space="preserve"> و جارو می</w:t>
      </w:r>
      <w:r w:rsidR="00D15A5F" w:rsidRPr="00457BB8">
        <w:rPr>
          <w:rFonts w:ascii="IRNazanin" w:hAnsi="IRNazanin" w:cs="IRNazanin"/>
          <w:sz w:val="28"/>
          <w:szCs w:val="28"/>
          <w:rtl/>
          <w:rPrChange w:id="1218"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19" w:author="Mohammad Mohammadi" w:date="2025-07-22T21:07:00Z">
            <w:rPr>
              <w:rFonts w:ascii="IRNazanin" w:hAnsi="IRNazanin" w:cs="IRNazanin"/>
              <w:sz w:val="28"/>
              <w:szCs w:val="28"/>
              <w:rtl/>
            </w:rPr>
          </w:rPrChange>
        </w:rPr>
        <w:t>کردم.</w:t>
      </w:r>
      <w:r w:rsidR="00D15A5F" w:rsidRPr="00457BB8">
        <w:rPr>
          <w:rFonts w:ascii="IRNazanin" w:hAnsi="IRNazanin" w:cs="IRNazanin"/>
          <w:sz w:val="28"/>
          <w:szCs w:val="28"/>
          <w:rtl/>
          <w:rPrChange w:id="1220" w:author="Mohammad Mohammadi" w:date="2025-07-22T21:07:00Z">
            <w:rPr>
              <w:rFonts w:ascii="IRNazanin" w:hAnsi="IRNazanin" w:cs="IRNazanin"/>
              <w:sz w:val="28"/>
              <w:szCs w:val="28"/>
              <w:rtl/>
            </w:rPr>
          </w:rPrChange>
        </w:rPr>
        <w:t xml:space="preserve"> همراه</w:t>
      </w:r>
      <w:r w:rsidR="00B2324E" w:rsidRPr="00457BB8">
        <w:rPr>
          <w:rFonts w:ascii="IRNazanin" w:hAnsi="IRNazanin" w:cs="IRNazanin"/>
          <w:sz w:val="28"/>
          <w:szCs w:val="28"/>
          <w:rtl/>
          <w:rPrChange w:id="1221" w:author="Mohammad Mohammadi" w:date="2025-07-22T21:07:00Z">
            <w:rPr>
              <w:rFonts w:ascii="IRNazanin" w:hAnsi="IRNazanin" w:cs="IRNazanin"/>
              <w:sz w:val="28"/>
              <w:szCs w:val="28"/>
              <w:rtl/>
            </w:rPr>
          </w:rPrChange>
        </w:rPr>
        <w:t xml:space="preserve"> دخترش ب</w:t>
      </w:r>
      <w:r w:rsidR="00B2324E" w:rsidRPr="00457BB8">
        <w:rPr>
          <w:rFonts w:ascii="IRNazanin" w:hAnsi="IRNazanin" w:cs="IRNazanin" w:hint="cs"/>
          <w:sz w:val="28"/>
          <w:szCs w:val="28"/>
          <w:rtl/>
          <w:rPrChange w:id="1222" w:author="Mohammad Mohammadi" w:date="2025-07-22T21:07:00Z">
            <w:rPr>
              <w:rFonts w:ascii="IRNazanin" w:hAnsi="IRNazanin" w:cs="IRNazanin" w:hint="cs"/>
              <w:sz w:val="28"/>
              <w:szCs w:val="28"/>
              <w:rtl/>
            </w:rPr>
          </w:rPrChange>
        </w:rPr>
        <w:t>ی</w:t>
      </w:r>
      <w:r w:rsidR="00D15A5F" w:rsidRPr="00457BB8">
        <w:rPr>
          <w:rFonts w:ascii="IRNazanin" w:hAnsi="IRNazanin" w:cs="IRNazanin"/>
          <w:sz w:val="28"/>
          <w:szCs w:val="28"/>
          <w:rPrChange w:id="1223" w:author="Mohammad Mohammadi" w:date="2025-07-22T21:07:00Z">
            <w:rPr>
              <w:rFonts w:ascii="IRNazanin" w:hAnsi="IRNazanin" w:cs="IRNazanin"/>
              <w:sz w:val="28"/>
              <w:szCs w:val="28"/>
            </w:rPr>
          </w:rPrChange>
        </w:rPr>
        <w:t>‌</w:t>
      </w:r>
      <w:r w:rsidR="00B2324E" w:rsidRPr="00457BB8">
        <w:rPr>
          <w:rFonts w:ascii="IRNazanin" w:hAnsi="IRNazanin" w:cs="IRNazanin"/>
          <w:sz w:val="28"/>
          <w:szCs w:val="28"/>
          <w:rtl/>
          <w:rPrChange w:id="1224" w:author="Mohammad Mohammadi" w:date="2025-07-22T21:07:00Z">
            <w:rPr>
              <w:rFonts w:ascii="IRNazanin" w:hAnsi="IRNazanin" w:cs="IRNazanin"/>
              <w:sz w:val="28"/>
              <w:szCs w:val="28"/>
              <w:rtl/>
            </w:rPr>
          </w:rPrChange>
        </w:rPr>
        <w:t>ب</w:t>
      </w:r>
      <w:r w:rsidR="00B2324E" w:rsidRPr="00457BB8">
        <w:rPr>
          <w:rFonts w:ascii="IRNazanin" w:hAnsi="IRNazanin" w:cs="IRNazanin" w:hint="cs"/>
          <w:sz w:val="28"/>
          <w:szCs w:val="28"/>
          <w:rtl/>
          <w:rPrChange w:id="1225" w:author="Mohammad Mohammadi" w:date="2025-07-22T21:07:00Z">
            <w:rPr>
              <w:rFonts w:ascii="IRNazanin" w:hAnsi="IRNazanin" w:cs="IRNazanin" w:hint="cs"/>
              <w:sz w:val="28"/>
              <w:szCs w:val="28"/>
              <w:rtl/>
            </w:rPr>
          </w:rPrChange>
        </w:rPr>
        <w:t>ی</w:t>
      </w:r>
      <w:r w:rsidR="00D15A5F" w:rsidRPr="00457BB8">
        <w:rPr>
          <w:rFonts w:ascii="IRNazanin" w:hAnsi="IRNazanin" w:cs="IRNazanin"/>
          <w:sz w:val="28"/>
          <w:szCs w:val="28"/>
          <w:rPrChange w:id="1226" w:author="Mohammad Mohammadi" w:date="2025-07-22T21:07:00Z">
            <w:rPr>
              <w:rFonts w:ascii="IRNazanin" w:hAnsi="IRNazanin" w:cs="IRNazanin"/>
              <w:sz w:val="28"/>
              <w:szCs w:val="28"/>
            </w:rPr>
          </w:rPrChange>
        </w:rPr>
        <w:t>‌</w:t>
      </w:r>
      <w:r w:rsidR="00B2324E" w:rsidRPr="00457BB8">
        <w:rPr>
          <w:rFonts w:ascii="IRNazanin" w:hAnsi="IRNazanin" w:cs="IRNazanin"/>
          <w:sz w:val="28"/>
          <w:szCs w:val="28"/>
          <w:rtl/>
          <w:rPrChange w:id="1227" w:author="Mohammad Mohammadi" w:date="2025-07-22T21:07:00Z">
            <w:rPr>
              <w:rFonts w:ascii="IRNazanin" w:hAnsi="IRNazanin" w:cs="IRNazanin"/>
              <w:sz w:val="28"/>
              <w:szCs w:val="28"/>
              <w:rtl/>
            </w:rPr>
          </w:rPrChange>
        </w:rPr>
        <w:t>کوه</w:t>
      </w:r>
      <w:r w:rsidR="00D15A5F" w:rsidRPr="00457BB8">
        <w:rPr>
          <w:rFonts w:ascii="IRNazanin" w:hAnsi="IRNazanin" w:cs="IRNazanin"/>
          <w:sz w:val="28"/>
          <w:szCs w:val="28"/>
          <w:rtl/>
          <w:rPrChange w:id="1228" w:author="Mohammad Mohammadi" w:date="2025-07-22T21:07:00Z">
            <w:rPr>
              <w:rFonts w:ascii="IRNazanin" w:hAnsi="IRNazanin" w:cs="IRNazanin"/>
              <w:sz w:val="28"/>
              <w:szCs w:val="28"/>
              <w:rtl/>
            </w:rPr>
          </w:rPrChange>
        </w:rPr>
        <w:t xml:space="preserve"> </w:t>
      </w:r>
      <w:r w:rsidR="00B2324E" w:rsidRPr="00457BB8">
        <w:rPr>
          <w:rFonts w:ascii="IRNazanin" w:hAnsi="IRNazanin" w:cs="IRNazanin"/>
          <w:sz w:val="28"/>
          <w:szCs w:val="28"/>
          <w:rtl/>
          <w:rPrChange w:id="1229" w:author="Mohammad Mohammadi" w:date="2025-07-22T21:07:00Z">
            <w:rPr>
              <w:rFonts w:ascii="IRNazanin" w:hAnsi="IRNazanin" w:cs="IRNazanin"/>
              <w:sz w:val="28"/>
              <w:szCs w:val="28"/>
              <w:rtl/>
            </w:rPr>
          </w:rPrChange>
        </w:rPr>
        <w:t>ا</w:t>
      </w:r>
      <w:r w:rsidR="00B2324E" w:rsidRPr="00457BB8">
        <w:rPr>
          <w:rFonts w:ascii="IRNazanin" w:hAnsi="IRNazanin" w:cs="IRNazanin" w:hint="cs"/>
          <w:sz w:val="28"/>
          <w:szCs w:val="28"/>
          <w:rtl/>
          <w:rPrChange w:id="1230" w:author="Mohammad Mohammadi" w:date="2025-07-22T21:07:00Z">
            <w:rPr>
              <w:rFonts w:ascii="IRNazanin" w:hAnsi="IRNazanin" w:cs="IRNazanin" w:hint="cs"/>
              <w:sz w:val="28"/>
              <w:szCs w:val="28"/>
              <w:rtl/>
            </w:rPr>
          </w:rPrChange>
        </w:rPr>
        <w:t>ین</w:t>
      </w:r>
      <w:r w:rsidR="00B2324E" w:rsidRPr="00457BB8">
        <w:rPr>
          <w:rFonts w:ascii="IRNazanin" w:hAnsi="IRNazanin" w:cs="IRNazanin"/>
          <w:sz w:val="28"/>
          <w:szCs w:val="28"/>
          <w:rtl/>
          <w:rPrChange w:id="1231" w:author="Mohammad Mohammadi" w:date="2025-07-22T21:07:00Z">
            <w:rPr>
              <w:rFonts w:ascii="IRNazanin" w:hAnsi="IRNazanin" w:cs="IRNazanin"/>
              <w:sz w:val="28"/>
              <w:szCs w:val="28"/>
              <w:rtl/>
            </w:rPr>
          </w:rPrChange>
        </w:rPr>
        <w:t xml:space="preserve"> کارها را انجام می</w:t>
      </w:r>
      <w:r w:rsidR="00D15A5F" w:rsidRPr="00457BB8">
        <w:rPr>
          <w:rFonts w:ascii="IRNazanin" w:hAnsi="IRNazanin" w:cs="IRNazanin"/>
          <w:sz w:val="28"/>
          <w:szCs w:val="28"/>
          <w:rtl/>
          <w:rPrChange w:id="1232"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33" w:author="Mohammad Mohammadi" w:date="2025-07-22T21:07:00Z">
            <w:rPr>
              <w:rFonts w:ascii="IRNazanin" w:hAnsi="IRNazanin" w:cs="IRNazanin"/>
              <w:sz w:val="28"/>
              <w:szCs w:val="28"/>
              <w:rtl/>
            </w:rPr>
          </w:rPrChange>
        </w:rPr>
        <w:t>دادیم</w:t>
      </w:r>
      <w:r w:rsidR="00D15A5F" w:rsidRPr="00457BB8">
        <w:rPr>
          <w:rFonts w:ascii="IRNazanin" w:hAnsi="IRNazanin" w:cs="IRNazanin"/>
          <w:sz w:val="28"/>
          <w:szCs w:val="28"/>
          <w:rtl/>
          <w:rPrChange w:id="1234"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35" w:author="Mohammad Mohammadi" w:date="2025-07-22T21:07:00Z">
            <w:rPr>
              <w:rFonts w:ascii="IRNazanin" w:hAnsi="IRNazanin" w:cs="IRNazanin"/>
              <w:sz w:val="28"/>
              <w:szCs w:val="28"/>
              <w:rtl/>
            </w:rPr>
          </w:rPrChange>
        </w:rPr>
        <w:t xml:space="preserve"> من خانه</w:t>
      </w:r>
      <w:r w:rsidR="00D15A5F" w:rsidRPr="00457BB8">
        <w:rPr>
          <w:rFonts w:ascii="IRNazanin" w:hAnsi="IRNazanin" w:cs="IRNazanin"/>
          <w:sz w:val="28"/>
          <w:szCs w:val="28"/>
          <w:rtl/>
          <w:rPrChange w:id="1236" w:author="Mohammad Mohammadi" w:date="2025-07-22T21:07:00Z">
            <w:rPr>
              <w:rFonts w:ascii="IRNazanin" w:hAnsi="IRNazanin" w:cs="IRNazanin"/>
              <w:sz w:val="28"/>
              <w:szCs w:val="28"/>
              <w:rtl/>
            </w:rPr>
          </w:rPrChange>
        </w:rPr>
        <w:t>‌ی</w:t>
      </w:r>
      <w:r w:rsidR="00B2324E" w:rsidRPr="00457BB8">
        <w:rPr>
          <w:rFonts w:ascii="IRNazanin" w:hAnsi="IRNazanin" w:cs="IRNazanin"/>
          <w:sz w:val="28"/>
          <w:szCs w:val="28"/>
          <w:rtl/>
          <w:rPrChange w:id="1237" w:author="Mohammad Mohammadi" w:date="2025-07-22T21:07:00Z">
            <w:rPr>
              <w:rFonts w:ascii="IRNazanin" w:hAnsi="IRNazanin" w:cs="IRNazanin"/>
              <w:sz w:val="28"/>
              <w:szCs w:val="28"/>
              <w:rtl/>
            </w:rPr>
          </w:rPrChange>
        </w:rPr>
        <w:t xml:space="preserve"> خودم را هم </w:t>
      </w:r>
      <w:r w:rsidR="00D15A5F" w:rsidRPr="00457BB8">
        <w:rPr>
          <w:rFonts w:ascii="IRNazanin" w:hAnsi="IRNazanin" w:cs="IRNazanin"/>
          <w:sz w:val="28"/>
          <w:szCs w:val="28"/>
          <w:rtl/>
          <w:rPrChange w:id="1238" w:author="Mohammad Mohammadi" w:date="2025-07-22T21:07:00Z">
            <w:rPr>
              <w:rFonts w:ascii="IRNazanin" w:hAnsi="IRNazanin" w:cs="IRNazanin"/>
              <w:sz w:val="28"/>
              <w:szCs w:val="28"/>
              <w:rtl/>
            </w:rPr>
          </w:rPrChange>
        </w:rPr>
        <w:t>پاک</w:t>
      </w:r>
      <w:r w:rsidR="00B2324E" w:rsidRPr="00457BB8">
        <w:rPr>
          <w:rFonts w:ascii="IRNazanin" w:hAnsi="IRNazanin" w:cs="IRNazanin"/>
          <w:sz w:val="28"/>
          <w:szCs w:val="28"/>
          <w:rtl/>
          <w:rPrChange w:id="1239" w:author="Mohammad Mohammadi" w:date="2025-07-22T21:07:00Z">
            <w:rPr>
              <w:rFonts w:ascii="IRNazanin" w:hAnsi="IRNazanin" w:cs="IRNazanin"/>
              <w:sz w:val="28"/>
              <w:szCs w:val="28"/>
              <w:rtl/>
            </w:rPr>
          </w:rPrChange>
        </w:rPr>
        <w:t xml:space="preserve"> می</w:t>
      </w:r>
      <w:r w:rsidR="00D15A5F" w:rsidRPr="00457BB8">
        <w:rPr>
          <w:rFonts w:ascii="IRNazanin" w:hAnsi="IRNazanin" w:cs="IRNazanin"/>
          <w:sz w:val="28"/>
          <w:szCs w:val="28"/>
          <w:rtl/>
          <w:rPrChange w:id="1240" w:author="Mohammad Mohammadi" w:date="2025-07-22T21:07:00Z">
            <w:rPr>
              <w:rFonts w:ascii="IRNazanin" w:hAnsi="IRNazanin" w:cs="IRNazanin"/>
              <w:sz w:val="28"/>
              <w:szCs w:val="28"/>
              <w:rtl/>
            </w:rPr>
          </w:rPrChange>
        </w:rPr>
        <w:t>‌</w:t>
      </w:r>
      <w:r w:rsidR="00B2324E" w:rsidRPr="00457BB8">
        <w:rPr>
          <w:rFonts w:ascii="IRNazanin" w:hAnsi="IRNazanin" w:cs="IRNazanin"/>
          <w:sz w:val="28"/>
          <w:szCs w:val="28"/>
          <w:rtl/>
          <w:rPrChange w:id="1241" w:author="Mohammad Mohammadi" w:date="2025-07-22T21:07:00Z">
            <w:rPr>
              <w:rFonts w:ascii="IRNazanin" w:hAnsi="IRNazanin" w:cs="IRNazanin"/>
              <w:sz w:val="28"/>
              <w:szCs w:val="28"/>
              <w:rtl/>
            </w:rPr>
          </w:rPrChange>
        </w:rPr>
        <w:t xml:space="preserve">کردم و غذا </w:t>
      </w:r>
      <w:r w:rsidR="00650DE6" w:rsidRPr="00457BB8">
        <w:rPr>
          <w:rFonts w:ascii="IRNazanin" w:hAnsi="IRNazanin" w:cs="IRNazanin" w:hint="cs"/>
          <w:sz w:val="28"/>
          <w:szCs w:val="28"/>
          <w:rtl/>
          <w:rPrChange w:id="1242" w:author="Mohammad Mohammadi" w:date="2025-07-22T21:07:00Z">
            <w:rPr>
              <w:rFonts w:ascii="IRNazanin" w:hAnsi="IRNazanin" w:cs="IRNazanin" w:hint="cs"/>
              <w:sz w:val="28"/>
              <w:szCs w:val="28"/>
              <w:rtl/>
            </w:rPr>
          </w:rPrChange>
        </w:rPr>
        <w:t>پختن</w:t>
      </w:r>
      <w:r w:rsidR="00650DE6" w:rsidRPr="00457BB8">
        <w:rPr>
          <w:rFonts w:ascii="IRNazanin" w:hAnsi="IRNazanin" w:cs="IRNazanin"/>
          <w:sz w:val="28"/>
          <w:szCs w:val="28"/>
          <w:rtl/>
          <w:rPrChange w:id="1243" w:author="Mohammad Mohammadi" w:date="2025-07-22T21:07:00Z">
            <w:rPr>
              <w:rFonts w:ascii="IRNazanin" w:hAnsi="IRNazanin" w:cs="IRNazanin"/>
              <w:sz w:val="28"/>
              <w:szCs w:val="28"/>
              <w:rtl/>
            </w:rPr>
          </w:rPrChange>
        </w:rPr>
        <w:t xml:space="preserve"> </w:t>
      </w:r>
      <w:r w:rsidR="00650DE6" w:rsidRPr="00457BB8">
        <w:rPr>
          <w:rFonts w:ascii="IRNazanin" w:hAnsi="IRNazanin" w:cs="IRNazanin" w:hint="cs"/>
          <w:sz w:val="28"/>
          <w:szCs w:val="28"/>
          <w:rtl/>
          <w:rPrChange w:id="1244" w:author="Mohammad Mohammadi" w:date="2025-07-22T21:07:00Z">
            <w:rPr>
              <w:rFonts w:ascii="IRNazanin" w:hAnsi="IRNazanin" w:cs="IRNazanin" w:hint="cs"/>
              <w:sz w:val="28"/>
              <w:szCs w:val="28"/>
              <w:rtl/>
            </w:rPr>
          </w:rPrChange>
        </w:rPr>
        <w:t>هم</w:t>
      </w:r>
      <w:r w:rsidR="00650DE6" w:rsidRPr="00457BB8">
        <w:rPr>
          <w:rFonts w:ascii="IRNazanin" w:hAnsi="IRNazanin" w:cs="IRNazanin"/>
          <w:sz w:val="28"/>
          <w:szCs w:val="28"/>
          <w:rtl/>
          <w:rPrChange w:id="1245" w:author="Mohammad Mohammadi" w:date="2025-07-22T21:07:00Z">
            <w:rPr>
              <w:rFonts w:ascii="IRNazanin" w:hAnsi="IRNazanin" w:cs="IRNazanin"/>
              <w:sz w:val="28"/>
              <w:szCs w:val="28"/>
              <w:rtl/>
            </w:rPr>
          </w:rPrChange>
        </w:rPr>
        <w:t xml:space="preserve"> </w:t>
      </w:r>
      <w:r w:rsidR="00650DE6" w:rsidRPr="00457BB8">
        <w:rPr>
          <w:rFonts w:ascii="IRNazanin" w:hAnsi="IRNazanin" w:cs="IRNazanin" w:hint="cs"/>
          <w:sz w:val="28"/>
          <w:szCs w:val="28"/>
          <w:rtl/>
          <w:rPrChange w:id="1246" w:author="Mohammad Mohammadi" w:date="2025-07-22T21:07:00Z">
            <w:rPr>
              <w:rFonts w:ascii="IRNazanin" w:hAnsi="IRNazanin" w:cs="IRNazanin" w:hint="cs"/>
              <w:sz w:val="28"/>
              <w:szCs w:val="28"/>
              <w:rtl/>
            </w:rPr>
          </w:rPrChange>
        </w:rPr>
        <w:t>مسوولیت</w:t>
      </w:r>
      <w:r w:rsidR="00650DE6" w:rsidRPr="00457BB8">
        <w:rPr>
          <w:rFonts w:ascii="IRNazanin" w:hAnsi="IRNazanin" w:cs="IRNazanin"/>
          <w:sz w:val="28"/>
          <w:szCs w:val="28"/>
          <w:rtl/>
          <w:rPrChange w:id="1247" w:author="Mohammad Mohammadi" w:date="2025-07-22T21:07:00Z">
            <w:rPr>
              <w:rFonts w:ascii="IRNazanin" w:hAnsi="IRNazanin" w:cs="IRNazanin"/>
              <w:sz w:val="28"/>
              <w:szCs w:val="28"/>
              <w:rtl/>
            </w:rPr>
          </w:rPrChange>
        </w:rPr>
        <w:t xml:space="preserve"> </w:t>
      </w:r>
      <w:r w:rsidR="00650DE6" w:rsidRPr="00457BB8">
        <w:rPr>
          <w:rFonts w:ascii="IRNazanin" w:hAnsi="IRNazanin" w:cs="IRNazanin" w:hint="cs"/>
          <w:sz w:val="28"/>
          <w:szCs w:val="28"/>
          <w:rtl/>
          <w:rPrChange w:id="1248" w:author="Mohammad Mohammadi" w:date="2025-07-22T21:07:00Z">
            <w:rPr>
              <w:rFonts w:ascii="IRNazanin" w:hAnsi="IRNazanin" w:cs="IRNazanin" w:hint="cs"/>
              <w:sz w:val="28"/>
              <w:szCs w:val="28"/>
              <w:rtl/>
            </w:rPr>
          </w:rPrChange>
        </w:rPr>
        <w:t>من</w:t>
      </w:r>
      <w:r w:rsidR="00650DE6" w:rsidRPr="00457BB8">
        <w:rPr>
          <w:rFonts w:ascii="IRNazanin" w:hAnsi="IRNazanin" w:cs="IRNazanin"/>
          <w:sz w:val="28"/>
          <w:szCs w:val="28"/>
          <w:rtl/>
          <w:rPrChange w:id="1249" w:author="Mohammad Mohammadi" w:date="2025-07-22T21:07:00Z">
            <w:rPr>
              <w:rFonts w:ascii="IRNazanin" w:hAnsi="IRNazanin" w:cs="IRNazanin"/>
              <w:sz w:val="28"/>
              <w:szCs w:val="28"/>
              <w:rtl/>
            </w:rPr>
          </w:rPrChange>
        </w:rPr>
        <w:t xml:space="preserve"> </w:t>
      </w:r>
      <w:r w:rsidR="00650DE6" w:rsidRPr="00457BB8">
        <w:rPr>
          <w:rFonts w:ascii="IRNazanin" w:hAnsi="IRNazanin" w:cs="IRNazanin" w:hint="cs"/>
          <w:sz w:val="28"/>
          <w:szCs w:val="28"/>
          <w:rtl/>
          <w:rPrChange w:id="1250" w:author="Mohammad Mohammadi" w:date="2025-07-22T21:07:00Z">
            <w:rPr>
              <w:rFonts w:ascii="IRNazanin" w:hAnsi="IRNazanin" w:cs="IRNazanin" w:hint="cs"/>
              <w:sz w:val="28"/>
              <w:szCs w:val="28"/>
              <w:rtl/>
            </w:rPr>
          </w:rPrChange>
        </w:rPr>
        <w:t>بود</w:t>
      </w:r>
      <w:r w:rsidR="00D15A5F" w:rsidRPr="00457BB8">
        <w:rPr>
          <w:rFonts w:ascii="IRNazanin" w:hAnsi="IRNazanin" w:cs="IRNazanin"/>
          <w:sz w:val="28"/>
          <w:szCs w:val="28"/>
          <w:rtl/>
          <w:lang w:bidi="fa-IR"/>
          <w:rPrChange w:id="1251" w:author="Mohammad Mohammadi" w:date="2025-07-22T21:07:00Z">
            <w:rPr>
              <w:rFonts w:ascii="IRNazanin" w:hAnsi="IRNazanin" w:cs="IRNazanin"/>
              <w:sz w:val="28"/>
              <w:szCs w:val="28"/>
              <w:rtl/>
              <w:lang w:bidi="fa-IR"/>
            </w:rPr>
          </w:rPrChange>
        </w:rPr>
        <w:t>».</w:t>
      </w:r>
    </w:p>
    <w:p w14:paraId="7C7E1DD5" w14:textId="1C698C20" w:rsidR="0063090C" w:rsidRPr="00457BB8" w:rsidRDefault="0063090C" w:rsidP="00E73133">
      <w:pPr>
        <w:bidi/>
        <w:jc w:val="both"/>
        <w:rPr>
          <w:rFonts w:ascii="IRNazanin" w:hAnsi="IRNazanin" w:cs="IRNazanin"/>
          <w:sz w:val="28"/>
          <w:szCs w:val="28"/>
          <w:lang w:bidi="fa-IR"/>
          <w:rPrChange w:id="125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253" w:author="Mohammad Mohammadi" w:date="2025-07-22T21:07:00Z">
            <w:rPr>
              <w:rFonts w:ascii="IRNazanin" w:hAnsi="IRNazanin" w:cs="IRNazanin"/>
              <w:sz w:val="28"/>
              <w:szCs w:val="28"/>
              <w:rtl/>
            </w:rPr>
          </w:rPrChange>
        </w:rPr>
        <w:t>وقتی تومان با من ازدواج کرد، همیشه کنارم بود. هر کجا می‌رفتم، به دنبالم می‌آمد. کاکایش حاجی محمود و خدمتکارش مرا سوار شتر کردند و به خان</w:t>
      </w:r>
      <w:r w:rsidR="0017423E" w:rsidRPr="00457BB8">
        <w:rPr>
          <w:rFonts w:ascii="IRNazanin" w:hAnsi="IRNazanin" w:cs="IRNazanin" w:hint="cs"/>
          <w:sz w:val="28"/>
          <w:szCs w:val="28"/>
          <w:rtl/>
          <w:rPrChange w:id="1254" w:author="Mohammad Mohammadi" w:date="2025-07-22T21:07:00Z">
            <w:rPr>
              <w:rFonts w:ascii="IRNazanin" w:hAnsi="IRNazanin" w:cs="IRNazanin" w:hint="cs"/>
              <w:sz w:val="28"/>
              <w:szCs w:val="28"/>
              <w:rtl/>
            </w:rPr>
          </w:rPrChange>
        </w:rPr>
        <w:t>ه‌ی</w:t>
      </w:r>
      <w:r w:rsidRPr="00457BB8">
        <w:rPr>
          <w:rFonts w:ascii="IRNazanin" w:hAnsi="IRNazanin" w:cs="IRNazanin"/>
          <w:sz w:val="28"/>
          <w:szCs w:val="28"/>
          <w:rtl/>
          <w:rPrChange w:id="1255" w:author="Mohammad Mohammadi" w:date="2025-07-22T21:07:00Z">
            <w:rPr>
              <w:rFonts w:ascii="IRNazanin" w:hAnsi="IRNazanin" w:cs="IRNazanin"/>
              <w:sz w:val="28"/>
              <w:szCs w:val="28"/>
              <w:rtl/>
            </w:rPr>
          </w:rPrChange>
        </w:rPr>
        <w:t xml:space="preserve"> برادرانم </w:t>
      </w:r>
      <w:r w:rsidR="0017423E" w:rsidRPr="00457BB8">
        <w:rPr>
          <w:rFonts w:ascii="IRNazanin" w:hAnsi="IRNazanin" w:cs="IRNazanin" w:hint="cs"/>
          <w:sz w:val="28"/>
          <w:szCs w:val="28"/>
          <w:rtl/>
          <w:rPrChange w:id="1256" w:author="Mohammad Mohammadi" w:date="2025-07-22T21:07:00Z">
            <w:rPr>
              <w:rFonts w:ascii="IRNazanin" w:hAnsi="IRNazanin" w:cs="IRNazanin" w:hint="cs"/>
              <w:sz w:val="28"/>
              <w:szCs w:val="28"/>
              <w:rtl/>
            </w:rPr>
          </w:rPrChange>
        </w:rPr>
        <w:t>فرستادند</w:t>
      </w:r>
      <w:r w:rsidRPr="00457BB8">
        <w:rPr>
          <w:rFonts w:ascii="IRNazanin" w:hAnsi="IRNazanin" w:cs="IRNazanin"/>
          <w:sz w:val="28"/>
          <w:szCs w:val="28"/>
          <w:rtl/>
          <w:rPrChange w:id="1257" w:author="Mohammad Mohammadi" w:date="2025-07-22T21:07:00Z">
            <w:rPr>
              <w:rFonts w:ascii="IRNazanin" w:hAnsi="IRNazanin" w:cs="IRNazanin"/>
              <w:sz w:val="28"/>
              <w:szCs w:val="28"/>
              <w:rtl/>
            </w:rPr>
          </w:rPrChange>
        </w:rPr>
        <w:t>. ده روز آنجا ماندم، سپس مرا بازگرداندند. وقتی تومان دید که دارم می</w:t>
      </w:r>
      <w:r w:rsidR="00AD0ADA" w:rsidRPr="00457BB8">
        <w:rPr>
          <w:rFonts w:ascii="IRNazanin" w:hAnsi="IRNazanin" w:cs="IRNazanin"/>
          <w:sz w:val="28"/>
          <w:szCs w:val="28"/>
          <w:rtl/>
          <w:rPrChange w:id="125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59" w:author="Mohammad Mohammadi" w:date="2025-07-22T21:07:00Z">
            <w:rPr>
              <w:rFonts w:ascii="IRNazanin" w:hAnsi="IRNazanin" w:cs="IRNazanin"/>
              <w:sz w:val="28"/>
              <w:szCs w:val="28"/>
              <w:rtl/>
            </w:rPr>
          </w:rPrChange>
        </w:rPr>
        <w:t>آیم، فریاد زد: «</w:t>
      </w:r>
      <w:r w:rsidR="003408D9" w:rsidRPr="00457BB8">
        <w:rPr>
          <w:rFonts w:ascii="IRNazanin" w:hAnsi="IRNazanin" w:cs="IRNazanin" w:hint="cs"/>
          <w:sz w:val="28"/>
          <w:szCs w:val="28"/>
          <w:rtl/>
          <w:rPrChange w:id="1260" w:author="Mohammad Mohammadi" w:date="2025-07-22T21:07:00Z">
            <w:rPr>
              <w:rFonts w:ascii="IRNazanin" w:hAnsi="IRNazanin" w:cs="IRNazanin" w:hint="cs"/>
              <w:sz w:val="28"/>
              <w:szCs w:val="28"/>
              <w:rtl/>
            </w:rPr>
          </w:rPrChange>
        </w:rPr>
        <w:t>هله</w:t>
      </w:r>
      <w:r w:rsidR="003408D9" w:rsidRPr="00457BB8">
        <w:rPr>
          <w:rFonts w:ascii="IRNazanin" w:hAnsi="IRNazanin" w:cs="IRNazanin"/>
          <w:sz w:val="28"/>
          <w:szCs w:val="28"/>
          <w:rtl/>
          <w:rPrChange w:id="1261" w:author="Mohammad Mohammadi" w:date="2025-07-22T21:07:00Z">
            <w:rPr>
              <w:rFonts w:ascii="IRNazanin" w:hAnsi="IRNazanin" w:cs="IRNazanin"/>
              <w:sz w:val="28"/>
              <w:szCs w:val="28"/>
              <w:rtl/>
            </w:rPr>
          </w:rPrChange>
        </w:rPr>
        <w:t xml:space="preserve"> </w:t>
      </w:r>
      <w:r w:rsidR="003408D9" w:rsidRPr="00457BB8">
        <w:rPr>
          <w:rFonts w:ascii="IRNazanin" w:hAnsi="IRNazanin" w:cs="IRNazanin" w:hint="cs"/>
          <w:sz w:val="28"/>
          <w:szCs w:val="28"/>
          <w:rtl/>
          <w:rPrChange w:id="1262" w:author="Mohammad Mohammadi" w:date="2025-07-22T21:07:00Z">
            <w:rPr>
              <w:rFonts w:ascii="IRNazanin" w:hAnsi="IRNazanin" w:cs="IRNazanin" w:hint="cs"/>
              <w:sz w:val="28"/>
              <w:szCs w:val="28"/>
              <w:rtl/>
            </w:rPr>
          </w:rPrChange>
        </w:rPr>
        <w:t>که</w:t>
      </w:r>
      <w:r w:rsidRPr="00457BB8">
        <w:rPr>
          <w:rFonts w:ascii="IRNazanin" w:hAnsi="IRNazanin" w:cs="IRNazanin"/>
          <w:sz w:val="28"/>
          <w:szCs w:val="28"/>
          <w:rtl/>
          <w:rPrChange w:id="1263" w:author="Mohammad Mohammadi" w:date="2025-07-22T21:07:00Z">
            <w:rPr>
              <w:rFonts w:ascii="IRNazanin" w:hAnsi="IRNazanin" w:cs="IRNazanin"/>
              <w:sz w:val="28"/>
              <w:szCs w:val="28"/>
              <w:rtl/>
            </w:rPr>
          </w:rPrChange>
        </w:rPr>
        <w:t xml:space="preserve"> </w:t>
      </w:r>
      <w:del w:id="1264" w:author="Saeedi, Faiza" w:date="2025-06-05T23:56:00Z">
        <w:r w:rsidRPr="00457BB8" w:rsidDel="002F466B">
          <w:rPr>
            <w:rFonts w:ascii="IRNazanin" w:hAnsi="IRNazanin" w:cs="IRNazanin"/>
            <w:sz w:val="28"/>
            <w:szCs w:val="28"/>
            <w:rtl/>
            <w:rPrChange w:id="1265" w:author="Mohammad Mohammadi" w:date="2025-07-22T21:07:00Z">
              <w:rPr>
                <w:rFonts w:ascii="IRNazanin" w:hAnsi="IRNazanin" w:cs="IRNazanin"/>
                <w:sz w:val="28"/>
                <w:szCs w:val="28"/>
                <w:rtl/>
              </w:rPr>
            </w:rPrChange>
          </w:rPr>
          <w:delText xml:space="preserve">همسرم </w:delText>
        </w:r>
      </w:del>
      <w:ins w:id="1266" w:author="Saeedi, Faiza" w:date="2025-06-05T23:56:00Z">
        <w:r w:rsidR="002F466B" w:rsidRPr="00457BB8">
          <w:rPr>
            <w:rFonts w:ascii="IRNazanin" w:hAnsi="IRNazanin" w:cs="IRNazanin" w:hint="cs"/>
            <w:sz w:val="28"/>
            <w:szCs w:val="28"/>
            <w:rtl/>
            <w:rPrChange w:id="1267" w:author="Mohammad Mohammadi" w:date="2025-07-22T21:07:00Z">
              <w:rPr>
                <w:rFonts w:ascii="IRNazanin" w:hAnsi="IRNazanin" w:cs="IRNazanin" w:hint="cs"/>
                <w:sz w:val="28"/>
                <w:szCs w:val="28"/>
                <w:highlight w:val="green"/>
                <w:rtl/>
              </w:rPr>
            </w:rPrChange>
          </w:rPr>
          <w:t>زنم</w:t>
        </w:r>
        <w:r w:rsidR="002F466B" w:rsidRPr="00457BB8">
          <w:rPr>
            <w:rFonts w:ascii="IRNazanin" w:hAnsi="IRNazanin" w:cs="IRNazanin"/>
            <w:sz w:val="28"/>
            <w:szCs w:val="28"/>
            <w:rtl/>
            <w:rPrChange w:id="1268" w:author="Mohammad Mohammadi" w:date="2025-07-22T21:07:00Z">
              <w:rPr>
                <w:rFonts w:ascii="IRNazanin" w:hAnsi="IRNazanin" w:cs="IRNazanin"/>
                <w:sz w:val="28"/>
                <w:szCs w:val="28"/>
                <w:rtl/>
              </w:rPr>
            </w:rPrChange>
          </w:rPr>
          <w:t xml:space="preserve"> </w:t>
        </w:r>
      </w:ins>
      <w:del w:id="1269" w:author="Saeedi, Faiza" w:date="2025-06-05T23:56:00Z">
        <w:r w:rsidRPr="00457BB8" w:rsidDel="002F466B">
          <w:rPr>
            <w:rFonts w:ascii="IRNazanin" w:hAnsi="IRNazanin" w:cs="IRNazanin"/>
            <w:sz w:val="28"/>
            <w:szCs w:val="28"/>
            <w:rtl/>
            <w:rPrChange w:id="1270" w:author="Mohammad Mohammadi" w:date="2025-07-22T21:07:00Z">
              <w:rPr>
                <w:rFonts w:ascii="IRNazanin" w:hAnsi="IRNazanin" w:cs="IRNazanin"/>
                <w:sz w:val="28"/>
                <w:szCs w:val="28"/>
                <w:rtl/>
              </w:rPr>
            </w:rPrChange>
          </w:rPr>
          <w:delText>برگشت</w:delText>
        </w:r>
      </w:del>
      <w:ins w:id="1271" w:author="Saeedi, Faiza" w:date="2025-06-05T23:56:00Z">
        <w:r w:rsidR="002F466B" w:rsidRPr="00457BB8">
          <w:rPr>
            <w:rFonts w:ascii="IRNazanin" w:hAnsi="IRNazanin" w:cs="IRNazanin" w:hint="cs"/>
            <w:sz w:val="28"/>
            <w:szCs w:val="28"/>
            <w:rtl/>
            <w:rPrChange w:id="1272" w:author="Mohammad Mohammadi" w:date="2025-07-22T21:07:00Z">
              <w:rPr>
                <w:rFonts w:ascii="IRNazanin" w:hAnsi="IRNazanin" w:cs="IRNazanin" w:hint="cs"/>
                <w:sz w:val="28"/>
                <w:szCs w:val="28"/>
                <w:highlight w:val="green"/>
                <w:rtl/>
              </w:rPr>
            </w:rPrChange>
          </w:rPr>
          <w:t>آمد</w:t>
        </w:r>
      </w:ins>
      <w:r w:rsidR="00AD0ADA" w:rsidRPr="00457BB8">
        <w:rPr>
          <w:rFonts w:ascii="IRNazanin" w:hAnsi="IRNazanin" w:cs="IRNazanin"/>
          <w:sz w:val="28"/>
          <w:szCs w:val="28"/>
          <w:rtl/>
          <w:rPrChange w:id="127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74" w:author="Mohammad Mohammadi" w:date="2025-07-22T21:07:00Z">
            <w:rPr>
              <w:rFonts w:ascii="IRNazanin" w:hAnsi="IRNazanin" w:cs="IRNazanin"/>
              <w:sz w:val="28"/>
              <w:szCs w:val="28"/>
              <w:rtl/>
            </w:rPr>
          </w:rPrChange>
        </w:rPr>
        <w:t xml:space="preserve">»، و </w:t>
      </w:r>
      <w:r w:rsidR="001A1669" w:rsidRPr="00457BB8">
        <w:rPr>
          <w:rFonts w:ascii="IRNazanin" w:hAnsi="IRNazanin" w:cs="IRNazanin" w:hint="cs"/>
          <w:sz w:val="28"/>
          <w:szCs w:val="28"/>
          <w:rtl/>
          <w:rPrChange w:id="1275" w:author="Mohammad Mohammadi" w:date="2025-07-22T21:07:00Z">
            <w:rPr>
              <w:rFonts w:ascii="IRNazanin" w:hAnsi="IRNazanin" w:cs="IRNazanin" w:hint="cs"/>
              <w:sz w:val="28"/>
              <w:szCs w:val="28"/>
              <w:rtl/>
            </w:rPr>
          </w:rPrChange>
        </w:rPr>
        <w:t>به</w:t>
      </w:r>
      <w:r w:rsidRPr="00457BB8">
        <w:rPr>
          <w:rFonts w:ascii="IRNazanin" w:hAnsi="IRNazanin" w:cs="IRNazanin"/>
          <w:sz w:val="28"/>
          <w:szCs w:val="28"/>
          <w:rtl/>
          <w:rPrChange w:id="1276" w:author="Mohammad Mohammadi" w:date="2025-07-22T21:07:00Z">
            <w:rPr>
              <w:rFonts w:ascii="IRNazanin" w:hAnsi="IRNazanin" w:cs="IRNazanin"/>
              <w:sz w:val="28"/>
              <w:szCs w:val="28"/>
              <w:rtl/>
            </w:rPr>
          </w:rPrChange>
        </w:rPr>
        <w:t xml:space="preserve"> استقبالم دوید و دوباره کنارم نشست. به او نگاه کردم و خندیدم و </w:t>
      </w:r>
      <w:r w:rsidR="001A1669" w:rsidRPr="00457BB8">
        <w:rPr>
          <w:rFonts w:ascii="IRNazanin" w:hAnsi="IRNazanin" w:cs="IRNazanin" w:hint="cs"/>
          <w:sz w:val="28"/>
          <w:szCs w:val="28"/>
          <w:rtl/>
          <w:rPrChange w:id="1277" w:author="Mohammad Mohammadi" w:date="2025-07-22T21:07:00Z">
            <w:rPr>
              <w:rFonts w:ascii="IRNazanin" w:hAnsi="IRNazanin" w:cs="IRNazanin" w:hint="cs"/>
              <w:sz w:val="28"/>
              <w:szCs w:val="28"/>
              <w:rtl/>
            </w:rPr>
          </w:rPrChange>
        </w:rPr>
        <w:t>از</w:t>
      </w:r>
      <w:r w:rsidR="001A1669" w:rsidRPr="00457BB8">
        <w:rPr>
          <w:rFonts w:ascii="IRNazanin" w:hAnsi="IRNazanin" w:cs="IRNazanin"/>
          <w:sz w:val="28"/>
          <w:szCs w:val="28"/>
          <w:rtl/>
          <w:rPrChange w:id="1278" w:author="Mohammad Mohammadi" w:date="2025-07-22T21:07:00Z">
            <w:rPr>
              <w:rFonts w:ascii="IRNazanin" w:hAnsi="IRNazanin" w:cs="IRNazanin"/>
              <w:sz w:val="28"/>
              <w:szCs w:val="28"/>
              <w:rtl/>
            </w:rPr>
          </w:rPrChange>
        </w:rPr>
        <w:t xml:space="preserve"> او </w:t>
      </w:r>
      <w:r w:rsidRPr="00457BB8">
        <w:rPr>
          <w:rFonts w:ascii="IRNazanin" w:hAnsi="IRNazanin" w:cs="IRNazanin"/>
          <w:sz w:val="28"/>
          <w:szCs w:val="28"/>
          <w:rtl/>
          <w:rPrChange w:id="1279" w:author="Mohammad Mohammadi" w:date="2025-07-22T21:07:00Z">
            <w:rPr>
              <w:rFonts w:ascii="IRNazanin" w:hAnsi="IRNazanin" w:cs="IRNazanin"/>
              <w:sz w:val="28"/>
              <w:szCs w:val="28"/>
              <w:rtl/>
            </w:rPr>
          </w:rPrChange>
        </w:rPr>
        <w:t xml:space="preserve">پرسیدم </w:t>
      </w:r>
      <w:r w:rsidR="00AD0ADA" w:rsidRPr="00457BB8">
        <w:rPr>
          <w:rFonts w:ascii="IRNazanin" w:hAnsi="IRNazanin" w:cs="IRNazanin"/>
          <w:sz w:val="28"/>
          <w:szCs w:val="28"/>
          <w:rtl/>
          <w:rPrChange w:id="1280" w:author="Mohammad Mohammadi" w:date="2025-07-22T21:07:00Z">
            <w:rPr>
              <w:rFonts w:ascii="IRNazanin" w:hAnsi="IRNazanin" w:cs="IRNazanin"/>
              <w:sz w:val="28"/>
              <w:szCs w:val="28"/>
              <w:rtl/>
            </w:rPr>
          </w:rPrChange>
        </w:rPr>
        <w:t>چرا خوش دارد همیشه کنارم بنشیند</w:t>
      </w:r>
      <w:r w:rsidRPr="00457BB8">
        <w:rPr>
          <w:rFonts w:ascii="IRNazanin" w:hAnsi="IRNazanin" w:cs="IRNazanin"/>
          <w:sz w:val="28"/>
          <w:szCs w:val="28"/>
          <w:rtl/>
          <w:rPrChange w:id="1281" w:author="Mohammad Mohammadi" w:date="2025-07-22T21:07:00Z">
            <w:rPr>
              <w:rFonts w:ascii="IRNazanin" w:hAnsi="IRNazanin" w:cs="IRNazanin"/>
              <w:sz w:val="28"/>
              <w:szCs w:val="28"/>
              <w:rtl/>
            </w:rPr>
          </w:rPrChange>
        </w:rPr>
        <w:t xml:space="preserve">. زنان دورم جمع شدند. </w:t>
      </w:r>
      <w:r w:rsidR="00E161F8" w:rsidRPr="00457BB8">
        <w:rPr>
          <w:rFonts w:ascii="IRNazanin" w:hAnsi="IRNazanin" w:cs="IRNazanin"/>
          <w:sz w:val="28"/>
          <w:szCs w:val="28"/>
          <w:rtl/>
          <w:rPrChange w:id="1282" w:author="Mohammad Mohammadi" w:date="2025-07-22T21:07:00Z">
            <w:rPr>
              <w:rFonts w:ascii="IRNazanin" w:hAnsi="IRNazanin" w:cs="IRNazanin"/>
              <w:sz w:val="28"/>
              <w:szCs w:val="28"/>
              <w:rtl/>
            </w:rPr>
          </w:rPrChange>
        </w:rPr>
        <w:t>خشوهایم هم آمدند</w:t>
      </w:r>
      <w:r w:rsidRPr="00457BB8">
        <w:rPr>
          <w:rFonts w:ascii="IRNazanin" w:hAnsi="IRNazanin" w:cs="IRNazanin"/>
          <w:sz w:val="28"/>
          <w:szCs w:val="28"/>
          <w:rtl/>
          <w:rPrChange w:id="1283" w:author="Mohammad Mohammadi" w:date="2025-07-22T21:07:00Z">
            <w:rPr>
              <w:rFonts w:ascii="IRNazanin" w:hAnsi="IRNazanin" w:cs="IRNazanin"/>
              <w:sz w:val="28"/>
              <w:szCs w:val="28"/>
              <w:rtl/>
            </w:rPr>
          </w:rPrChange>
        </w:rPr>
        <w:t>: مادر د</w:t>
      </w:r>
      <w:r w:rsidR="00E161F8" w:rsidRPr="00457BB8">
        <w:rPr>
          <w:rFonts w:ascii="IRNazanin" w:hAnsi="IRNazanin" w:cs="IRNazanin"/>
          <w:sz w:val="28"/>
          <w:szCs w:val="28"/>
          <w:rtl/>
          <w:rPrChange w:id="128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85" w:author="Mohammad Mohammadi" w:date="2025-07-22T21:07:00Z">
            <w:rPr>
              <w:rFonts w:ascii="IRNazanin" w:hAnsi="IRNazanin" w:cs="IRNazanin"/>
              <w:sz w:val="28"/>
              <w:szCs w:val="28"/>
              <w:rtl/>
            </w:rPr>
          </w:rPrChange>
        </w:rPr>
        <w:t>رخان، ماکو؛ مادر تومان، نازو؛ مادر جان</w:t>
      </w:r>
      <w:r w:rsidR="00E161F8" w:rsidRPr="00457BB8">
        <w:rPr>
          <w:rFonts w:ascii="IRNazanin" w:hAnsi="IRNazanin" w:cs="IRNazanin"/>
          <w:sz w:val="28"/>
          <w:szCs w:val="28"/>
          <w:rtl/>
          <w:rPrChange w:id="128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87" w:author="Mohammad Mohammadi" w:date="2025-07-22T21:07:00Z">
            <w:rPr>
              <w:rFonts w:ascii="IRNazanin" w:hAnsi="IRNazanin" w:cs="IRNazanin"/>
              <w:sz w:val="28"/>
              <w:szCs w:val="28"/>
              <w:rtl/>
            </w:rPr>
          </w:rPrChange>
        </w:rPr>
        <w:t>محمود، م</w:t>
      </w:r>
      <w:r w:rsidR="00E161F8" w:rsidRPr="00457BB8">
        <w:rPr>
          <w:rFonts w:ascii="IRNazanin" w:hAnsi="IRNazanin" w:cs="IRNazanin"/>
          <w:sz w:val="28"/>
          <w:szCs w:val="28"/>
          <w:rtl/>
          <w:rPrChange w:id="1288" w:author="Mohammad Mohammadi" w:date="2025-07-22T21:07:00Z">
            <w:rPr>
              <w:rFonts w:ascii="IRNazanin" w:hAnsi="IRNazanin" w:cs="IRNazanin"/>
              <w:sz w:val="28"/>
              <w:szCs w:val="28"/>
              <w:rtl/>
            </w:rPr>
          </w:rPrChange>
        </w:rPr>
        <w:t>ا</w:t>
      </w:r>
      <w:r w:rsidRPr="00457BB8">
        <w:rPr>
          <w:rFonts w:ascii="IRNazanin" w:hAnsi="IRNazanin" w:cs="IRNazanin"/>
          <w:sz w:val="28"/>
          <w:szCs w:val="28"/>
          <w:rtl/>
          <w:rPrChange w:id="1289" w:author="Mohammad Mohammadi" w:date="2025-07-22T21:07:00Z">
            <w:rPr>
              <w:rFonts w:ascii="IRNazanin" w:hAnsi="IRNazanin" w:cs="IRNazanin"/>
              <w:sz w:val="28"/>
              <w:szCs w:val="28"/>
              <w:rtl/>
            </w:rPr>
          </w:rPrChange>
        </w:rPr>
        <w:t>مدزی؛ و همسر حاجی محمود، د</w:t>
      </w:r>
      <w:r w:rsidR="00E161F8" w:rsidRPr="00457BB8">
        <w:rPr>
          <w:rFonts w:ascii="IRNazanin" w:hAnsi="IRNazanin" w:cs="IRNazanin"/>
          <w:sz w:val="28"/>
          <w:szCs w:val="28"/>
          <w:rtl/>
          <w:rPrChange w:id="129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91" w:author="Mohammad Mohammadi" w:date="2025-07-22T21:07:00Z">
            <w:rPr>
              <w:rFonts w:ascii="IRNazanin" w:hAnsi="IRNazanin" w:cs="IRNazanin"/>
              <w:sz w:val="28"/>
              <w:szCs w:val="28"/>
              <w:rtl/>
            </w:rPr>
          </w:rPrChange>
        </w:rPr>
        <w:t xml:space="preserve">رخانی. </w:t>
      </w:r>
      <w:r w:rsidR="00A0451C" w:rsidRPr="00457BB8">
        <w:rPr>
          <w:rFonts w:ascii="IRNazanin" w:hAnsi="IRNazanin" w:cs="IRNazanin"/>
          <w:sz w:val="28"/>
          <w:szCs w:val="28"/>
          <w:rtl/>
          <w:rPrChange w:id="1292" w:author="Mohammad Mohammadi" w:date="2025-07-22T21:07:00Z">
            <w:rPr>
              <w:rFonts w:ascii="IRNazanin" w:hAnsi="IRNazanin" w:cs="IRNazanin"/>
              <w:sz w:val="28"/>
              <w:szCs w:val="28"/>
              <w:rtl/>
            </w:rPr>
          </w:rPrChange>
        </w:rPr>
        <w:t>بعد</w:t>
      </w:r>
      <w:r w:rsidRPr="00457BB8">
        <w:rPr>
          <w:rFonts w:ascii="IRNazanin" w:hAnsi="IRNazanin" w:cs="IRNazanin"/>
          <w:sz w:val="28"/>
          <w:szCs w:val="28"/>
          <w:rtl/>
          <w:rPrChange w:id="1293" w:author="Mohammad Mohammadi" w:date="2025-07-22T21:07:00Z">
            <w:rPr>
              <w:rFonts w:ascii="IRNazanin" w:hAnsi="IRNazanin" w:cs="IRNazanin"/>
              <w:sz w:val="28"/>
              <w:szCs w:val="28"/>
              <w:rtl/>
            </w:rPr>
          </w:rPrChange>
        </w:rPr>
        <w:t xml:space="preserve"> همسران غفور، م</w:t>
      </w:r>
      <w:r w:rsidR="00A0451C" w:rsidRPr="00457BB8">
        <w:rPr>
          <w:rFonts w:ascii="IRNazanin" w:hAnsi="IRNazanin" w:cs="IRNazanin"/>
          <w:sz w:val="28"/>
          <w:szCs w:val="28"/>
          <w:rtl/>
          <w:rPrChange w:id="129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95" w:author="Mohammad Mohammadi" w:date="2025-07-22T21:07:00Z">
            <w:rPr>
              <w:rFonts w:ascii="IRNazanin" w:hAnsi="IRNazanin" w:cs="IRNazanin"/>
              <w:sz w:val="28"/>
              <w:szCs w:val="28"/>
              <w:rtl/>
            </w:rPr>
          </w:rPrChange>
        </w:rPr>
        <w:t>شک</w:t>
      </w:r>
      <w:r w:rsidR="00A0451C" w:rsidRPr="00457BB8">
        <w:rPr>
          <w:rFonts w:ascii="IRNazanin" w:hAnsi="IRNazanin" w:cs="IRNazanin"/>
          <w:sz w:val="28"/>
          <w:szCs w:val="28"/>
          <w:rtl/>
          <w:rPrChange w:id="129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97" w:author="Mohammad Mohammadi" w:date="2025-07-22T21:07:00Z">
            <w:rPr>
              <w:rFonts w:ascii="IRNazanin" w:hAnsi="IRNazanin" w:cs="IRNazanin"/>
              <w:sz w:val="28"/>
              <w:szCs w:val="28"/>
              <w:rtl/>
            </w:rPr>
          </w:rPrChange>
        </w:rPr>
        <w:t>ندی، تَمّام و کشمیر؛ و خواهرانش بختاور، بی</w:t>
      </w:r>
      <w:r w:rsidR="00A0451C" w:rsidRPr="00457BB8">
        <w:rPr>
          <w:rFonts w:ascii="IRNazanin" w:hAnsi="IRNazanin" w:cs="IRNazanin"/>
          <w:sz w:val="28"/>
          <w:szCs w:val="28"/>
          <w:rtl/>
          <w:rPrChange w:id="129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299" w:author="Mohammad Mohammadi" w:date="2025-07-22T21:07:00Z">
            <w:rPr>
              <w:rFonts w:ascii="IRNazanin" w:hAnsi="IRNazanin" w:cs="IRNazanin"/>
              <w:sz w:val="28"/>
              <w:szCs w:val="28"/>
              <w:rtl/>
            </w:rPr>
          </w:rPrChange>
        </w:rPr>
        <w:t>بی</w:t>
      </w:r>
      <w:r w:rsidR="00A0451C" w:rsidRPr="00457BB8">
        <w:rPr>
          <w:rFonts w:ascii="IRNazanin" w:hAnsi="IRNazanin" w:cs="IRNazanin"/>
          <w:sz w:val="28"/>
          <w:szCs w:val="28"/>
          <w:rtl/>
          <w:rPrChange w:id="130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01" w:author="Mohammad Mohammadi" w:date="2025-07-22T21:07:00Z">
            <w:rPr>
              <w:rFonts w:ascii="IRNazanin" w:hAnsi="IRNazanin" w:cs="IRNazanin"/>
              <w:sz w:val="28"/>
              <w:szCs w:val="28"/>
              <w:rtl/>
            </w:rPr>
          </w:rPrChange>
        </w:rPr>
        <w:t xml:space="preserve">کوه و </w:t>
      </w:r>
      <w:r w:rsidR="00BD3E36" w:rsidRPr="00457BB8">
        <w:rPr>
          <w:rFonts w:ascii="IRNazanin" w:hAnsi="IRNazanin" w:cs="IRNazanin"/>
          <w:sz w:val="28"/>
          <w:szCs w:val="28"/>
          <w:rtl/>
          <w:rPrChange w:id="1302" w:author="Mohammad Mohammadi" w:date="2025-07-22T21:07:00Z">
            <w:rPr>
              <w:rFonts w:ascii="IRNazanin" w:hAnsi="IRNazanin" w:cs="IRNazanin"/>
              <w:sz w:val="28"/>
              <w:szCs w:val="28"/>
              <w:rtl/>
            </w:rPr>
          </w:rPrChange>
        </w:rPr>
        <w:t>بلانیس</w:t>
      </w:r>
      <w:r w:rsidRPr="00457BB8">
        <w:rPr>
          <w:rFonts w:ascii="IRNazanin" w:hAnsi="IRNazanin" w:cs="IRNazanin"/>
          <w:sz w:val="28"/>
          <w:szCs w:val="28"/>
          <w:rtl/>
          <w:rPrChange w:id="1303" w:author="Mohammad Mohammadi" w:date="2025-07-22T21:07:00Z">
            <w:rPr>
              <w:rFonts w:ascii="IRNazanin" w:hAnsi="IRNazanin" w:cs="IRNazanin"/>
              <w:sz w:val="28"/>
              <w:szCs w:val="28"/>
              <w:rtl/>
            </w:rPr>
          </w:rPrChange>
        </w:rPr>
        <w:t>؛ همه</w:t>
      </w:r>
      <w:r w:rsidR="00BD3E36" w:rsidRPr="00457BB8">
        <w:rPr>
          <w:rFonts w:ascii="IRNazanin" w:hAnsi="IRNazanin" w:cs="IRNazanin"/>
          <w:sz w:val="28"/>
          <w:szCs w:val="28"/>
          <w:rtl/>
          <w:rPrChange w:id="1304" w:author="Mohammad Mohammadi" w:date="2025-07-22T21:07:00Z">
            <w:rPr>
              <w:rFonts w:ascii="IRNazanin" w:hAnsi="IRNazanin" w:cs="IRNazanin"/>
              <w:sz w:val="28"/>
              <w:szCs w:val="28"/>
              <w:rtl/>
            </w:rPr>
          </w:rPrChange>
        </w:rPr>
        <w:t>‌ی</w:t>
      </w:r>
      <w:r w:rsidRPr="00457BB8">
        <w:rPr>
          <w:rFonts w:ascii="IRNazanin" w:hAnsi="IRNazanin" w:cs="IRNazanin"/>
          <w:sz w:val="28"/>
          <w:szCs w:val="28"/>
          <w:rtl/>
          <w:rPrChange w:id="1305" w:author="Mohammad Mohammadi" w:date="2025-07-22T21:07:00Z">
            <w:rPr>
              <w:rFonts w:ascii="IRNazanin" w:hAnsi="IRNazanin" w:cs="IRNazanin"/>
              <w:sz w:val="28"/>
              <w:szCs w:val="28"/>
              <w:rtl/>
            </w:rPr>
          </w:rPrChange>
        </w:rPr>
        <w:t xml:space="preserve"> این زنان دورم جمع شدند. </w:t>
      </w:r>
      <w:r w:rsidR="00BD3E36" w:rsidRPr="00457BB8">
        <w:rPr>
          <w:rFonts w:ascii="IRNazanin" w:hAnsi="IRNazanin" w:cs="IRNazanin"/>
          <w:sz w:val="28"/>
          <w:szCs w:val="28"/>
          <w:rtl/>
          <w:rPrChange w:id="1306" w:author="Mohammad Mohammadi" w:date="2025-07-22T21:07:00Z">
            <w:rPr>
              <w:rFonts w:ascii="IRNazanin" w:hAnsi="IRNazanin" w:cs="IRNazanin"/>
              <w:sz w:val="28"/>
              <w:szCs w:val="28"/>
              <w:rtl/>
            </w:rPr>
          </w:rPrChange>
        </w:rPr>
        <w:t xml:space="preserve">مُشکِندی </w:t>
      </w:r>
      <w:r w:rsidRPr="00457BB8">
        <w:rPr>
          <w:rFonts w:ascii="IRNazanin" w:hAnsi="IRNazanin" w:cs="IRNazanin"/>
          <w:sz w:val="28"/>
          <w:szCs w:val="28"/>
          <w:rtl/>
          <w:rPrChange w:id="1307" w:author="Mohammad Mohammadi" w:date="2025-07-22T21:07:00Z">
            <w:rPr>
              <w:rFonts w:ascii="IRNazanin" w:hAnsi="IRNazanin" w:cs="IRNazanin"/>
              <w:sz w:val="28"/>
              <w:szCs w:val="28"/>
              <w:rtl/>
            </w:rPr>
          </w:rPrChange>
        </w:rPr>
        <w:lastRenderedPageBreak/>
        <w:t xml:space="preserve">دختر </w:t>
      </w:r>
      <w:r w:rsidR="00BD3E36" w:rsidRPr="00457BB8">
        <w:rPr>
          <w:rFonts w:ascii="IRNazanin" w:hAnsi="IRNazanin" w:cs="IRNazanin"/>
          <w:sz w:val="28"/>
          <w:szCs w:val="28"/>
          <w:rtl/>
          <w:rPrChange w:id="1308" w:author="Mohammad Mohammadi" w:date="2025-07-22T21:07:00Z">
            <w:rPr>
              <w:rFonts w:ascii="IRNazanin" w:hAnsi="IRNazanin" w:cs="IRNazanin"/>
              <w:sz w:val="28"/>
              <w:szCs w:val="28"/>
              <w:rtl/>
            </w:rPr>
          </w:rPrChange>
        </w:rPr>
        <w:t>کاکایم</w:t>
      </w:r>
      <w:r w:rsidRPr="00457BB8">
        <w:rPr>
          <w:rFonts w:ascii="IRNazanin" w:hAnsi="IRNazanin" w:cs="IRNazanin"/>
          <w:sz w:val="28"/>
          <w:szCs w:val="28"/>
          <w:rtl/>
          <w:rPrChange w:id="1309" w:author="Mohammad Mohammadi" w:date="2025-07-22T21:07:00Z">
            <w:rPr>
              <w:rFonts w:ascii="IRNazanin" w:hAnsi="IRNazanin" w:cs="IRNazanin"/>
              <w:sz w:val="28"/>
              <w:szCs w:val="28"/>
              <w:rtl/>
            </w:rPr>
          </w:rPrChange>
        </w:rPr>
        <w:t xml:space="preserve"> حاجی خلیفه</w:t>
      </w:r>
      <w:r w:rsidR="00BD3E36" w:rsidRPr="00457BB8">
        <w:rPr>
          <w:rFonts w:ascii="IRNazanin" w:hAnsi="IRNazanin" w:cs="IRNazanin"/>
          <w:sz w:val="28"/>
          <w:szCs w:val="28"/>
          <w:rtl/>
          <w:rPrChange w:id="1310"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1311" w:author="Mohammad Mohammadi" w:date="2025-07-22T21:07:00Z">
            <w:rPr>
              <w:rFonts w:ascii="IRNazanin" w:hAnsi="IRNazanin" w:cs="IRNazanin"/>
              <w:sz w:val="28"/>
              <w:szCs w:val="28"/>
              <w:rtl/>
            </w:rPr>
          </w:rPrChange>
        </w:rPr>
        <w:t>لولک (از خارکش) بود؛ چه زنی بود</w:t>
      </w:r>
      <w:r w:rsidR="00BD3E36" w:rsidRPr="00457BB8">
        <w:rPr>
          <w:rFonts w:ascii="IRNazanin" w:hAnsi="IRNazanin" w:cs="IRNazanin"/>
          <w:sz w:val="28"/>
          <w:szCs w:val="28"/>
          <w:rtl/>
          <w:rPrChange w:id="131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13" w:author="Mohammad Mohammadi" w:date="2025-07-22T21:07:00Z">
            <w:rPr>
              <w:rFonts w:ascii="IRNazanin" w:hAnsi="IRNazanin" w:cs="IRNazanin"/>
              <w:sz w:val="28"/>
              <w:szCs w:val="28"/>
              <w:rtl/>
            </w:rPr>
          </w:rPrChange>
        </w:rPr>
        <w:t xml:space="preserve"> </w:t>
      </w:r>
      <w:r w:rsidR="00BD3E36" w:rsidRPr="00457BB8">
        <w:rPr>
          <w:rFonts w:ascii="IRNazanin" w:hAnsi="IRNazanin" w:cs="IRNazanin"/>
          <w:sz w:val="28"/>
          <w:szCs w:val="28"/>
          <w:rtl/>
          <w:rPrChange w:id="1314" w:author="Mohammad Mohammadi" w:date="2025-07-22T21:07:00Z">
            <w:rPr>
              <w:rFonts w:ascii="IRNazanin" w:hAnsi="IRNazanin" w:cs="IRNazanin"/>
              <w:sz w:val="28"/>
              <w:szCs w:val="28"/>
              <w:rtl/>
            </w:rPr>
          </w:rPrChange>
        </w:rPr>
        <w:t xml:space="preserve">ـ </w:t>
      </w:r>
      <w:r w:rsidRPr="00457BB8">
        <w:rPr>
          <w:rFonts w:ascii="IRNazanin" w:hAnsi="IRNazanin" w:cs="IRNazanin"/>
          <w:sz w:val="28"/>
          <w:szCs w:val="28"/>
          <w:rtl/>
          <w:rPrChange w:id="1315" w:author="Mohammad Mohammadi" w:date="2025-07-22T21:07:00Z">
            <w:rPr>
              <w:rFonts w:ascii="IRNazanin" w:hAnsi="IRNazanin" w:cs="IRNazanin"/>
              <w:sz w:val="28"/>
              <w:szCs w:val="28"/>
              <w:rtl/>
            </w:rPr>
          </w:rPrChange>
        </w:rPr>
        <w:t>مثل یک گل! زنی بلندبالا بود. کنارم نشست و ما مدام می</w:t>
      </w:r>
      <w:r w:rsidR="00BD3E36" w:rsidRPr="00457BB8">
        <w:rPr>
          <w:rFonts w:ascii="IRNazanin" w:hAnsi="IRNazanin" w:cs="IRNazanin"/>
          <w:sz w:val="28"/>
          <w:szCs w:val="28"/>
          <w:rtl/>
          <w:rPrChange w:id="131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17" w:author="Mohammad Mohammadi" w:date="2025-07-22T21:07:00Z">
            <w:rPr>
              <w:rFonts w:ascii="IRNazanin" w:hAnsi="IRNazanin" w:cs="IRNazanin"/>
              <w:sz w:val="28"/>
              <w:szCs w:val="28"/>
              <w:rtl/>
            </w:rPr>
          </w:rPrChange>
        </w:rPr>
        <w:t>خندیدیم</w:t>
      </w:r>
      <w:r w:rsidRPr="00457BB8">
        <w:rPr>
          <w:rFonts w:ascii="IRNazanin" w:hAnsi="IRNazanin" w:cs="IRNazanin"/>
          <w:sz w:val="28"/>
          <w:szCs w:val="28"/>
          <w:lang w:bidi="fa-IR"/>
          <w:rPrChange w:id="1318" w:author="Mohammad Mohammadi" w:date="2025-07-22T21:07:00Z">
            <w:rPr>
              <w:rFonts w:ascii="IRNazanin" w:hAnsi="IRNazanin" w:cs="IRNazanin"/>
              <w:sz w:val="28"/>
              <w:szCs w:val="28"/>
              <w:lang w:bidi="fa-IR"/>
            </w:rPr>
          </w:rPrChange>
        </w:rPr>
        <w:t>.</w:t>
      </w:r>
    </w:p>
    <w:p w14:paraId="0D4B611A" w14:textId="7F630536" w:rsidR="0063090C" w:rsidRPr="00457BB8" w:rsidRDefault="00752E11" w:rsidP="00E73133">
      <w:pPr>
        <w:bidi/>
        <w:jc w:val="both"/>
        <w:rPr>
          <w:rFonts w:ascii="IRNazanin" w:hAnsi="IRNazanin" w:cs="IRNazanin"/>
          <w:sz w:val="28"/>
          <w:szCs w:val="28"/>
          <w:lang w:bidi="fa-IR"/>
          <w:rPrChange w:id="1319" w:author="Mohammad Mohammadi" w:date="2025-07-22T21:07:00Z">
            <w:rPr>
              <w:rFonts w:ascii="IRNazanin" w:hAnsi="IRNazanin" w:cs="IRNazanin"/>
              <w:sz w:val="28"/>
              <w:szCs w:val="28"/>
              <w:lang w:bidi="fa-IR"/>
            </w:rPr>
          </w:rPrChange>
        </w:rPr>
      </w:pPr>
      <w:del w:id="1320" w:author="Saeedi, Faiza" w:date="2025-06-05T23:57:00Z">
        <w:r w:rsidRPr="00457BB8" w:rsidDel="002F466B">
          <w:rPr>
            <w:rFonts w:ascii="IRNazanin" w:hAnsi="IRNazanin" w:cs="IRNazanin"/>
            <w:sz w:val="28"/>
            <w:szCs w:val="28"/>
            <w:rtl/>
            <w:rPrChange w:id="1321" w:author="Mohammad Mohammadi" w:date="2025-07-22T21:07:00Z">
              <w:rPr>
                <w:rFonts w:ascii="IRNazanin" w:hAnsi="IRNazanin" w:cs="IRNazanin"/>
                <w:sz w:val="28"/>
                <w:szCs w:val="28"/>
                <w:rtl/>
              </w:rPr>
            </w:rPrChange>
          </w:rPr>
          <w:delText>مهمانی</w:delText>
        </w:r>
        <w:r w:rsidR="0063090C" w:rsidRPr="00457BB8" w:rsidDel="002F466B">
          <w:rPr>
            <w:rFonts w:ascii="IRNazanin" w:hAnsi="IRNazanin" w:cs="IRNazanin"/>
            <w:sz w:val="28"/>
            <w:szCs w:val="28"/>
            <w:rtl/>
            <w:rPrChange w:id="1322" w:author="Mohammad Mohammadi" w:date="2025-07-22T21:07:00Z">
              <w:rPr>
                <w:rFonts w:ascii="IRNazanin" w:hAnsi="IRNazanin" w:cs="IRNazanin"/>
                <w:sz w:val="28"/>
                <w:szCs w:val="28"/>
                <w:rtl/>
              </w:rPr>
            </w:rPrChange>
          </w:rPr>
          <w:delText xml:space="preserve"> </w:delText>
        </w:r>
      </w:del>
      <w:ins w:id="1323" w:author="Saeedi, Faiza" w:date="2025-06-05T23:57:00Z">
        <w:r w:rsidR="002F466B" w:rsidRPr="00457BB8">
          <w:rPr>
            <w:rFonts w:ascii="IRNazanin" w:hAnsi="IRNazanin" w:cs="IRNazanin" w:hint="cs"/>
            <w:sz w:val="28"/>
            <w:szCs w:val="28"/>
            <w:rtl/>
            <w:rPrChange w:id="1324" w:author="Mohammad Mohammadi" w:date="2025-07-22T21:07:00Z">
              <w:rPr>
                <w:rFonts w:ascii="IRNazanin" w:hAnsi="IRNazanin" w:cs="IRNazanin" w:hint="cs"/>
                <w:sz w:val="28"/>
                <w:szCs w:val="28"/>
                <w:rtl/>
              </w:rPr>
            </w:rPrChange>
          </w:rPr>
          <w:t>مجلس</w:t>
        </w:r>
        <w:r w:rsidR="002F466B" w:rsidRPr="00457BB8">
          <w:rPr>
            <w:rFonts w:ascii="IRNazanin" w:hAnsi="IRNazanin" w:cs="IRNazanin"/>
            <w:sz w:val="28"/>
            <w:szCs w:val="28"/>
            <w:rtl/>
            <w:rPrChange w:id="1325" w:author="Mohammad Mohammadi" w:date="2025-07-22T21:07:00Z">
              <w:rPr>
                <w:rFonts w:ascii="IRNazanin" w:hAnsi="IRNazanin" w:cs="IRNazanin"/>
                <w:sz w:val="28"/>
                <w:szCs w:val="28"/>
                <w:rtl/>
              </w:rPr>
            </w:rPrChange>
          </w:rPr>
          <w:t xml:space="preserve"> </w:t>
        </w:r>
      </w:ins>
      <w:r w:rsidR="0063090C" w:rsidRPr="00457BB8">
        <w:rPr>
          <w:rFonts w:ascii="IRNazanin" w:hAnsi="IRNazanin" w:cs="IRNazanin"/>
          <w:sz w:val="28"/>
          <w:szCs w:val="28"/>
          <w:rtl/>
          <w:rPrChange w:id="1326" w:author="Mohammad Mohammadi" w:date="2025-07-22T21:07:00Z">
            <w:rPr>
              <w:rFonts w:ascii="IRNazanin" w:hAnsi="IRNazanin" w:cs="IRNazanin"/>
              <w:sz w:val="28"/>
              <w:szCs w:val="28"/>
              <w:rtl/>
            </w:rPr>
          </w:rPrChange>
        </w:rPr>
        <w:t xml:space="preserve">بسیار خوبی داشتیم. برادرم یک گوسفند </w:t>
      </w:r>
      <w:r w:rsidRPr="00457BB8">
        <w:rPr>
          <w:rFonts w:ascii="IRNazanin" w:hAnsi="IRNazanin" w:cs="IRNazanin"/>
          <w:sz w:val="28"/>
          <w:szCs w:val="28"/>
          <w:rtl/>
          <w:rPrChange w:id="1327" w:author="Mohammad Mohammadi" w:date="2025-07-22T21:07:00Z">
            <w:rPr>
              <w:rFonts w:ascii="IRNazanin" w:hAnsi="IRNazanin" w:cs="IRNazanin"/>
              <w:sz w:val="28"/>
              <w:szCs w:val="28"/>
              <w:rtl/>
            </w:rPr>
          </w:rPrChange>
        </w:rPr>
        <w:t>قربانی</w:t>
      </w:r>
      <w:r w:rsidR="0063090C" w:rsidRPr="00457BB8">
        <w:rPr>
          <w:rFonts w:ascii="IRNazanin" w:hAnsi="IRNazanin" w:cs="IRNazanin"/>
          <w:sz w:val="28"/>
          <w:szCs w:val="28"/>
          <w:rtl/>
          <w:rPrChange w:id="1328" w:author="Mohammad Mohammadi" w:date="2025-07-22T21:07:00Z">
            <w:rPr>
              <w:rFonts w:ascii="IRNazanin" w:hAnsi="IRNazanin" w:cs="IRNazanin"/>
              <w:sz w:val="28"/>
              <w:szCs w:val="28"/>
              <w:rtl/>
            </w:rPr>
          </w:rPrChange>
        </w:rPr>
        <w:t xml:space="preserve"> کرد و من گوشت را لابلای نان</w:t>
      </w:r>
      <w:r w:rsidRPr="00457BB8">
        <w:rPr>
          <w:rFonts w:ascii="IRNazanin" w:hAnsi="IRNazanin" w:cs="IRNazanin"/>
          <w:sz w:val="28"/>
          <w:szCs w:val="28"/>
          <w:rtl/>
          <w:rPrChange w:id="1329"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30" w:author="Mohammad Mohammadi" w:date="2025-07-22T21:07:00Z">
            <w:rPr>
              <w:rFonts w:ascii="IRNazanin" w:hAnsi="IRNazanin" w:cs="IRNazanin"/>
              <w:sz w:val="28"/>
              <w:szCs w:val="28"/>
              <w:rtl/>
            </w:rPr>
          </w:rPrChange>
        </w:rPr>
        <w:t>ها پیچیدم و آوردم. این رسم ماست. وقتی عروس را به خانه می</w:t>
      </w:r>
      <w:r w:rsidRPr="00457BB8">
        <w:rPr>
          <w:rFonts w:ascii="IRNazanin" w:hAnsi="IRNazanin" w:cs="IRNazanin"/>
          <w:sz w:val="28"/>
          <w:szCs w:val="28"/>
          <w:rtl/>
          <w:rPrChange w:id="1331"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32" w:author="Mohammad Mohammadi" w:date="2025-07-22T21:07:00Z">
            <w:rPr>
              <w:rFonts w:ascii="IRNazanin" w:hAnsi="IRNazanin" w:cs="IRNazanin"/>
              <w:sz w:val="28"/>
              <w:szCs w:val="28"/>
              <w:rtl/>
            </w:rPr>
          </w:rPrChange>
        </w:rPr>
        <w:t xml:space="preserve">آوریم، </w:t>
      </w:r>
      <w:r w:rsidRPr="00457BB8">
        <w:rPr>
          <w:rFonts w:ascii="IRNazanin" w:hAnsi="IRNazanin" w:cs="IRNazanin"/>
          <w:sz w:val="28"/>
          <w:szCs w:val="28"/>
          <w:rtl/>
          <w:rPrChange w:id="1333" w:author="Mohammad Mohammadi" w:date="2025-07-22T21:07:00Z">
            <w:rPr>
              <w:rFonts w:ascii="IRNazanin" w:hAnsi="IRNazanin" w:cs="IRNazanin"/>
              <w:sz w:val="28"/>
              <w:szCs w:val="28"/>
              <w:rtl/>
            </w:rPr>
          </w:rPrChange>
        </w:rPr>
        <w:t xml:space="preserve">یک </w:t>
      </w:r>
      <w:r w:rsidR="0063090C" w:rsidRPr="00457BB8">
        <w:rPr>
          <w:rFonts w:ascii="IRNazanin" w:hAnsi="IRNazanin" w:cs="IRNazanin"/>
          <w:sz w:val="28"/>
          <w:szCs w:val="28"/>
          <w:rtl/>
          <w:rPrChange w:id="1334" w:author="Mohammad Mohammadi" w:date="2025-07-22T21:07:00Z">
            <w:rPr>
              <w:rFonts w:ascii="IRNazanin" w:hAnsi="IRNazanin" w:cs="IRNazanin"/>
              <w:sz w:val="28"/>
              <w:szCs w:val="28"/>
              <w:rtl/>
            </w:rPr>
          </w:rPrChange>
        </w:rPr>
        <w:t xml:space="preserve">گوسفند </w:t>
      </w:r>
      <w:r w:rsidRPr="00457BB8">
        <w:rPr>
          <w:rFonts w:ascii="IRNazanin" w:hAnsi="IRNazanin" w:cs="IRNazanin"/>
          <w:sz w:val="28"/>
          <w:szCs w:val="28"/>
          <w:rtl/>
          <w:rPrChange w:id="1335" w:author="Mohammad Mohammadi" w:date="2025-07-22T21:07:00Z">
            <w:rPr>
              <w:rFonts w:ascii="IRNazanin" w:hAnsi="IRNazanin" w:cs="IRNazanin"/>
              <w:sz w:val="28"/>
              <w:szCs w:val="28"/>
              <w:rtl/>
            </w:rPr>
          </w:rPrChange>
        </w:rPr>
        <w:t xml:space="preserve">قربانی </w:t>
      </w:r>
      <w:r w:rsidR="0063090C" w:rsidRPr="00457BB8">
        <w:rPr>
          <w:rFonts w:ascii="IRNazanin" w:hAnsi="IRNazanin" w:cs="IRNazanin"/>
          <w:sz w:val="28"/>
          <w:szCs w:val="28"/>
          <w:rtl/>
          <w:rPrChange w:id="1336" w:author="Mohammad Mohammadi" w:date="2025-07-22T21:07:00Z">
            <w:rPr>
              <w:rFonts w:ascii="IRNazanin" w:hAnsi="IRNazanin" w:cs="IRNazanin"/>
              <w:sz w:val="28"/>
              <w:szCs w:val="28"/>
              <w:rtl/>
            </w:rPr>
          </w:rPrChange>
        </w:rPr>
        <w:t>می</w:t>
      </w:r>
      <w:r w:rsidRPr="00457BB8">
        <w:rPr>
          <w:rFonts w:ascii="IRNazanin" w:hAnsi="IRNazanin" w:cs="IRNazanin"/>
          <w:sz w:val="28"/>
          <w:szCs w:val="28"/>
          <w:rtl/>
          <w:rPrChange w:id="1337"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38" w:author="Mohammad Mohammadi" w:date="2025-07-22T21:07:00Z">
            <w:rPr>
              <w:rFonts w:ascii="IRNazanin" w:hAnsi="IRNazanin" w:cs="IRNazanin"/>
              <w:sz w:val="28"/>
              <w:szCs w:val="28"/>
              <w:rtl/>
            </w:rPr>
          </w:rPrChange>
        </w:rPr>
        <w:t>کنیم، نان می</w:t>
      </w:r>
      <w:r w:rsidRPr="00457BB8">
        <w:rPr>
          <w:rFonts w:ascii="IRNazanin" w:hAnsi="IRNazanin" w:cs="IRNazanin"/>
          <w:sz w:val="28"/>
          <w:szCs w:val="28"/>
          <w:rtl/>
          <w:rPrChange w:id="1339"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40" w:author="Mohammad Mohammadi" w:date="2025-07-22T21:07:00Z">
            <w:rPr>
              <w:rFonts w:ascii="IRNazanin" w:hAnsi="IRNazanin" w:cs="IRNazanin"/>
              <w:sz w:val="28"/>
              <w:szCs w:val="28"/>
              <w:rtl/>
            </w:rPr>
          </w:rPrChange>
        </w:rPr>
        <w:t xml:space="preserve">پزیم و هر </w:t>
      </w:r>
      <w:r w:rsidR="00557F50" w:rsidRPr="00457BB8">
        <w:rPr>
          <w:rFonts w:ascii="IRNazanin" w:hAnsi="IRNazanin" w:cs="IRNazanin" w:hint="cs"/>
          <w:sz w:val="28"/>
          <w:szCs w:val="28"/>
          <w:rtl/>
          <w:rPrChange w:id="1341" w:author="Mohammad Mohammadi" w:date="2025-07-22T21:07:00Z">
            <w:rPr>
              <w:rFonts w:ascii="IRNazanin" w:hAnsi="IRNazanin" w:cs="IRNazanin" w:hint="cs"/>
              <w:sz w:val="28"/>
              <w:szCs w:val="28"/>
              <w:rtl/>
            </w:rPr>
          </w:rPrChange>
        </w:rPr>
        <w:t>توته</w:t>
      </w:r>
      <w:r w:rsidR="0063090C" w:rsidRPr="00457BB8">
        <w:rPr>
          <w:rFonts w:ascii="IRNazanin" w:hAnsi="IRNazanin" w:cs="IRNazanin"/>
          <w:sz w:val="28"/>
          <w:szCs w:val="28"/>
          <w:rtl/>
          <w:rPrChange w:id="1342" w:author="Mohammad Mohammadi" w:date="2025-07-22T21:07:00Z">
            <w:rPr>
              <w:rFonts w:ascii="IRNazanin" w:hAnsi="IRNazanin" w:cs="IRNazanin"/>
              <w:sz w:val="28"/>
              <w:szCs w:val="28"/>
              <w:rtl/>
            </w:rPr>
          </w:rPrChange>
        </w:rPr>
        <w:t xml:space="preserve"> گوشت را جداگانه در نان می</w:t>
      </w:r>
      <w:r w:rsidRPr="00457BB8">
        <w:rPr>
          <w:rFonts w:ascii="IRNazanin" w:hAnsi="IRNazanin" w:cs="IRNazanin"/>
          <w:sz w:val="28"/>
          <w:szCs w:val="28"/>
          <w:rtl/>
          <w:rPrChange w:id="1343"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44" w:author="Mohammad Mohammadi" w:date="2025-07-22T21:07:00Z">
            <w:rPr>
              <w:rFonts w:ascii="IRNazanin" w:hAnsi="IRNazanin" w:cs="IRNazanin"/>
              <w:sz w:val="28"/>
              <w:szCs w:val="28"/>
              <w:rtl/>
            </w:rPr>
          </w:rPrChange>
        </w:rPr>
        <w:t>پیچیم. سر گوسفند را هم می</w:t>
      </w:r>
      <w:r w:rsidRPr="00457BB8">
        <w:rPr>
          <w:rFonts w:ascii="IRNazanin" w:hAnsi="IRNazanin" w:cs="IRNazanin"/>
          <w:sz w:val="28"/>
          <w:szCs w:val="28"/>
          <w:rtl/>
          <w:rPrChange w:id="1345"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46" w:author="Mohammad Mohammadi" w:date="2025-07-22T21:07:00Z">
            <w:rPr>
              <w:rFonts w:ascii="IRNazanin" w:hAnsi="IRNazanin" w:cs="IRNazanin"/>
              <w:sz w:val="28"/>
              <w:szCs w:val="28"/>
              <w:rtl/>
            </w:rPr>
          </w:rPrChange>
        </w:rPr>
        <w:t>پزیم، در نان می</w:t>
      </w:r>
      <w:r w:rsidRPr="00457BB8">
        <w:rPr>
          <w:rFonts w:ascii="IRNazanin" w:hAnsi="IRNazanin" w:cs="IRNazanin"/>
          <w:sz w:val="28"/>
          <w:szCs w:val="28"/>
          <w:rtl/>
          <w:rPrChange w:id="1347"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48" w:author="Mohammad Mohammadi" w:date="2025-07-22T21:07:00Z">
            <w:rPr>
              <w:rFonts w:ascii="IRNazanin" w:hAnsi="IRNazanin" w:cs="IRNazanin"/>
              <w:sz w:val="28"/>
              <w:szCs w:val="28"/>
              <w:rtl/>
            </w:rPr>
          </w:rPrChange>
        </w:rPr>
        <w:t>پیچیم و بالا</w:t>
      </w:r>
      <w:ins w:id="1349" w:author="Saeedi, Faiza" w:date="2025-06-29T22:34:00Z">
        <w:r w:rsidR="009D6B91" w:rsidRPr="00457BB8">
          <w:rPr>
            <w:rFonts w:ascii="IRNazanin" w:hAnsi="IRNazanin" w:cs="IRNazanin" w:hint="cs"/>
            <w:sz w:val="28"/>
            <w:szCs w:val="28"/>
            <w:rtl/>
            <w:lang w:bidi="fa-IR"/>
            <w:rPrChange w:id="1350" w:author="Mohammad Mohammadi" w:date="2025-07-22T21:07:00Z">
              <w:rPr>
                <w:rFonts w:ascii="IRNazanin" w:hAnsi="IRNazanin" w:cs="IRNazanin" w:hint="cs"/>
                <w:sz w:val="28"/>
                <w:szCs w:val="28"/>
                <w:rtl/>
                <w:lang w:bidi="fa-IR"/>
              </w:rPr>
            </w:rPrChange>
          </w:rPr>
          <w:t>تر</w:t>
        </w:r>
        <w:r w:rsidR="009D6B91" w:rsidRPr="00457BB8">
          <w:rPr>
            <w:rFonts w:ascii="IRNazanin" w:hAnsi="IRNazanin" w:cs="IRNazanin"/>
            <w:sz w:val="28"/>
            <w:szCs w:val="28"/>
            <w:rtl/>
            <w:lang w:bidi="fa-IR"/>
            <w:rPrChange w:id="1351" w:author="Mohammad Mohammadi" w:date="2025-07-22T21:07:00Z">
              <w:rPr>
                <w:rFonts w:ascii="IRNazanin" w:hAnsi="IRNazanin" w:cs="IRNazanin"/>
                <w:sz w:val="28"/>
                <w:szCs w:val="28"/>
                <w:rtl/>
                <w:lang w:bidi="fa-IR"/>
              </w:rPr>
            </w:rPrChange>
          </w:rPr>
          <w:t xml:space="preserve"> از بق</w:t>
        </w:r>
        <w:r w:rsidR="009D6B91" w:rsidRPr="00457BB8">
          <w:rPr>
            <w:rFonts w:ascii="IRNazanin" w:hAnsi="IRNazanin" w:cs="IRNazanin" w:hint="cs"/>
            <w:sz w:val="28"/>
            <w:szCs w:val="28"/>
            <w:rtl/>
            <w:lang w:bidi="fa-IR"/>
            <w:rPrChange w:id="1352" w:author="Mohammad Mohammadi" w:date="2025-07-22T21:07:00Z">
              <w:rPr>
                <w:rFonts w:ascii="IRNazanin" w:hAnsi="IRNazanin" w:cs="IRNazanin" w:hint="cs"/>
                <w:sz w:val="28"/>
                <w:szCs w:val="28"/>
                <w:rtl/>
                <w:lang w:bidi="fa-IR"/>
              </w:rPr>
            </w:rPrChange>
          </w:rPr>
          <w:t>یه</w:t>
        </w:r>
        <w:r w:rsidR="009D6B91" w:rsidRPr="00457BB8">
          <w:rPr>
            <w:rFonts w:ascii="IRNazanin" w:hAnsi="IRNazanin" w:cs="IRNazanin"/>
            <w:sz w:val="28"/>
            <w:szCs w:val="28"/>
            <w:rtl/>
            <w:lang w:bidi="fa-IR"/>
            <w:rPrChange w:id="1353" w:author="Mohammad Mohammadi" w:date="2025-07-22T21:07:00Z">
              <w:rPr>
                <w:rFonts w:ascii="IRNazanin" w:hAnsi="IRNazanin" w:cs="IRNazanin"/>
                <w:sz w:val="28"/>
                <w:szCs w:val="28"/>
                <w:rtl/>
                <w:lang w:bidi="fa-IR"/>
              </w:rPr>
            </w:rPrChange>
          </w:rPr>
          <w:t xml:space="preserve"> قسمت‌ها </w:t>
        </w:r>
      </w:ins>
      <w:del w:id="1354" w:author="Saeedi, Faiza" w:date="2025-06-29T22:34:00Z">
        <w:r w:rsidR="0063090C" w:rsidRPr="00457BB8" w:rsidDel="009D6B91">
          <w:rPr>
            <w:rFonts w:ascii="IRNazanin" w:hAnsi="IRNazanin" w:cs="IRNazanin" w:hint="cs"/>
            <w:sz w:val="28"/>
            <w:szCs w:val="28"/>
            <w:rtl/>
            <w:rPrChange w:id="1355" w:author="Mohammad Mohammadi" w:date="2025-07-22T21:07:00Z">
              <w:rPr>
                <w:rFonts w:ascii="IRNazanin" w:hAnsi="IRNazanin" w:cs="IRNazanin" w:hint="cs"/>
                <w:sz w:val="28"/>
                <w:szCs w:val="28"/>
                <w:rtl/>
              </w:rPr>
            </w:rPrChange>
          </w:rPr>
          <w:delText>ی</w:delText>
        </w:r>
        <w:r w:rsidR="0063090C" w:rsidRPr="00457BB8" w:rsidDel="009D6B91">
          <w:rPr>
            <w:rFonts w:ascii="IRNazanin" w:hAnsi="IRNazanin" w:cs="IRNazanin"/>
            <w:sz w:val="28"/>
            <w:szCs w:val="28"/>
            <w:rtl/>
            <w:rPrChange w:id="1356" w:author="Mohammad Mohammadi" w:date="2025-07-22T21:07:00Z">
              <w:rPr>
                <w:rFonts w:ascii="IRNazanin" w:hAnsi="IRNazanin" w:cs="IRNazanin"/>
                <w:sz w:val="28"/>
                <w:szCs w:val="28"/>
                <w:rtl/>
              </w:rPr>
            </w:rPrChange>
          </w:rPr>
          <w:delText xml:space="preserve"> بق</w:delText>
        </w:r>
        <w:r w:rsidR="0063090C" w:rsidRPr="00457BB8" w:rsidDel="009D6B91">
          <w:rPr>
            <w:rFonts w:ascii="IRNazanin" w:hAnsi="IRNazanin" w:cs="IRNazanin" w:hint="cs"/>
            <w:sz w:val="28"/>
            <w:szCs w:val="28"/>
            <w:rtl/>
            <w:rPrChange w:id="1357" w:author="Mohammad Mohammadi" w:date="2025-07-22T21:07:00Z">
              <w:rPr>
                <w:rFonts w:ascii="IRNazanin" w:hAnsi="IRNazanin" w:cs="IRNazanin" w:hint="cs"/>
                <w:sz w:val="28"/>
                <w:szCs w:val="28"/>
                <w:rtl/>
              </w:rPr>
            </w:rPrChange>
          </w:rPr>
          <w:delText>یه</w:delText>
        </w:r>
        <w:r w:rsidR="0063090C" w:rsidRPr="00457BB8" w:rsidDel="009D6B91">
          <w:rPr>
            <w:rFonts w:ascii="IRNazanin" w:hAnsi="IRNazanin" w:cs="IRNazanin"/>
            <w:sz w:val="28"/>
            <w:szCs w:val="28"/>
            <w:rtl/>
            <w:rPrChange w:id="1358" w:author="Mohammad Mohammadi" w:date="2025-07-22T21:07:00Z">
              <w:rPr>
                <w:rFonts w:ascii="IRNazanin" w:hAnsi="IRNazanin" w:cs="IRNazanin"/>
                <w:sz w:val="28"/>
                <w:szCs w:val="28"/>
                <w:rtl/>
              </w:rPr>
            </w:rPrChange>
          </w:rPr>
          <w:delText xml:space="preserve"> </w:delText>
        </w:r>
      </w:del>
      <w:r w:rsidR="0063090C" w:rsidRPr="00457BB8">
        <w:rPr>
          <w:rFonts w:ascii="IRNazanin" w:hAnsi="IRNazanin" w:cs="IRNazanin"/>
          <w:sz w:val="28"/>
          <w:szCs w:val="28"/>
          <w:rtl/>
          <w:rPrChange w:id="1359" w:author="Mohammad Mohammadi" w:date="2025-07-22T21:07:00Z">
            <w:rPr>
              <w:rFonts w:ascii="IRNazanin" w:hAnsi="IRNazanin" w:cs="IRNazanin"/>
              <w:sz w:val="28"/>
              <w:szCs w:val="28"/>
              <w:rtl/>
            </w:rPr>
          </w:rPrChange>
        </w:rPr>
        <w:t>می</w:t>
      </w:r>
      <w:r w:rsidRPr="00457BB8">
        <w:rPr>
          <w:rFonts w:ascii="IRNazanin" w:hAnsi="IRNazanin" w:cs="IRNazanin"/>
          <w:sz w:val="28"/>
          <w:szCs w:val="28"/>
          <w:rtl/>
          <w:rPrChange w:id="1360"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61" w:author="Mohammad Mohammadi" w:date="2025-07-22T21:07:00Z">
            <w:rPr>
              <w:rFonts w:ascii="IRNazanin" w:hAnsi="IRNazanin" w:cs="IRNazanin"/>
              <w:sz w:val="28"/>
              <w:szCs w:val="28"/>
              <w:rtl/>
            </w:rPr>
          </w:rPrChange>
        </w:rPr>
        <w:t>گذاریم. این چیزی بود که آورده بودم. سر گوسفند را به پدر</w:t>
      </w:r>
      <w:r w:rsidRPr="00457BB8">
        <w:rPr>
          <w:rFonts w:ascii="IRNazanin" w:hAnsi="IRNazanin" w:cs="IRNazanin"/>
          <w:sz w:val="28"/>
          <w:szCs w:val="28"/>
          <w:rtl/>
          <w:rPrChange w:id="1362" w:author="Mohammad Mohammadi" w:date="2025-07-22T21:07:00Z">
            <w:rPr>
              <w:rFonts w:ascii="IRNazanin" w:hAnsi="IRNazanin" w:cs="IRNazanin"/>
              <w:sz w:val="28"/>
              <w:szCs w:val="28"/>
              <w:rtl/>
            </w:rPr>
          </w:rPrChange>
        </w:rPr>
        <w:t>کلان</w:t>
      </w:r>
      <w:r w:rsidR="0063090C" w:rsidRPr="00457BB8">
        <w:rPr>
          <w:rFonts w:ascii="IRNazanin" w:hAnsi="IRNazanin" w:cs="IRNazanin"/>
          <w:sz w:val="28"/>
          <w:szCs w:val="28"/>
          <w:rtl/>
          <w:rPrChange w:id="1363" w:author="Mohammad Mohammadi" w:date="2025-07-22T21:07:00Z">
            <w:rPr>
              <w:rFonts w:ascii="IRNazanin" w:hAnsi="IRNazanin" w:cs="IRNazanin"/>
              <w:sz w:val="28"/>
              <w:szCs w:val="28"/>
              <w:rtl/>
            </w:rPr>
          </w:rPrChange>
        </w:rPr>
        <w:t xml:space="preserve"> می</w:t>
      </w:r>
      <w:r w:rsidRPr="00457BB8">
        <w:rPr>
          <w:rFonts w:ascii="IRNazanin" w:hAnsi="IRNazanin" w:cs="IRNazanin"/>
          <w:sz w:val="28"/>
          <w:szCs w:val="28"/>
          <w:rtl/>
          <w:rPrChange w:id="1364"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65" w:author="Mohammad Mohammadi" w:date="2025-07-22T21:07:00Z">
            <w:rPr>
              <w:rFonts w:ascii="IRNazanin" w:hAnsi="IRNazanin" w:cs="IRNazanin"/>
              <w:sz w:val="28"/>
              <w:szCs w:val="28"/>
              <w:rtl/>
            </w:rPr>
          </w:rPrChange>
        </w:rPr>
        <w:t>دهند. حاجی زبتو فوت کرده بود، بنابراین سر را به حاجی غفور دادند. چندین خانه بود: حاجی محمود، غفور، تومان، و الله</w:t>
      </w:r>
      <w:r w:rsidRPr="00457BB8">
        <w:rPr>
          <w:rFonts w:ascii="IRNazanin" w:hAnsi="IRNazanin" w:cs="IRNazanin"/>
          <w:sz w:val="28"/>
          <w:szCs w:val="28"/>
          <w:rtl/>
          <w:rPrChange w:id="1366" w:author="Mohammad Mohammadi" w:date="2025-07-22T21:07:00Z">
            <w:rPr>
              <w:rFonts w:ascii="IRNazanin" w:hAnsi="IRNazanin" w:cs="IRNazanin"/>
              <w:sz w:val="28"/>
              <w:szCs w:val="28"/>
              <w:rtl/>
            </w:rPr>
          </w:rPrChange>
        </w:rPr>
        <w:t>‌</w:t>
      </w:r>
      <w:r w:rsidR="0063090C" w:rsidRPr="00457BB8">
        <w:rPr>
          <w:rFonts w:ascii="IRNazanin" w:hAnsi="IRNazanin" w:cs="IRNazanin"/>
          <w:sz w:val="28"/>
          <w:szCs w:val="28"/>
          <w:rtl/>
          <w:rPrChange w:id="1367" w:author="Mohammad Mohammadi" w:date="2025-07-22T21:07:00Z">
            <w:rPr>
              <w:rFonts w:ascii="IRNazanin" w:hAnsi="IRNazanin" w:cs="IRNazanin"/>
              <w:sz w:val="28"/>
              <w:szCs w:val="28"/>
              <w:rtl/>
            </w:rPr>
          </w:rPrChange>
        </w:rPr>
        <w:t xml:space="preserve">داد </w:t>
      </w:r>
      <w:r w:rsidRPr="00457BB8">
        <w:rPr>
          <w:rFonts w:ascii="IRNazanin" w:hAnsi="IRNazanin" w:cs="IRNazanin"/>
          <w:sz w:val="28"/>
          <w:szCs w:val="28"/>
          <w:rtl/>
          <w:rPrChange w:id="1368" w:author="Mohammad Mohammadi" w:date="2025-07-22T21:07:00Z">
            <w:rPr>
              <w:rFonts w:ascii="IRNazanin" w:hAnsi="IRNazanin" w:cs="IRNazanin"/>
              <w:sz w:val="28"/>
              <w:szCs w:val="28"/>
              <w:rtl/>
            </w:rPr>
          </w:rPrChange>
        </w:rPr>
        <w:t>ـ</w:t>
      </w:r>
      <w:r w:rsidR="0063090C" w:rsidRPr="00457BB8">
        <w:rPr>
          <w:rFonts w:ascii="IRNazanin" w:hAnsi="IRNazanin" w:cs="IRNazanin"/>
          <w:sz w:val="28"/>
          <w:szCs w:val="28"/>
          <w:rtl/>
          <w:rPrChange w:id="1369" w:author="Mohammad Mohammadi" w:date="2025-07-22T21:07:00Z">
            <w:rPr>
              <w:rFonts w:ascii="IRNazanin" w:hAnsi="IRNazanin" w:cs="IRNazanin"/>
              <w:sz w:val="28"/>
              <w:szCs w:val="28"/>
              <w:rtl/>
            </w:rPr>
          </w:rPrChange>
        </w:rPr>
        <w:t xml:space="preserve"> که در آن زمان مهمان ما بود. به هر خانه یک </w:t>
      </w:r>
      <w:r w:rsidR="00E11BB3" w:rsidRPr="00457BB8">
        <w:rPr>
          <w:rFonts w:ascii="IRNazanin" w:hAnsi="IRNazanin" w:cs="IRNazanin" w:hint="cs"/>
          <w:sz w:val="28"/>
          <w:szCs w:val="28"/>
          <w:rtl/>
          <w:rPrChange w:id="1370" w:author="Mohammad Mohammadi" w:date="2025-07-22T21:07:00Z">
            <w:rPr>
              <w:rFonts w:ascii="IRNazanin" w:hAnsi="IRNazanin" w:cs="IRNazanin" w:hint="cs"/>
              <w:sz w:val="28"/>
              <w:szCs w:val="28"/>
              <w:rtl/>
            </w:rPr>
          </w:rPrChange>
        </w:rPr>
        <w:t>توته</w:t>
      </w:r>
      <w:r w:rsidR="0063090C" w:rsidRPr="00457BB8">
        <w:rPr>
          <w:rFonts w:ascii="IRNazanin" w:hAnsi="IRNazanin" w:cs="IRNazanin"/>
          <w:sz w:val="28"/>
          <w:szCs w:val="28"/>
          <w:rtl/>
          <w:rPrChange w:id="1371" w:author="Mohammad Mohammadi" w:date="2025-07-22T21:07:00Z">
            <w:rPr>
              <w:rFonts w:ascii="IRNazanin" w:hAnsi="IRNazanin" w:cs="IRNazanin"/>
              <w:sz w:val="28"/>
              <w:szCs w:val="28"/>
              <w:rtl/>
            </w:rPr>
          </w:rPrChange>
        </w:rPr>
        <w:t xml:space="preserve"> گوشت و یک </w:t>
      </w:r>
      <w:r w:rsidR="006265E0" w:rsidRPr="00457BB8">
        <w:rPr>
          <w:rFonts w:ascii="IRNazanin" w:hAnsi="IRNazanin" w:cs="IRNazanin"/>
          <w:sz w:val="28"/>
          <w:szCs w:val="28"/>
          <w:rtl/>
          <w:rPrChange w:id="1372" w:author="Mohammad Mohammadi" w:date="2025-07-22T21:07:00Z">
            <w:rPr>
              <w:rFonts w:ascii="IRNazanin" w:hAnsi="IRNazanin" w:cs="IRNazanin"/>
              <w:sz w:val="28"/>
              <w:szCs w:val="28"/>
              <w:rtl/>
            </w:rPr>
          </w:rPrChange>
        </w:rPr>
        <w:t>پاچه</w:t>
      </w:r>
      <w:r w:rsidR="0063090C" w:rsidRPr="00457BB8">
        <w:rPr>
          <w:rFonts w:ascii="IRNazanin" w:hAnsi="IRNazanin" w:cs="IRNazanin"/>
          <w:sz w:val="28"/>
          <w:szCs w:val="28"/>
          <w:rtl/>
          <w:rPrChange w:id="1373" w:author="Mohammad Mohammadi" w:date="2025-07-22T21:07:00Z">
            <w:rPr>
              <w:rFonts w:ascii="IRNazanin" w:hAnsi="IRNazanin" w:cs="IRNazanin"/>
              <w:sz w:val="28"/>
              <w:szCs w:val="28"/>
              <w:rtl/>
            </w:rPr>
          </w:rPrChange>
        </w:rPr>
        <w:t xml:space="preserve"> دادیم</w:t>
      </w:r>
      <w:r w:rsidR="0063090C" w:rsidRPr="00457BB8">
        <w:rPr>
          <w:rFonts w:ascii="IRNazanin" w:hAnsi="IRNazanin" w:cs="IRNazanin"/>
          <w:sz w:val="28"/>
          <w:szCs w:val="28"/>
          <w:lang w:bidi="fa-IR"/>
          <w:rPrChange w:id="1374" w:author="Mohammad Mohammadi" w:date="2025-07-22T21:07:00Z">
            <w:rPr>
              <w:rFonts w:ascii="IRNazanin" w:hAnsi="IRNazanin" w:cs="IRNazanin"/>
              <w:sz w:val="28"/>
              <w:szCs w:val="28"/>
              <w:lang w:bidi="fa-IR"/>
            </w:rPr>
          </w:rPrChange>
        </w:rPr>
        <w:t>.</w:t>
      </w:r>
    </w:p>
    <w:p w14:paraId="29AE4EEA" w14:textId="1EFD84B8" w:rsidR="009364BC" w:rsidRPr="00457BB8" w:rsidRDefault="0063090C" w:rsidP="00E73133">
      <w:pPr>
        <w:bidi/>
        <w:jc w:val="both"/>
        <w:rPr>
          <w:rFonts w:ascii="IRNazanin" w:hAnsi="IRNazanin" w:cs="IRNazanin"/>
          <w:sz w:val="28"/>
          <w:szCs w:val="28"/>
          <w:rtl/>
          <w:rPrChange w:id="1375" w:author="Mohammad Mohammadi" w:date="2025-07-22T21:07:00Z">
            <w:rPr>
              <w:rFonts w:ascii="IRNazanin" w:hAnsi="IRNazanin" w:cs="IRNazanin"/>
              <w:sz w:val="28"/>
              <w:szCs w:val="28"/>
              <w:rtl/>
            </w:rPr>
          </w:rPrChange>
        </w:rPr>
      </w:pPr>
      <w:r w:rsidRPr="00457BB8">
        <w:rPr>
          <w:rFonts w:ascii="IRNazanin" w:hAnsi="IRNazanin" w:cs="IRNazanin"/>
          <w:sz w:val="28"/>
          <w:szCs w:val="28"/>
          <w:rtl/>
          <w:rPrChange w:id="1376" w:author="Mohammad Mohammadi" w:date="2025-07-22T21:07:00Z">
            <w:rPr>
              <w:rFonts w:ascii="IRNazanin" w:hAnsi="IRNazanin" w:cs="IRNazanin"/>
              <w:sz w:val="28"/>
              <w:szCs w:val="28"/>
              <w:rtl/>
            </w:rPr>
          </w:rPrChange>
        </w:rPr>
        <w:t>در آن زمان</w:t>
      </w:r>
      <w:r w:rsidR="00902B2A" w:rsidRPr="00457BB8">
        <w:rPr>
          <w:rFonts w:ascii="IRNazanin" w:hAnsi="IRNazanin" w:cs="IRNazanin"/>
          <w:sz w:val="28"/>
          <w:szCs w:val="28"/>
          <w:rtl/>
          <w:rPrChange w:id="137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78" w:author="Mohammad Mohammadi" w:date="2025-07-22T21:07:00Z">
            <w:rPr>
              <w:rFonts w:ascii="IRNazanin" w:hAnsi="IRNazanin" w:cs="IRNazanin"/>
              <w:sz w:val="28"/>
              <w:szCs w:val="28"/>
              <w:rtl/>
            </w:rPr>
          </w:rPrChange>
        </w:rPr>
        <w:t>ها، برنج فراوان و بسیار ارزان بود. همسر زبتو، م</w:t>
      </w:r>
      <w:r w:rsidR="00902B2A" w:rsidRPr="00457BB8">
        <w:rPr>
          <w:rFonts w:ascii="IRNazanin" w:hAnsi="IRNazanin" w:cs="IRNazanin"/>
          <w:sz w:val="28"/>
          <w:szCs w:val="28"/>
          <w:rtl/>
          <w:rPrChange w:id="1379" w:author="Mohammad Mohammadi" w:date="2025-07-22T21:07:00Z">
            <w:rPr>
              <w:rFonts w:ascii="IRNazanin" w:hAnsi="IRNazanin" w:cs="IRNazanin"/>
              <w:sz w:val="28"/>
              <w:szCs w:val="28"/>
              <w:rtl/>
            </w:rPr>
          </w:rPrChange>
        </w:rPr>
        <w:t>ا</w:t>
      </w:r>
      <w:r w:rsidRPr="00457BB8">
        <w:rPr>
          <w:rFonts w:ascii="IRNazanin" w:hAnsi="IRNazanin" w:cs="IRNazanin"/>
          <w:sz w:val="28"/>
          <w:szCs w:val="28"/>
          <w:rtl/>
          <w:rPrChange w:id="1380" w:author="Mohammad Mohammadi" w:date="2025-07-22T21:07:00Z">
            <w:rPr>
              <w:rFonts w:ascii="IRNazanin" w:hAnsi="IRNazanin" w:cs="IRNazanin"/>
              <w:sz w:val="28"/>
              <w:szCs w:val="28"/>
              <w:rtl/>
            </w:rPr>
          </w:rPrChange>
        </w:rPr>
        <w:t>مدزی، برنج</w:t>
      </w:r>
      <w:r w:rsidR="00902B2A" w:rsidRPr="00457BB8">
        <w:rPr>
          <w:rFonts w:ascii="IRNazanin" w:hAnsi="IRNazanin" w:cs="IRNazanin"/>
          <w:sz w:val="28"/>
          <w:szCs w:val="28"/>
          <w:rtl/>
          <w:rPrChange w:id="138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82" w:author="Mohammad Mohammadi" w:date="2025-07-22T21:07:00Z">
            <w:rPr>
              <w:rFonts w:ascii="IRNazanin" w:hAnsi="IRNazanin" w:cs="IRNazanin"/>
              <w:sz w:val="28"/>
              <w:szCs w:val="28"/>
              <w:rtl/>
            </w:rPr>
          </w:rPrChange>
        </w:rPr>
        <w:t>های ما را نگه می</w:t>
      </w:r>
      <w:r w:rsidR="00902B2A" w:rsidRPr="00457BB8">
        <w:rPr>
          <w:rFonts w:ascii="IRNazanin" w:hAnsi="IRNazanin" w:cs="IRNazanin"/>
          <w:sz w:val="28"/>
          <w:szCs w:val="28"/>
          <w:rtl/>
          <w:rPrChange w:id="138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84" w:author="Mohammad Mohammadi" w:date="2025-07-22T21:07:00Z">
            <w:rPr>
              <w:rFonts w:ascii="IRNazanin" w:hAnsi="IRNazanin" w:cs="IRNazanin"/>
              <w:sz w:val="28"/>
              <w:szCs w:val="28"/>
              <w:rtl/>
            </w:rPr>
          </w:rPrChange>
        </w:rPr>
        <w:t>داشت. یک روز، کمی بعد از عروسی</w:t>
      </w:r>
      <w:r w:rsidR="00902B2A" w:rsidRPr="00457BB8">
        <w:rPr>
          <w:rFonts w:ascii="IRNazanin" w:hAnsi="IRNazanin" w:cs="IRNazanin"/>
          <w:sz w:val="28"/>
          <w:szCs w:val="28"/>
          <w:rtl/>
          <w:rPrChange w:id="138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386" w:author="Mohammad Mohammadi" w:date="2025-07-22T21:07:00Z">
            <w:rPr>
              <w:rFonts w:ascii="IRNazanin" w:hAnsi="IRNazanin" w:cs="IRNazanin"/>
              <w:sz w:val="28"/>
              <w:szCs w:val="28"/>
              <w:rtl/>
            </w:rPr>
          </w:rPrChange>
        </w:rPr>
        <w:t>ام، رفتم تا از او برنج بگیرم. زن بدجنسی بود! تازه</w:t>
      </w:r>
      <w:ins w:id="1387" w:author="Saeedi, Faiza" w:date="2025-06-05T23:58:00Z">
        <w:r w:rsidR="002F466B" w:rsidRPr="00457BB8">
          <w:rPr>
            <w:rFonts w:ascii="IRNazanin" w:hAnsi="IRNazanin" w:cs="IRNazanin" w:hint="cs"/>
            <w:sz w:val="28"/>
            <w:szCs w:val="28"/>
            <w:rPrChange w:id="1388" w:author="Mohammad Mohammadi" w:date="2025-07-22T21:07:00Z">
              <w:rPr>
                <w:rFonts w:ascii="IRNazanin" w:hAnsi="IRNazanin" w:cs="IRNazanin" w:hint="cs"/>
                <w:sz w:val="28"/>
                <w:szCs w:val="28"/>
              </w:rPr>
            </w:rPrChange>
          </w:rPr>
          <w:t>‌</w:t>
        </w:r>
      </w:ins>
      <w:del w:id="1389" w:author="Saeedi, Faiza" w:date="2025-06-05T23:58:00Z">
        <w:r w:rsidRPr="00457BB8" w:rsidDel="002F466B">
          <w:rPr>
            <w:rFonts w:ascii="IRNazanin" w:hAnsi="IRNazanin" w:cs="IRNazanin"/>
            <w:sz w:val="28"/>
            <w:szCs w:val="28"/>
            <w:rtl/>
            <w:rPrChange w:id="1390"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1391" w:author="Mohammad Mohammadi" w:date="2025-07-22T21:07:00Z">
            <w:rPr>
              <w:rFonts w:ascii="IRNazanin" w:hAnsi="IRNazanin" w:cs="IRNazanin"/>
              <w:sz w:val="28"/>
              <w:szCs w:val="28"/>
              <w:rtl/>
            </w:rPr>
          </w:rPrChange>
        </w:rPr>
        <w:t xml:space="preserve">عروس بودم و خیلی خجالتی. وقتی </w:t>
      </w:r>
      <w:r w:rsidR="00902B2A" w:rsidRPr="00457BB8">
        <w:rPr>
          <w:rFonts w:ascii="IRNazanin" w:hAnsi="IRNazanin" w:cs="IRNazanin"/>
          <w:sz w:val="28"/>
          <w:szCs w:val="28"/>
          <w:rtl/>
          <w:rPrChange w:id="1392" w:author="Mohammad Mohammadi" w:date="2025-07-22T21:07:00Z">
            <w:rPr>
              <w:rFonts w:ascii="IRNazanin" w:hAnsi="IRNazanin" w:cs="IRNazanin"/>
              <w:sz w:val="28"/>
              <w:szCs w:val="28"/>
              <w:rtl/>
            </w:rPr>
          </w:rPrChange>
        </w:rPr>
        <w:t>خریطه‌ی</w:t>
      </w:r>
      <w:r w:rsidRPr="00457BB8">
        <w:rPr>
          <w:rFonts w:ascii="IRNazanin" w:hAnsi="IRNazanin" w:cs="IRNazanin"/>
          <w:sz w:val="28"/>
          <w:szCs w:val="28"/>
          <w:rtl/>
          <w:rPrChange w:id="1393" w:author="Mohammad Mohammadi" w:date="2025-07-22T21:07:00Z">
            <w:rPr>
              <w:rFonts w:ascii="IRNazanin" w:hAnsi="IRNazanin" w:cs="IRNazanin"/>
              <w:sz w:val="28"/>
              <w:szCs w:val="28"/>
              <w:rtl/>
            </w:rPr>
          </w:rPrChange>
        </w:rPr>
        <w:t xml:space="preserve"> برنج را باز کردم، </w:t>
      </w:r>
      <w:r w:rsidR="00902B2A" w:rsidRPr="00457BB8">
        <w:rPr>
          <w:rFonts w:ascii="IRNazanin" w:hAnsi="IRNazanin" w:cs="IRNazanin"/>
          <w:sz w:val="28"/>
          <w:szCs w:val="28"/>
          <w:rtl/>
          <w:rPrChange w:id="1394" w:author="Mohammad Mohammadi" w:date="2025-07-22T21:07:00Z">
            <w:rPr>
              <w:rFonts w:ascii="IRNazanin" w:hAnsi="IRNazanin" w:cs="IRNazanin"/>
              <w:sz w:val="28"/>
              <w:szCs w:val="28"/>
              <w:rtl/>
            </w:rPr>
          </w:rPrChange>
        </w:rPr>
        <w:t>متوجه شدم که</w:t>
      </w:r>
      <w:r w:rsidR="00E11BB3" w:rsidRPr="00457BB8">
        <w:rPr>
          <w:rFonts w:ascii="IRNazanin" w:hAnsi="IRNazanin" w:cs="IRNazanin"/>
          <w:sz w:val="28"/>
          <w:szCs w:val="28"/>
          <w:rtl/>
          <w:rPrChange w:id="1395" w:author="Mohammad Mohammadi" w:date="2025-07-22T21:07:00Z">
            <w:rPr>
              <w:rFonts w:ascii="IRNazanin" w:hAnsi="IRNazanin" w:cs="IRNazanin"/>
              <w:sz w:val="28"/>
              <w:szCs w:val="28"/>
              <w:rtl/>
            </w:rPr>
          </w:rPrChange>
        </w:rPr>
        <w:t xml:space="preserve"> آدم‌ها</w:t>
      </w:r>
      <w:r w:rsidR="00E11BB3" w:rsidRPr="00457BB8">
        <w:rPr>
          <w:rFonts w:ascii="IRNazanin" w:hAnsi="IRNazanin" w:cs="IRNazanin" w:hint="cs"/>
          <w:sz w:val="28"/>
          <w:szCs w:val="28"/>
          <w:rtl/>
          <w:rPrChange w:id="1396" w:author="Mohammad Mohammadi" w:date="2025-07-22T21:07:00Z">
            <w:rPr>
              <w:rFonts w:ascii="IRNazanin" w:hAnsi="IRNazanin" w:cs="IRNazanin" w:hint="cs"/>
              <w:sz w:val="28"/>
              <w:szCs w:val="28"/>
              <w:rtl/>
            </w:rPr>
          </w:rPrChange>
        </w:rPr>
        <w:t>ی</w:t>
      </w:r>
      <w:r w:rsidR="00902B2A" w:rsidRPr="00457BB8">
        <w:rPr>
          <w:rFonts w:ascii="IRNazanin" w:hAnsi="IRNazanin" w:cs="IRNazanin"/>
          <w:sz w:val="28"/>
          <w:szCs w:val="28"/>
          <w:rtl/>
          <w:rPrChange w:id="1397" w:author="Mohammad Mohammadi" w:date="2025-07-22T21:07:00Z">
            <w:rPr>
              <w:rFonts w:ascii="IRNazanin" w:hAnsi="IRNazanin" w:cs="IRNazanin"/>
              <w:sz w:val="28"/>
              <w:szCs w:val="28"/>
              <w:rtl/>
            </w:rPr>
          </w:rPrChange>
        </w:rPr>
        <w:t xml:space="preserve"> دور و برم </w:t>
      </w:r>
      <w:r w:rsidR="00E11BB3" w:rsidRPr="00457BB8">
        <w:rPr>
          <w:rFonts w:ascii="IRNazanin" w:hAnsi="IRNazanin" w:cs="IRNazanin" w:hint="cs"/>
          <w:sz w:val="28"/>
          <w:szCs w:val="28"/>
          <w:rtl/>
          <w:rPrChange w:id="1398" w:author="Mohammad Mohammadi" w:date="2025-07-22T21:07:00Z">
            <w:rPr>
              <w:rFonts w:ascii="IRNazanin" w:hAnsi="IRNazanin" w:cs="IRNazanin" w:hint="cs"/>
              <w:sz w:val="28"/>
              <w:szCs w:val="28"/>
              <w:rtl/>
            </w:rPr>
          </w:rPrChange>
        </w:rPr>
        <w:t>نگاهم</w:t>
      </w:r>
      <w:r w:rsidR="00E11BB3" w:rsidRPr="00457BB8">
        <w:rPr>
          <w:rFonts w:ascii="IRNazanin" w:hAnsi="IRNazanin" w:cs="IRNazanin"/>
          <w:sz w:val="28"/>
          <w:szCs w:val="28"/>
          <w:rtl/>
          <w:rPrChange w:id="1399" w:author="Mohammad Mohammadi" w:date="2025-07-22T21:07:00Z">
            <w:rPr>
              <w:rFonts w:ascii="IRNazanin" w:hAnsi="IRNazanin" w:cs="IRNazanin"/>
              <w:sz w:val="28"/>
              <w:szCs w:val="28"/>
              <w:rtl/>
            </w:rPr>
          </w:rPrChange>
        </w:rPr>
        <w:t xml:space="preserve"> </w:t>
      </w:r>
      <w:r w:rsidR="00E11BB3" w:rsidRPr="00457BB8">
        <w:rPr>
          <w:rFonts w:ascii="IRNazanin" w:hAnsi="IRNazanin" w:cs="IRNazanin" w:hint="cs"/>
          <w:sz w:val="28"/>
          <w:szCs w:val="28"/>
          <w:rtl/>
          <w:rPrChange w:id="1400" w:author="Mohammad Mohammadi" w:date="2025-07-22T21:07:00Z">
            <w:rPr>
              <w:rFonts w:ascii="IRNazanin" w:hAnsi="IRNazanin" w:cs="IRNazanin" w:hint="cs"/>
              <w:sz w:val="28"/>
              <w:szCs w:val="28"/>
              <w:rtl/>
            </w:rPr>
          </w:rPrChange>
        </w:rPr>
        <w:t>می‌کنند</w:t>
      </w:r>
      <w:r w:rsidR="00902B2A" w:rsidRPr="00457BB8">
        <w:rPr>
          <w:rFonts w:ascii="IRNazanin" w:hAnsi="IRNazanin" w:cs="IRNazanin"/>
          <w:sz w:val="28"/>
          <w:szCs w:val="28"/>
          <w:rtl/>
          <w:rPrChange w:id="140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402" w:author="Mohammad Mohammadi" w:date="2025-07-22T21:07:00Z">
            <w:rPr>
              <w:rFonts w:ascii="IRNazanin" w:hAnsi="IRNazanin" w:cs="IRNazanin"/>
              <w:sz w:val="28"/>
              <w:szCs w:val="28"/>
              <w:rtl/>
            </w:rPr>
          </w:rPrChange>
        </w:rPr>
        <w:t xml:space="preserve"> موقع </w:t>
      </w:r>
      <w:r w:rsidR="00902B2A" w:rsidRPr="00457BB8">
        <w:rPr>
          <w:rFonts w:ascii="IRNazanin" w:hAnsi="IRNazanin" w:cs="IRNazanin"/>
          <w:sz w:val="28"/>
          <w:szCs w:val="28"/>
          <w:rtl/>
          <w:rPrChange w:id="1403" w:author="Mohammad Mohammadi" w:date="2025-07-22T21:07:00Z">
            <w:rPr>
              <w:rFonts w:ascii="IRNazanin" w:hAnsi="IRNazanin" w:cs="IRNazanin"/>
              <w:sz w:val="28"/>
              <w:szCs w:val="28"/>
              <w:rtl/>
            </w:rPr>
          </w:rPrChange>
        </w:rPr>
        <w:t>کشیدن</w:t>
      </w:r>
      <w:r w:rsidRPr="00457BB8">
        <w:rPr>
          <w:rFonts w:ascii="IRNazanin" w:hAnsi="IRNazanin" w:cs="IRNazanin"/>
          <w:sz w:val="28"/>
          <w:szCs w:val="28"/>
          <w:rtl/>
          <w:rPrChange w:id="1404" w:author="Mohammad Mohammadi" w:date="2025-07-22T21:07:00Z">
            <w:rPr>
              <w:rFonts w:ascii="IRNazanin" w:hAnsi="IRNazanin" w:cs="IRNazanin"/>
              <w:sz w:val="28"/>
              <w:szCs w:val="28"/>
              <w:rtl/>
            </w:rPr>
          </w:rPrChange>
        </w:rPr>
        <w:t xml:space="preserve"> برنج خجالت می</w:t>
      </w:r>
      <w:r w:rsidR="00902B2A" w:rsidRPr="00457BB8">
        <w:rPr>
          <w:rFonts w:ascii="IRNazanin" w:hAnsi="IRNazanin" w:cs="IRNazanin"/>
          <w:sz w:val="28"/>
          <w:szCs w:val="28"/>
          <w:rtl/>
          <w:rPrChange w:id="140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406" w:author="Mohammad Mohammadi" w:date="2025-07-22T21:07:00Z">
            <w:rPr>
              <w:rFonts w:ascii="IRNazanin" w:hAnsi="IRNazanin" w:cs="IRNazanin"/>
              <w:sz w:val="28"/>
              <w:szCs w:val="28"/>
              <w:rtl/>
            </w:rPr>
          </w:rPrChange>
        </w:rPr>
        <w:t xml:space="preserve">کشیدم، </w:t>
      </w:r>
      <w:r w:rsidR="003F6C0B" w:rsidRPr="00457BB8">
        <w:rPr>
          <w:rFonts w:ascii="IRNazanin" w:hAnsi="IRNazanin" w:cs="IRNazanin"/>
          <w:sz w:val="28"/>
          <w:szCs w:val="28"/>
          <w:rtl/>
          <w:rPrChange w:id="1407" w:author="Mohammad Mohammadi" w:date="2025-07-22T21:07:00Z">
            <w:rPr>
              <w:rFonts w:ascii="IRNazanin" w:hAnsi="IRNazanin" w:cs="IRNazanin"/>
              <w:sz w:val="28"/>
              <w:szCs w:val="28"/>
              <w:rtl/>
            </w:rPr>
          </w:rPrChange>
        </w:rPr>
        <w:t>برای همین</w:t>
      </w:r>
      <w:r w:rsidRPr="00457BB8">
        <w:rPr>
          <w:rFonts w:ascii="IRNazanin" w:hAnsi="IRNazanin" w:cs="IRNazanin"/>
          <w:sz w:val="28"/>
          <w:szCs w:val="28"/>
          <w:rtl/>
          <w:rPrChange w:id="1408" w:author="Mohammad Mohammadi" w:date="2025-07-22T21:07:00Z">
            <w:rPr>
              <w:rFonts w:ascii="IRNazanin" w:hAnsi="IRNazanin" w:cs="IRNazanin"/>
              <w:sz w:val="28"/>
              <w:szCs w:val="28"/>
              <w:rtl/>
            </w:rPr>
          </w:rPrChange>
        </w:rPr>
        <w:t xml:space="preserve"> </w:t>
      </w:r>
      <w:r w:rsidR="00855438" w:rsidRPr="00457BB8">
        <w:rPr>
          <w:rFonts w:ascii="IRNazanin" w:hAnsi="IRNazanin" w:cs="IRNazanin"/>
          <w:sz w:val="28"/>
          <w:szCs w:val="28"/>
          <w:rtl/>
          <w:rPrChange w:id="1409" w:author="Mohammad Mohammadi" w:date="2025-07-22T21:07:00Z">
            <w:rPr>
              <w:rFonts w:ascii="IRNazanin" w:hAnsi="IRNazanin" w:cs="IRNazanin"/>
              <w:sz w:val="28"/>
              <w:szCs w:val="28"/>
              <w:rtl/>
            </w:rPr>
          </w:rPrChange>
        </w:rPr>
        <w:t xml:space="preserve">وقتی </w:t>
      </w:r>
      <w:r w:rsidR="00E11BB3" w:rsidRPr="00457BB8">
        <w:rPr>
          <w:rFonts w:ascii="IRNazanin" w:hAnsi="IRNazanin" w:cs="IRNazanin" w:hint="cs"/>
          <w:sz w:val="28"/>
          <w:szCs w:val="28"/>
          <w:rtl/>
          <w:rPrChange w:id="1410" w:author="Mohammad Mohammadi" w:date="2025-07-22T21:07:00Z">
            <w:rPr>
              <w:rFonts w:ascii="IRNazanin" w:hAnsi="IRNazanin" w:cs="IRNazanin" w:hint="cs"/>
              <w:sz w:val="28"/>
              <w:szCs w:val="28"/>
              <w:rtl/>
            </w:rPr>
          </w:rPrChange>
        </w:rPr>
        <w:t>مقداری</w:t>
      </w:r>
      <w:r w:rsidRPr="00457BB8">
        <w:rPr>
          <w:rFonts w:ascii="IRNazanin" w:hAnsi="IRNazanin" w:cs="IRNazanin"/>
          <w:sz w:val="28"/>
          <w:szCs w:val="28"/>
          <w:rtl/>
          <w:rPrChange w:id="1411" w:author="Mohammad Mohammadi" w:date="2025-07-22T21:07:00Z">
            <w:rPr>
              <w:rFonts w:ascii="IRNazanin" w:hAnsi="IRNazanin" w:cs="IRNazanin"/>
              <w:sz w:val="28"/>
              <w:szCs w:val="28"/>
              <w:rtl/>
            </w:rPr>
          </w:rPrChange>
        </w:rPr>
        <w:t xml:space="preserve"> برنج </w:t>
      </w:r>
      <w:r w:rsidR="00855438" w:rsidRPr="00457BB8">
        <w:rPr>
          <w:rFonts w:ascii="IRNazanin" w:hAnsi="IRNazanin" w:cs="IRNazanin"/>
          <w:sz w:val="28"/>
          <w:szCs w:val="28"/>
          <w:rtl/>
          <w:rPrChange w:id="1412" w:author="Mohammad Mohammadi" w:date="2025-07-22T21:07:00Z">
            <w:rPr>
              <w:rFonts w:ascii="IRNazanin" w:hAnsi="IRNazanin" w:cs="IRNazanin"/>
              <w:sz w:val="28"/>
              <w:szCs w:val="28"/>
              <w:rtl/>
            </w:rPr>
          </w:rPrChange>
        </w:rPr>
        <w:t>بین</w:t>
      </w:r>
      <w:r w:rsidRPr="00457BB8">
        <w:rPr>
          <w:rFonts w:ascii="IRNazanin" w:hAnsi="IRNazanin" w:cs="IRNazanin"/>
          <w:sz w:val="28"/>
          <w:szCs w:val="28"/>
          <w:rtl/>
          <w:rPrChange w:id="1413" w:author="Mohammad Mohammadi" w:date="2025-07-22T21:07:00Z">
            <w:rPr>
              <w:rFonts w:ascii="IRNazanin" w:hAnsi="IRNazanin" w:cs="IRNazanin"/>
              <w:sz w:val="28"/>
              <w:szCs w:val="28"/>
              <w:rtl/>
            </w:rPr>
          </w:rPrChange>
        </w:rPr>
        <w:t xml:space="preserve"> </w:t>
      </w:r>
      <w:r w:rsidR="003F6C0B" w:rsidRPr="00457BB8">
        <w:rPr>
          <w:rFonts w:ascii="IRNazanin" w:hAnsi="IRNazanin" w:cs="IRNazanin"/>
          <w:sz w:val="28"/>
          <w:szCs w:val="28"/>
          <w:rtl/>
          <w:rPrChange w:id="1414" w:author="Mohammad Mohammadi" w:date="2025-07-22T21:07:00Z">
            <w:rPr>
              <w:rFonts w:ascii="IRNazanin" w:hAnsi="IRNazanin" w:cs="IRNazanin"/>
              <w:sz w:val="28"/>
              <w:szCs w:val="28"/>
              <w:rtl/>
            </w:rPr>
          </w:rPrChange>
        </w:rPr>
        <w:t>دستبندهای</w:t>
      </w:r>
      <w:r w:rsidR="00855438" w:rsidRPr="00457BB8">
        <w:rPr>
          <w:rFonts w:ascii="IRNazanin" w:hAnsi="IRNazanin" w:cs="IRNazanin"/>
          <w:sz w:val="28"/>
          <w:szCs w:val="28"/>
          <w:rtl/>
          <w:rPrChange w:id="1415" w:author="Mohammad Mohammadi" w:date="2025-07-22T21:07:00Z">
            <w:rPr>
              <w:rFonts w:ascii="IRNazanin" w:hAnsi="IRNazanin" w:cs="IRNazanin"/>
              <w:sz w:val="28"/>
              <w:szCs w:val="28"/>
              <w:rtl/>
            </w:rPr>
          </w:rPrChange>
        </w:rPr>
        <w:t>م</w:t>
      </w:r>
      <w:r w:rsidRPr="00457BB8">
        <w:rPr>
          <w:rFonts w:ascii="IRNazanin" w:hAnsi="IRNazanin" w:cs="IRNazanin"/>
          <w:sz w:val="28"/>
          <w:szCs w:val="28"/>
          <w:rtl/>
          <w:rPrChange w:id="1416" w:author="Mohammad Mohammadi" w:date="2025-07-22T21:07:00Z">
            <w:rPr>
              <w:rFonts w:ascii="IRNazanin" w:hAnsi="IRNazanin" w:cs="IRNazanin"/>
              <w:sz w:val="28"/>
              <w:szCs w:val="28"/>
              <w:rtl/>
            </w:rPr>
          </w:rPrChange>
        </w:rPr>
        <w:t xml:space="preserve"> رفت</w:t>
      </w:r>
      <w:r w:rsidR="00855438" w:rsidRPr="00457BB8">
        <w:rPr>
          <w:rFonts w:ascii="IRNazanin" w:hAnsi="IRNazanin" w:cs="IRNazanin"/>
          <w:sz w:val="28"/>
          <w:szCs w:val="28"/>
          <w:rtl/>
          <w:rPrChange w:id="1417" w:author="Mohammad Mohammadi" w:date="2025-07-22T21:07:00Z">
            <w:rPr>
              <w:rFonts w:ascii="IRNazanin" w:hAnsi="IRNazanin" w:cs="IRNazanin"/>
              <w:sz w:val="28"/>
              <w:szCs w:val="28"/>
              <w:rtl/>
            </w:rPr>
          </w:rPrChange>
        </w:rPr>
        <w:t>، متوجه نشدم</w:t>
      </w:r>
      <w:r w:rsidRPr="00457BB8">
        <w:rPr>
          <w:rFonts w:ascii="IRNazanin" w:hAnsi="IRNazanin" w:cs="IRNazanin"/>
          <w:sz w:val="28"/>
          <w:szCs w:val="28"/>
          <w:rtl/>
          <w:rPrChange w:id="1418" w:author="Mohammad Mohammadi" w:date="2025-07-22T21:07:00Z">
            <w:rPr>
              <w:rFonts w:ascii="IRNazanin" w:hAnsi="IRNazanin" w:cs="IRNazanin"/>
              <w:sz w:val="28"/>
              <w:szCs w:val="28"/>
              <w:rtl/>
            </w:rPr>
          </w:rPrChange>
        </w:rPr>
        <w:t xml:space="preserve">. وقتی کاسه را </w:t>
      </w:r>
      <w:r w:rsidR="00434C66" w:rsidRPr="00457BB8">
        <w:rPr>
          <w:rFonts w:ascii="IRNazanin" w:hAnsi="IRNazanin" w:cs="IRNazanin" w:hint="cs"/>
          <w:sz w:val="28"/>
          <w:szCs w:val="28"/>
          <w:rtl/>
          <w:rPrChange w:id="1419" w:author="Mohammad Mohammadi" w:date="2025-07-22T21:07:00Z">
            <w:rPr>
              <w:rFonts w:ascii="IRNazanin" w:hAnsi="IRNazanin" w:cs="IRNazanin" w:hint="cs"/>
              <w:sz w:val="28"/>
              <w:szCs w:val="28"/>
              <w:rtl/>
            </w:rPr>
          </w:rPrChange>
        </w:rPr>
        <w:t>سر</w:t>
      </w:r>
      <w:r w:rsidRPr="00457BB8">
        <w:rPr>
          <w:rFonts w:ascii="IRNazanin" w:hAnsi="IRNazanin" w:cs="IRNazanin"/>
          <w:sz w:val="28"/>
          <w:szCs w:val="28"/>
          <w:rtl/>
          <w:rPrChange w:id="1420" w:author="Mohammad Mohammadi" w:date="2025-07-22T21:07:00Z">
            <w:rPr>
              <w:rFonts w:ascii="IRNazanin" w:hAnsi="IRNazanin" w:cs="IRNazanin"/>
              <w:sz w:val="28"/>
              <w:szCs w:val="28"/>
              <w:rtl/>
            </w:rPr>
          </w:rPrChange>
        </w:rPr>
        <w:t xml:space="preserve"> شانه</w:t>
      </w:r>
      <w:r w:rsidR="003F6C0B" w:rsidRPr="00457BB8">
        <w:rPr>
          <w:rFonts w:ascii="IRNazanin" w:hAnsi="IRNazanin" w:cs="IRNazanin"/>
          <w:sz w:val="28"/>
          <w:szCs w:val="28"/>
          <w:rtl/>
          <w:rPrChange w:id="142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422" w:author="Mohammad Mohammadi" w:date="2025-07-22T21:07:00Z">
            <w:rPr>
              <w:rFonts w:ascii="IRNazanin" w:hAnsi="IRNazanin" w:cs="IRNazanin"/>
              <w:sz w:val="28"/>
              <w:szCs w:val="28"/>
              <w:rtl/>
            </w:rPr>
          </w:rPrChange>
        </w:rPr>
        <w:t xml:space="preserve">ام بلند کردم، </w:t>
      </w:r>
      <w:r w:rsidR="003F6C0B" w:rsidRPr="00457BB8">
        <w:rPr>
          <w:rFonts w:ascii="IRNazanin" w:hAnsi="IRNazanin" w:cs="IRNazanin"/>
          <w:sz w:val="28"/>
          <w:szCs w:val="28"/>
          <w:rtl/>
          <w:rPrChange w:id="1423" w:author="Mohammad Mohammadi" w:date="2025-07-22T21:07:00Z">
            <w:rPr>
              <w:rFonts w:ascii="IRNazanin" w:hAnsi="IRNazanin" w:cs="IRNazanin"/>
              <w:sz w:val="28"/>
              <w:szCs w:val="28"/>
              <w:rtl/>
            </w:rPr>
          </w:rPrChange>
        </w:rPr>
        <w:t>کمی</w:t>
      </w:r>
      <w:r w:rsidRPr="00457BB8">
        <w:rPr>
          <w:rFonts w:ascii="IRNazanin" w:hAnsi="IRNazanin" w:cs="IRNazanin"/>
          <w:sz w:val="28"/>
          <w:szCs w:val="28"/>
          <w:rtl/>
          <w:rPrChange w:id="1424" w:author="Mohammad Mohammadi" w:date="2025-07-22T21:07:00Z">
            <w:rPr>
              <w:rFonts w:ascii="IRNazanin" w:hAnsi="IRNazanin" w:cs="IRNazanin"/>
              <w:sz w:val="28"/>
              <w:szCs w:val="28"/>
              <w:rtl/>
            </w:rPr>
          </w:rPrChange>
        </w:rPr>
        <w:t xml:space="preserve"> برنج ریخت. </w:t>
      </w:r>
      <w:r w:rsidR="003F6C0B" w:rsidRPr="00457BB8">
        <w:rPr>
          <w:rFonts w:ascii="IRNazanin" w:hAnsi="IRNazanin" w:cs="IRNazanin"/>
          <w:sz w:val="28"/>
          <w:szCs w:val="28"/>
          <w:rtl/>
          <w:rPrChange w:id="1425" w:author="Mohammad Mohammadi" w:date="2025-07-22T21:07:00Z">
            <w:rPr>
              <w:rFonts w:ascii="IRNazanin" w:hAnsi="IRNazanin" w:cs="IRNazanin"/>
              <w:sz w:val="28"/>
              <w:szCs w:val="28"/>
              <w:rtl/>
            </w:rPr>
          </w:rPrChange>
        </w:rPr>
        <w:t>مقداری از آن را</w:t>
      </w:r>
      <w:r w:rsidRPr="00457BB8">
        <w:rPr>
          <w:rFonts w:ascii="IRNazanin" w:hAnsi="IRNazanin" w:cs="IRNazanin"/>
          <w:sz w:val="28"/>
          <w:szCs w:val="28"/>
          <w:rtl/>
          <w:rPrChange w:id="1426" w:author="Mohammad Mohammadi" w:date="2025-07-22T21:07:00Z">
            <w:rPr>
              <w:rFonts w:ascii="IRNazanin" w:hAnsi="IRNazanin" w:cs="IRNazanin"/>
              <w:sz w:val="28"/>
              <w:szCs w:val="28"/>
              <w:rtl/>
            </w:rPr>
          </w:rPrChange>
        </w:rPr>
        <w:t xml:space="preserve"> که ریخته بود برداشتم، اما </w:t>
      </w:r>
      <w:r w:rsidR="003F6C0B" w:rsidRPr="00457BB8">
        <w:rPr>
          <w:rFonts w:ascii="IRNazanin" w:hAnsi="IRNazanin" w:cs="IRNazanin"/>
          <w:sz w:val="28"/>
          <w:szCs w:val="28"/>
          <w:rtl/>
          <w:rPrChange w:id="1427" w:author="Mohammad Mohammadi" w:date="2025-07-22T21:07:00Z">
            <w:rPr>
              <w:rFonts w:ascii="IRNazanin" w:hAnsi="IRNazanin" w:cs="IRNazanin"/>
              <w:sz w:val="28"/>
              <w:szCs w:val="28"/>
              <w:rtl/>
            </w:rPr>
          </w:rPrChange>
        </w:rPr>
        <w:t>تمامش را نه</w:t>
      </w:r>
      <w:r w:rsidRPr="00457BB8">
        <w:rPr>
          <w:rFonts w:ascii="IRNazanin" w:hAnsi="IRNazanin" w:cs="IRNazanin"/>
          <w:sz w:val="28"/>
          <w:szCs w:val="28"/>
          <w:rtl/>
          <w:rPrChange w:id="1428" w:author="Mohammad Mohammadi" w:date="2025-07-22T21:07:00Z">
            <w:rPr>
              <w:rFonts w:ascii="IRNazanin" w:hAnsi="IRNazanin" w:cs="IRNazanin"/>
              <w:sz w:val="28"/>
              <w:szCs w:val="28"/>
              <w:rtl/>
            </w:rPr>
          </w:rPrChange>
        </w:rPr>
        <w:t xml:space="preserve">؛ فکر کردم </w:t>
      </w:r>
      <w:r w:rsidR="003F6C0B" w:rsidRPr="00457BB8">
        <w:rPr>
          <w:rFonts w:ascii="IRNazanin" w:hAnsi="IRNazanin" w:cs="IRNazanin"/>
          <w:sz w:val="28"/>
          <w:szCs w:val="28"/>
          <w:rtl/>
          <w:rPrChange w:id="1429" w:author="Mohammad Mohammadi" w:date="2025-07-22T21:07:00Z">
            <w:rPr>
              <w:rFonts w:ascii="IRNazanin" w:hAnsi="IRNazanin" w:cs="IRNazanin"/>
              <w:sz w:val="28"/>
              <w:szCs w:val="28"/>
              <w:rtl/>
            </w:rPr>
          </w:rPrChange>
        </w:rPr>
        <w:t>مهم نیس</w:t>
      </w:r>
      <w:r w:rsidR="00E73133" w:rsidRPr="00457BB8">
        <w:rPr>
          <w:rFonts w:ascii="IRNazanin" w:hAnsi="IRNazanin" w:cs="IRNazanin"/>
          <w:sz w:val="28"/>
          <w:szCs w:val="28"/>
          <w:rtl/>
          <w:rPrChange w:id="1430" w:author="Mohammad Mohammadi" w:date="2025-07-22T21:07:00Z">
            <w:rPr>
              <w:rFonts w:ascii="IRNazanin" w:hAnsi="IRNazanin" w:cs="IRNazanin"/>
              <w:sz w:val="28"/>
              <w:szCs w:val="28"/>
              <w:rtl/>
            </w:rPr>
          </w:rPrChange>
        </w:rPr>
        <w:t>ت.</w:t>
      </w:r>
    </w:p>
    <w:p w14:paraId="6CAE2DAF" w14:textId="317CE491" w:rsidR="00E73133" w:rsidRPr="00457BB8" w:rsidRDefault="00E73133" w:rsidP="00822D5D">
      <w:pPr>
        <w:bidi/>
        <w:jc w:val="both"/>
        <w:rPr>
          <w:rFonts w:ascii="IRNazanin" w:hAnsi="IRNazanin" w:cs="IRNazanin"/>
          <w:sz w:val="28"/>
          <w:szCs w:val="28"/>
          <w:rPrChange w:id="1431" w:author="Mohammad Mohammadi" w:date="2025-07-22T21:07:00Z">
            <w:rPr>
              <w:rFonts w:ascii="IRNazanin" w:hAnsi="IRNazanin" w:cs="IRNazanin"/>
              <w:sz w:val="28"/>
              <w:szCs w:val="28"/>
            </w:rPr>
          </w:rPrChange>
        </w:rPr>
      </w:pPr>
      <w:r w:rsidRPr="00457BB8">
        <w:rPr>
          <w:rFonts w:ascii="IRNazanin" w:hAnsi="IRNazanin" w:cs="IRNazanin"/>
          <w:sz w:val="28"/>
          <w:szCs w:val="28"/>
          <w:rtl/>
          <w:rPrChange w:id="1432" w:author="Mohammad Mohammadi" w:date="2025-07-22T21:07:00Z">
            <w:rPr>
              <w:rFonts w:ascii="IRNazanin" w:hAnsi="IRNazanin" w:cs="IRNazanin"/>
              <w:sz w:val="28"/>
              <w:szCs w:val="28"/>
              <w:rtl/>
            </w:rPr>
          </w:rPrChange>
        </w:rPr>
        <w:t xml:space="preserve">وقتی به خانه برگشتم، شیر برنج پختم. بعد از رفتنم، مامدزی به </w:t>
      </w:r>
      <w:r w:rsidR="00822D5D" w:rsidRPr="00457BB8">
        <w:rPr>
          <w:rFonts w:ascii="IRNazanin" w:hAnsi="IRNazanin" w:cs="IRNazanin"/>
          <w:sz w:val="28"/>
          <w:szCs w:val="28"/>
          <w:rtl/>
          <w:rPrChange w:id="1433" w:author="Mohammad Mohammadi" w:date="2025-07-22T21:07:00Z">
            <w:rPr>
              <w:rFonts w:ascii="IRNazanin" w:hAnsi="IRNazanin" w:cs="IRNazanin"/>
              <w:sz w:val="28"/>
              <w:szCs w:val="28"/>
              <w:rtl/>
            </w:rPr>
          </w:rPrChange>
        </w:rPr>
        <w:t>شوهرش</w:t>
      </w:r>
      <w:r w:rsidRPr="00457BB8">
        <w:rPr>
          <w:rFonts w:ascii="IRNazanin" w:hAnsi="IRNazanin" w:cs="IRNazanin"/>
          <w:sz w:val="28"/>
          <w:szCs w:val="28"/>
          <w:rtl/>
          <w:rPrChange w:id="1434" w:author="Mohammad Mohammadi" w:date="2025-07-22T21:07:00Z">
            <w:rPr>
              <w:rFonts w:ascii="IRNazanin" w:hAnsi="IRNazanin" w:cs="IRNazanin"/>
              <w:sz w:val="28"/>
              <w:szCs w:val="28"/>
              <w:rtl/>
            </w:rPr>
          </w:rPrChange>
        </w:rPr>
        <w:t xml:space="preserve"> گفته بود: «</w:t>
      </w:r>
      <w:r w:rsidR="00822D5D" w:rsidRPr="00457BB8">
        <w:rPr>
          <w:rFonts w:ascii="IRNazanin" w:hAnsi="IRNazanin" w:cs="IRNazanin"/>
          <w:sz w:val="28"/>
          <w:szCs w:val="28"/>
          <w:rtl/>
          <w:rPrChange w:id="1435" w:author="Mohammad Mohammadi" w:date="2025-07-22T21:07:00Z">
            <w:rPr>
              <w:rFonts w:ascii="IRNazanin" w:hAnsi="IRNazanin" w:cs="IRNazanin"/>
              <w:sz w:val="28"/>
              <w:szCs w:val="28"/>
              <w:rtl/>
            </w:rPr>
          </w:rPrChange>
        </w:rPr>
        <w:t>حاجی، ای عروس ره دیدی؟</w:t>
      </w:r>
      <w:r w:rsidRPr="00457BB8">
        <w:rPr>
          <w:rFonts w:ascii="IRNazanin" w:hAnsi="IRNazanin" w:cs="IRNazanin"/>
          <w:sz w:val="28"/>
          <w:szCs w:val="28"/>
          <w:rtl/>
          <w:rPrChange w:id="1436" w:author="Mohammad Mohammadi" w:date="2025-07-22T21:07:00Z">
            <w:rPr>
              <w:rFonts w:ascii="IRNazanin" w:hAnsi="IRNazanin" w:cs="IRNazanin"/>
              <w:sz w:val="28"/>
              <w:szCs w:val="28"/>
              <w:rtl/>
            </w:rPr>
          </w:rPrChange>
        </w:rPr>
        <w:t>»</w:t>
      </w:r>
      <w:r w:rsidR="00822D5D" w:rsidRPr="00457BB8">
        <w:rPr>
          <w:rFonts w:ascii="IRNazanin" w:hAnsi="IRNazanin" w:cs="IRNazanin"/>
          <w:sz w:val="28"/>
          <w:szCs w:val="28"/>
          <w:rtl/>
          <w:rPrChange w:id="143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lang w:bidi="fa-IR"/>
          <w:rPrChange w:id="1438" w:author="Mohammad Mohammadi" w:date="2025-07-22T21:07:00Z">
            <w:rPr>
              <w:rFonts w:ascii="IRNazanin" w:hAnsi="IRNazanin" w:cs="IRNazanin"/>
              <w:sz w:val="28"/>
              <w:szCs w:val="28"/>
              <w:rtl/>
              <w:lang w:bidi="fa-IR"/>
            </w:rPr>
          </w:rPrChange>
        </w:rPr>
        <w:t>حاجی گفت: «مگر چ</w:t>
      </w:r>
      <w:r w:rsidR="00822D5D" w:rsidRPr="00457BB8">
        <w:rPr>
          <w:rFonts w:ascii="IRNazanin" w:hAnsi="IRNazanin" w:cs="IRNazanin"/>
          <w:sz w:val="28"/>
          <w:szCs w:val="28"/>
          <w:rtl/>
          <w:lang w:bidi="fa-IR"/>
          <w:rPrChange w:id="1439" w:author="Mohammad Mohammadi" w:date="2025-07-22T21:07:00Z">
            <w:rPr>
              <w:rFonts w:ascii="IRNazanin" w:hAnsi="IRNazanin" w:cs="IRNazanin"/>
              <w:sz w:val="28"/>
              <w:szCs w:val="28"/>
              <w:rtl/>
              <w:lang w:bidi="fa-IR"/>
            </w:rPr>
          </w:rPrChange>
        </w:rPr>
        <w:t>ی</w:t>
      </w:r>
      <w:r w:rsidRPr="00457BB8">
        <w:rPr>
          <w:rFonts w:ascii="IRNazanin" w:hAnsi="IRNazanin" w:cs="IRNazanin"/>
          <w:sz w:val="28"/>
          <w:szCs w:val="28"/>
          <w:rtl/>
          <w:lang w:bidi="fa-IR"/>
          <w:rPrChange w:id="1440" w:author="Mohammad Mohammadi" w:date="2025-07-22T21:07:00Z">
            <w:rPr>
              <w:rFonts w:ascii="IRNazanin" w:hAnsi="IRNazanin" w:cs="IRNazanin"/>
              <w:sz w:val="28"/>
              <w:szCs w:val="28"/>
              <w:rtl/>
              <w:lang w:bidi="fa-IR"/>
            </w:rPr>
          </w:rPrChange>
        </w:rPr>
        <w:t xml:space="preserve"> </w:t>
      </w:r>
      <w:del w:id="1441" w:author="Saeedi, Faiza" w:date="2025-06-05T23:58:00Z">
        <w:r w:rsidRPr="00457BB8" w:rsidDel="002F466B">
          <w:rPr>
            <w:rFonts w:ascii="IRNazanin" w:hAnsi="IRNazanin" w:cs="IRNazanin"/>
            <w:sz w:val="28"/>
            <w:szCs w:val="28"/>
            <w:rtl/>
            <w:lang w:bidi="fa-IR"/>
            <w:rPrChange w:id="1442" w:author="Mohammad Mohammadi" w:date="2025-07-22T21:07:00Z">
              <w:rPr>
                <w:rFonts w:ascii="IRNazanin" w:hAnsi="IRNazanin" w:cs="IRNazanin"/>
                <w:sz w:val="28"/>
                <w:szCs w:val="28"/>
                <w:rtl/>
                <w:lang w:bidi="fa-IR"/>
              </w:rPr>
            </w:rPrChange>
          </w:rPr>
          <w:delText>کرده</w:delText>
        </w:r>
      </w:del>
      <w:ins w:id="1443" w:author="Saeedi, Faiza" w:date="2025-06-05T23:58:00Z">
        <w:r w:rsidR="002F466B" w:rsidRPr="00457BB8">
          <w:rPr>
            <w:rFonts w:ascii="IRNazanin" w:hAnsi="IRNazanin" w:cs="IRNazanin" w:hint="cs"/>
            <w:sz w:val="28"/>
            <w:szCs w:val="28"/>
            <w:rtl/>
            <w:lang w:bidi="fa-IR"/>
            <w:rPrChange w:id="1444" w:author="Mohammad Mohammadi" w:date="2025-07-22T21:07:00Z">
              <w:rPr>
                <w:rFonts w:ascii="IRNazanin" w:hAnsi="IRNazanin" w:cs="IRNazanin" w:hint="cs"/>
                <w:sz w:val="28"/>
                <w:szCs w:val="28"/>
                <w:rtl/>
                <w:lang w:bidi="fa-IR"/>
              </w:rPr>
            </w:rPrChange>
          </w:rPr>
          <w:t>شده</w:t>
        </w:r>
      </w:ins>
      <w:r w:rsidRPr="00457BB8">
        <w:rPr>
          <w:rFonts w:ascii="IRNazanin" w:hAnsi="IRNazanin" w:cs="IRNazanin"/>
          <w:sz w:val="28"/>
          <w:szCs w:val="28"/>
          <w:rtl/>
          <w:lang w:bidi="fa-IR"/>
          <w:rPrChange w:id="1445" w:author="Mohammad Mohammadi" w:date="2025-07-22T21:07:00Z">
            <w:rPr>
              <w:rFonts w:ascii="IRNazanin" w:hAnsi="IRNazanin" w:cs="IRNazanin"/>
              <w:sz w:val="28"/>
              <w:szCs w:val="28"/>
              <w:rtl/>
              <w:lang w:bidi="fa-IR"/>
            </w:rPr>
          </w:rPrChange>
        </w:rPr>
        <w:t>؟» مامدزی گفت: «</w:t>
      </w:r>
      <w:r w:rsidR="00822D5D" w:rsidRPr="00457BB8">
        <w:rPr>
          <w:rFonts w:ascii="IRNazanin" w:hAnsi="IRNazanin" w:cs="IRNazanin"/>
          <w:sz w:val="28"/>
          <w:szCs w:val="28"/>
          <w:rtl/>
          <w:lang w:bidi="fa-IR"/>
          <w:rPrChange w:id="1446" w:author="Mohammad Mohammadi" w:date="2025-07-22T21:07:00Z">
            <w:rPr>
              <w:rFonts w:ascii="IRNazanin" w:hAnsi="IRNazanin" w:cs="IRNazanin"/>
              <w:sz w:val="28"/>
              <w:szCs w:val="28"/>
              <w:rtl/>
              <w:lang w:bidi="fa-IR"/>
            </w:rPr>
          </w:rPrChange>
        </w:rPr>
        <w:t>ند</w:t>
      </w:r>
      <w:r w:rsidR="00822D5D" w:rsidRPr="00457BB8">
        <w:rPr>
          <w:rFonts w:ascii="IRNazanin" w:hAnsi="IRNazanin" w:cs="IRNazanin" w:hint="cs"/>
          <w:sz w:val="28"/>
          <w:szCs w:val="28"/>
          <w:rtl/>
          <w:lang w:bidi="fa-IR"/>
          <w:rPrChange w:id="1447" w:author="Mohammad Mohammadi" w:date="2025-07-22T21:07:00Z">
            <w:rPr>
              <w:rFonts w:ascii="IRNazanin" w:hAnsi="IRNazanin" w:cs="IRNazanin" w:hint="cs"/>
              <w:sz w:val="28"/>
              <w:szCs w:val="28"/>
              <w:rtl/>
              <w:lang w:bidi="fa-IR"/>
            </w:rPr>
          </w:rPrChange>
        </w:rPr>
        <w:t>یدی</w:t>
      </w:r>
      <w:r w:rsidR="00822D5D" w:rsidRPr="00457BB8">
        <w:rPr>
          <w:rFonts w:ascii="IRNazanin" w:hAnsi="IRNazanin" w:cs="IRNazanin"/>
          <w:sz w:val="28"/>
          <w:szCs w:val="28"/>
          <w:rtl/>
          <w:lang w:bidi="fa-IR"/>
          <w:rPrChange w:id="1448" w:author="Mohammad Mohammadi" w:date="2025-07-22T21:07:00Z">
            <w:rPr>
              <w:rFonts w:ascii="IRNazanin" w:hAnsi="IRNazanin" w:cs="IRNazanin"/>
              <w:sz w:val="28"/>
              <w:szCs w:val="28"/>
              <w:rtl/>
              <w:lang w:bidi="fa-IR"/>
            </w:rPr>
          </w:rPrChange>
        </w:rPr>
        <w:t xml:space="preserve"> که </w:t>
      </w:r>
      <w:del w:id="1449" w:author="Saeedi, Faiza" w:date="2025-06-29T22:35:00Z">
        <w:r w:rsidRPr="00457BB8" w:rsidDel="009D6B91">
          <w:rPr>
            <w:rFonts w:ascii="IRNazanin" w:hAnsi="IRNazanin" w:cs="IRNazanin"/>
            <w:sz w:val="28"/>
            <w:szCs w:val="28"/>
            <w:rtl/>
            <w:lang w:bidi="fa-IR"/>
            <w:rPrChange w:id="1450" w:author="Mohammad Mohammadi" w:date="2025-07-22T21:07:00Z">
              <w:rPr>
                <w:rFonts w:ascii="IRNazanin" w:hAnsi="IRNazanin" w:cs="IRNazanin"/>
                <w:sz w:val="28"/>
                <w:szCs w:val="28"/>
                <w:rtl/>
                <w:lang w:bidi="fa-IR"/>
              </w:rPr>
            </w:rPrChange>
          </w:rPr>
          <w:delText xml:space="preserve">برنج </w:delText>
        </w:r>
        <w:r w:rsidR="00822D5D" w:rsidRPr="00457BB8" w:rsidDel="009D6B91">
          <w:rPr>
            <w:rFonts w:ascii="IRNazanin" w:hAnsi="IRNazanin" w:cs="IRNazanin"/>
            <w:sz w:val="28"/>
            <w:szCs w:val="28"/>
            <w:rtl/>
            <w:lang w:bidi="fa-IR"/>
            <w:rPrChange w:id="1451" w:author="Mohammad Mohammadi" w:date="2025-07-22T21:07:00Z">
              <w:rPr>
                <w:rFonts w:ascii="IRNazanin" w:hAnsi="IRNazanin" w:cs="IRNazanin"/>
                <w:sz w:val="28"/>
                <w:szCs w:val="28"/>
                <w:rtl/>
                <w:lang w:bidi="fa-IR"/>
              </w:rPr>
            </w:rPrChange>
          </w:rPr>
          <w:delText>کش</w:delText>
        </w:r>
        <w:r w:rsidR="00822D5D" w:rsidRPr="00457BB8" w:rsidDel="009D6B91">
          <w:rPr>
            <w:rFonts w:ascii="IRNazanin" w:hAnsi="IRNazanin" w:cs="IRNazanin" w:hint="cs"/>
            <w:sz w:val="28"/>
            <w:szCs w:val="28"/>
            <w:rtl/>
            <w:lang w:bidi="fa-IR"/>
            <w:rPrChange w:id="1452" w:author="Mohammad Mohammadi" w:date="2025-07-22T21:07:00Z">
              <w:rPr>
                <w:rFonts w:ascii="IRNazanin" w:hAnsi="IRNazanin" w:cs="IRNazanin" w:hint="cs"/>
                <w:sz w:val="28"/>
                <w:szCs w:val="28"/>
                <w:rtl/>
                <w:lang w:bidi="fa-IR"/>
              </w:rPr>
            </w:rPrChange>
          </w:rPr>
          <w:delText>ید</w:delText>
        </w:r>
      </w:del>
      <w:ins w:id="1453" w:author="Saeedi, Faiza" w:date="2025-06-29T22:35:00Z">
        <w:r w:rsidR="009D6B91" w:rsidRPr="00457BB8">
          <w:rPr>
            <w:rFonts w:ascii="IRNazanin" w:hAnsi="IRNazanin" w:cs="IRNazanin" w:hint="cs"/>
            <w:sz w:val="28"/>
            <w:szCs w:val="28"/>
            <w:rtl/>
            <w:lang w:bidi="fa-IR"/>
            <w:rPrChange w:id="1454" w:author="Mohammad Mohammadi" w:date="2025-07-22T21:07:00Z">
              <w:rPr>
                <w:rFonts w:ascii="IRNazanin" w:hAnsi="IRNazanin" w:cs="IRNazanin" w:hint="cs"/>
                <w:sz w:val="28"/>
                <w:szCs w:val="28"/>
                <w:highlight w:val="green"/>
                <w:rtl/>
                <w:lang w:bidi="fa-IR"/>
              </w:rPr>
            </w:rPrChange>
          </w:rPr>
          <w:t>وقت</w:t>
        </w:r>
        <w:r w:rsidR="009D6B91" w:rsidRPr="00457BB8">
          <w:rPr>
            <w:rFonts w:ascii="IRNazanin" w:hAnsi="IRNazanin" w:cs="IRNazanin"/>
            <w:sz w:val="28"/>
            <w:szCs w:val="28"/>
            <w:rtl/>
            <w:lang w:bidi="fa-IR"/>
            <w:rPrChange w:id="1455" w:author="Mohammad Mohammadi" w:date="2025-07-22T21:07:00Z">
              <w:rPr>
                <w:rFonts w:ascii="IRNazanin" w:hAnsi="IRNazanin" w:cs="IRNazanin"/>
                <w:sz w:val="28"/>
                <w:szCs w:val="28"/>
                <w:highlight w:val="green"/>
                <w:rtl/>
                <w:lang w:bidi="fa-IR"/>
              </w:rPr>
            </w:rPrChange>
          </w:rPr>
          <w:t xml:space="preserve"> </w:t>
        </w:r>
        <w:r w:rsidR="009D6B91" w:rsidRPr="00457BB8">
          <w:rPr>
            <w:rFonts w:ascii="IRNazanin" w:hAnsi="IRNazanin" w:cs="IRNazanin" w:hint="cs"/>
            <w:sz w:val="28"/>
            <w:szCs w:val="28"/>
            <w:rtl/>
            <w:lang w:bidi="fa-IR"/>
            <w:rPrChange w:id="1456" w:author="Mohammad Mohammadi" w:date="2025-07-22T21:07:00Z">
              <w:rPr>
                <w:rFonts w:ascii="IRNazanin" w:hAnsi="IRNazanin" w:cs="IRNazanin" w:hint="cs"/>
                <w:sz w:val="28"/>
                <w:szCs w:val="28"/>
                <w:highlight w:val="green"/>
                <w:rtl/>
                <w:lang w:bidi="fa-IR"/>
              </w:rPr>
            </w:rPrChange>
          </w:rPr>
          <w:t>برنج</w:t>
        </w:r>
        <w:r w:rsidR="009D6B91" w:rsidRPr="00457BB8">
          <w:rPr>
            <w:rFonts w:ascii="IRNazanin" w:hAnsi="IRNazanin" w:cs="IRNazanin"/>
            <w:sz w:val="28"/>
            <w:szCs w:val="28"/>
            <w:rtl/>
            <w:lang w:bidi="fa-IR"/>
            <w:rPrChange w:id="1457" w:author="Mohammad Mohammadi" w:date="2025-07-22T21:07:00Z">
              <w:rPr>
                <w:rFonts w:ascii="IRNazanin" w:hAnsi="IRNazanin" w:cs="IRNazanin"/>
                <w:sz w:val="28"/>
                <w:szCs w:val="28"/>
                <w:highlight w:val="green"/>
                <w:rtl/>
                <w:lang w:bidi="fa-IR"/>
              </w:rPr>
            </w:rPrChange>
          </w:rPr>
          <w:t xml:space="preserve"> </w:t>
        </w:r>
        <w:r w:rsidR="009D6B91" w:rsidRPr="00457BB8">
          <w:rPr>
            <w:rFonts w:ascii="IRNazanin" w:hAnsi="IRNazanin" w:cs="IRNazanin" w:hint="cs"/>
            <w:sz w:val="28"/>
            <w:szCs w:val="28"/>
            <w:rtl/>
            <w:lang w:bidi="fa-IR"/>
            <w:rPrChange w:id="1458" w:author="Mohammad Mohammadi" w:date="2025-07-22T21:07:00Z">
              <w:rPr>
                <w:rFonts w:ascii="IRNazanin" w:hAnsi="IRNazanin" w:cs="IRNazanin" w:hint="cs"/>
                <w:sz w:val="28"/>
                <w:szCs w:val="28"/>
                <w:highlight w:val="green"/>
                <w:rtl/>
                <w:lang w:bidi="fa-IR"/>
              </w:rPr>
            </w:rPrChange>
          </w:rPr>
          <w:t>کشیدن،</w:t>
        </w:r>
      </w:ins>
      <w:del w:id="1459" w:author="Saeedi, Faiza" w:date="2025-06-29T22:35:00Z">
        <w:r w:rsidR="00822D5D" w:rsidRPr="00457BB8" w:rsidDel="009D6B91">
          <w:rPr>
            <w:rFonts w:ascii="IRNazanin" w:hAnsi="IRNazanin" w:cs="IRNazanin"/>
            <w:sz w:val="28"/>
            <w:szCs w:val="28"/>
            <w:rtl/>
            <w:lang w:bidi="fa-IR"/>
            <w:rPrChange w:id="1460" w:author="Mohammad Mohammadi" w:date="2025-07-22T21:07:00Z">
              <w:rPr>
                <w:rFonts w:ascii="IRNazanin" w:hAnsi="IRNazanin" w:cs="IRNazanin"/>
                <w:sz w:val="28"/>
                <w:szCs w:val="28"/>
                <w:rtl/>
                <w:lang w:bidi="fa-IR"/>
              </w:rPr>
            </w:rPrChange>
          </w:rPr>
          <w:delText xml:space="preserve"> </w:delText>
        </w:r>
        <w:r w:rsidRPr="00457BB8" w:rsidDel="009D6B91">
          <w:rPr>
            <w:rFonts w:ascii="IRNazanin" w:hAnsi="IRNazanin" w:cs="IRNazanin"/>
            <w:sz w:val="28"/>
            <w:szCs w:val="28"/>
            <w:rtl/>
            <w:lang w:bidi="fa-IR"/>
            <w:rPrChange w:id="1461" w:author="Mohammad Mohammadi" w:date="2025-07-22T21:07:00Z">
              <w:rPr>
                <w:rFonts w:ascii="IRNazanin" w:hAnsi="IRNazanin" w:cs="IRNazanin"/>
                <w:sz w:val="28"/>
                <w:szCs w:val="28"/>
                <w:rtl/>
                <w:lang w:bidi="fa-IR"/>
              </w:rPr>
            </w:rPrChange>
          </w:rPr>
          <w:delText>و</w:delText>
        </w:r>
      </w:del>
      <w:r w:rsidRPr="00457BB8">
        <w:rPr>
          <w:rFonts w:ascii="IRNazanin" w:hAnsi="IRNazanin" w:cs="IRNazanin"/>
          <w:sz w:val="28"/>
          <w:szCs w:val="28"/>
          <w:rtl/>
          <w:lang w:bidi="fa-IR"/>
          <w:rPrChange w:id="1462" w:author="Mohammad Mohammadi" w:date="2025-07-22T21:07:00Z">
            <w:rPr>
              <w:rFonts w:ascii="IRNazanin" w:hAnsi="IRNazanin" w:cs="IRNazanin"/>
              <w:sz w:val="28"/>
              <w:szCs w:val="28"/>
              <w:rtl/>
              <w:lang w:bidi="fa-IR"/>
            </w:rPr>
          </w:rPrChange>
        </w:rPr>
        <w:t xml:space="preserve"> </w:t>
      </w:r>
      <w:r w:rsidR="00822D5D" w:rsidRPr="00457BB8">
        <w:rPr>
          <w:rFonts w:ascii="IRNazanin" w:hAnsi="IRNazanin" w:cs="IRNazanin"/>
          <w:sz w:val="28"/>
          <w:szCs w:val="28"/>
          <w:rtl/>
          <w:lang w:bidi="fa-IR"/>
          <w:rPrChange w:id="1463" w:author="Mohammad Mohammadi" w:date="2025-07-22T21:07:00Z">
            <w:rPr>
              <w:rFonts w:ascii="IRNazanin" w:hAnsi="IRNazanin" w:cs="IRNazanin"/>
              <w:sz w:val="28"/>
              <w:szCs w:val="28"/>
              <w:rtl/>
              <w:lang w:bidi="fa-IR"/>
            </w:rPr>
          </w:rPrChange>
        </w:rPr>
        <w:t>فکرش</w:t>
      </w:r>
      <w:r w:rsidR="0046696E" w:rsidRPr="00457BB8">
        <w:rPr>
          <w:rFonts w:ascii="IRNazanin" w:hAnsi="IRNazanin" w:cs="IRNazanin"/>
          <w:sz w:val="28"/>
          <w:szCs w:val="28"/>
          <w:rtl/>
          <w:lang w:bidi="fa-IR"/>
          <w:rPrChange w:id="1464" w:author="Mohammad Mohammadi" w:date="2025-07-22T21:07:00Z">
            <w:rPr>
              <w:rFonts w:ascii="IRNazanin" w:hAnsi="IRNazanin" w:cs="IRNazanin"/>
              <w:sz w:val="28"/>
              <w:szCs w:val="28"/>
              <w:rtl/>
              <w:lang w:bidi="fa-IR"/>
            </w:rPr>
          </w:rPrChange>
        </w:rPr>
        <w:t xml:space="preserve"> به کار</w:t>
      </w:r>
      <w:r w:rsidRPr="00457BB8">
        <w:rPr>
          <w:rFonts w:ascii="IRNazanin" w:hAnsi="IRNazanin" w:cs="IRNazanin"/>
          <w:sz w:val="28"/>
          <w:szCs w:val="28"/>
          <w:rtl/>
          <w:lang w:bidi="fa-IR"/>
          <w:rPrChange w:id="1465" w:author="Mohammad Mohammadi" w:date="2025-07-22T21:07:00Z">
            <w:rPr>
              <w:rFonts w:ascii="IRNazanin" w:hAnsi="IRNazanin" w:cs="IRNazanin"/>
              <w:sz w:val="28"/>
              <w:szCs w:val="28"/>
              <w:rtl/>
              <w:lang w:bidi="fa-IR"/>
            </w:rPr>
          </w:rPrChange>
        </w:rPr>
        <w:t xml:space="preserve"> نبود</w:t>
      </w:r>
      <w:del w:id="1466" w:author="Saeedi, Faiza" w:date="2025-06-29T22:35:00Z">
        <w:r w:rsidRPr="00457BB8" w:rsidDel="009D6B91">
          <w:rPr>
            <w:rFonts w:ascii="IRNazanin" w:hAnsi="IRNazanin" w:cs="IRNazanin"/>
            <w:sz w:val="28"/>
            <w:szCs w:val="28"/>
            <w:rtl/>
            <w:lang w:bidi="fa-IR"/>
            <w:rPrChange w:id="1467" w:author="Mohammad Mohammadi" w:date="2025-07-22T21:07:00Z">
              <w:rPr>
                <w:rFonts w:ascii="IRNazanin" w:hAnsi="IRNazanin" w:cs="IRNazanin"/>
                <w:sz w:val="28"/>
                <w:szCs w:val="28"/>
                <w:rtl/>
                <w:lang w:bidi="fa-IR"/>
              </w:rPr>
            </w:rPrChange>
          </w:rPr>
          <w:delText>،</w:delText>
        </w:r>
      </w:del>
      <w:r w:rsidRPr="00457BB8">
        <w:rPr>
          <w:rFonts w:ascii="IRNazanin" w:hAnsi="IRNazanin" w:cs="IRNazanin"/>
          <w:sz w:val="28"/>
          <w:szCs w:val="28"/>
          <w:rtl/>
          <w:lang w:bidi="fa-IR"/>
          <w:rPrChange w:id="1468" w:author="Mohammad Mohammadi" w:date="2025-07-22T21:07:00Z">
            <w:rPr>
              <w:rFonts w:ascii="IRNazanin" w:hAnsi="IRNazanin" w:cs="IRNazanin"/>
              <w:sz w:val="28"/>
              <w:szCs w:val="28"/>
              <w:rtl/>
              <w:lang w:bidi="fa-IR"/>
            </w:rPr>
          </w:rPrChange>
        </w:rPr>
        <w:t xml:space="preserve"> </w:t>
      </w:r>
      <w:del w:id="1469" w:author="Saeedi, Faiza" w:date="2025-06-29T22:35:00Z">
        <w:r w:rsidR="00822D5D" w:rsidRPr="00457BB8" w:rsidDel="009D6B91">
          <w:rPr>
            <w:rFonts w:ascii="IRNazanin" w:hAnsi="IRNazanin" w:cs="IRNazanin"/>
            <w:sz w:val="28"/>
            <w:szCs w:val="28"/>
            <w:rtl/>
            <w:lang w:bidi="fa-IR"/>
            <w:rPrChange w:id="1470" w:author="Mohammad Mohammadi" w:date="2025-07-22T21:07:00Z">
              <w:rPr>
                <w:rFonts w:ascii="IRNazanin" w:hAnsi="IRNazanin" w:cs="IRNazanin"/>
                <w:sz w:val="28"/>
                <w:szCs w:val="28"/>
                <w:rtl/>
                <w:lang w:bidi="fa-IR"/>
              </w:rPr>
            </w:rPrChange>
          </w:rPr>
          <w:delText>به همو خاطر</w:delText>
        </w:r>
        <w:r w:rsidRPr="00457BB8" w:rsidDel="009D6B91">
          <w:rPr>
            <w:rFonts w:ascii="IRNazanin" w:hAnsi="IRNazanin" w:cs="IRNazanin"/>
            <w:sz w:val="28"/>
            <w:szCs w:val="28"/>
            <w:rtl/>
            <w:lang w:bidi="fa-IR"/>
            <w:rPrChange w:id="1471" w:author="Mohammad Mohammadi" w:date="2025-07-22T21:07:00Z">
              <w:rPr>
                <w:rFonts w:ascii="IRNazanin" w:hAnsi="IRNazanin" w:cs="IRNazanin"/>
                <w:sz w:val="28"/>
                <w:szCs w:val="28"/>
                <w:rtl/>
                <w:lang w:bidi="fa-IR"/>
              </w:rPr>
            </w:rPrChange>
          </w:rPr>
          <w:delText xml:space="preserve"> </w:delText>
        </w:r>
      </w:del>
      <w:r w:rsidR="00822D5D" w:rsidRPr="00457BB8">
        <w:rPr>
          <w:rFonts w:ascii="IRNazanin" w:hAnsi="IRNazanin" w:cs="IRNazanin"/>
          <w:sz w:val="28"/>
          <w:szCs w:val="28"/>
          <w:rtl/>
          <w:lang w:bidi="fa-IR"/>
          <w:rPrChange w:id="1472" w:author="Mohammad Mohammadi" w:date="2025-07-22T21:07:00Z">
            <w:rPr>
              <w:rFonts w:ascii="IRNazanin" w:hAnsi="IRNazanin" w:cs="IRNazanin"/>
              <w:sz w:val="28"/>
              <w:szCs w:val="28"/>
              <w:rtl/>
              <w:lang w:bidi="fa-IR"/>
            </w:rPr>
          </w:rPrChange>
        </w:rPr>
        <w:t>برنج</w:t>
      </w:r>
      <w:ins w:id="1473" w:author="Saeedi, Faiza" w:date="2025-06-29T22:35:00Z">
        <w:r w:rsidR="009D6B91" w:rsidRPr="00457BB8">
          <w:rPr>
            <w:rFonts w:ascii="IRNazanin" w:hAnsi="IRNazanin" w:cs="IRNazanin" w:hint="cs"/>
            <w:sz w:val="28"/>
            <w:szCs w:val="28"/>
            <w:rtl/>
            <w:lang w:bidi="fa-IR"/>
            <w:rPrChange w:id="1474" w:author="Mohammad Mohammadi" w:date="2025-07-22T21:07:00Z">
              <w:rPr>
                <w:rFonts w:ascii="IRNazanin" w:hAnsi="IRNazanin" w:cs="IRNazanin" w:hint="cs"/>
                <w:sz w:val="28"/>
                <w:szCs w:val="28"/>
                <w:highlight w:val="green"/>
                <w:rtl/>
                <w:lang w:bidi="fa-IR"/>
              </w:rPr>
            </w:rPrChange>
          </w:rPr>
          <w:t>‌ها</w:t>
        </w:r>
      </w:ins>
      <w:r w:rsidR="00822D5D" w:rsidRPr="00457BB8">
        <w:rPr>
          <w:rFonts w:ascii="IRNazanin" w:hAnsi="IRNazanin" w:cs="IRNazanin"/>
          <w:sz w:val="28"/>
          <w:szCs w:val="28"/>
          <w:rtl/>
          <w:lang w:bidi="fa-IR"/>
          <w:rPrChange w:id="1475" w:author="Mohammad Mohammadi" w:date="2025-07-22T21:07:00Z">
            <w:rPr>
              <w:rFonts w:ascii="IRNazanin" w:hAnsi="IRNazanin" w:cs="IRNazanin"/>
              <w:sz w:val="28"/>
              <w:szCs w:val="28"/>
              <w:rtl/>
              <w:lang w:bidi="fa-IR"/>
            </w:rPr>
          </w:rPrChange>
        </w:rPr>
        <w:t xml:space="preserve"> ره ر</w:t>
      </w:r>
      <w:r w:rsidR="00822D5D" w:rsidRPr="00457BB8">
        <w:rPr>
          <w:rFonts w:ascii="IRNazanin" w:hAnsi="IRNazanin" w:cs="IRNazanin" w:hint="cs"/>
          <w:sz w:val="28"/>
          <w:szCs w:val="28"/>
          <w:rtl/>
          <w:lang w:bidi="fa-IR"/>
          <w:rPrChange w:id="1476" w:author="Mohammad Mohammadi" w:date="2025-07-22T21:07:00Z">
            <w:rPr>
              <w:rFonts w:ascii="IRNazanin" w:hAnsi="IRNazanin" w:cs="IRNazanin" w:hint="cs"/>
              <w:sz w:val="28"/>
              <w:szCs w:val="28"/>
              <w:rtl/>
              <w:lang w:bidi="fa-IR"/>
            </w:rPr>
          </w:rPrChange>
        </w:rPr>
        <w:t>یخت</w:t>
      </w:r>
      <w:ins w:id="1477" w:author="Saeedi, Faiza" w:date="2025-06-29T22:35:00Z">
        <w:r w:rsidR="009D6B91" w:rsidRPr="00457BB8">
          <w:rPr>
            <w:rFonts w:ascii="IRNazanin" w:hAnsi="IRNazanin" w:cs="IRNazanin" w:hint="cs"/>
            <w:sz w:val="28"/>
            <w:szCs w:val="28"/>
            <w:rtl/>
            <w:lang w:bidi="fa-IR"/>
            <w:rPrChange w:id="1478" w:author="Mohammad Mohammadi" w:date="2025-07-22T21:07:00Z">
              <w:rPr>
                <w:rFonts w:ascii="IRNazanin" w:hAnsi="IRNazanin" w:cs="IRNazanin" w:hint="cs"/>
                <w:sz w:val="28"/>
                <w:szCs w:val="28"/>
                <w:highlight w:val="green"/>
                <w:rtl/>
                <w:lang w:bidi="fa-IR"/>
              </w:rPr>
            </w:rPrChange>
          </w:rPr>
          <w:t>اند</w:t>
        </w:r>
      </w:ins>
      <w:r w:rsidR="00822D5D" w:rsidRPr="00457BB8">
        <w:rPr>
          <w:rFonts w:ascii="IRNazanin" w:hAnsi="IRNazanin" w:cs="IRNazanin"/>
          <w:sz w:val="28"/>
          <w:szCs w:val="28"/>
          <w:rtl/>
          <w:lang w:bidi="fa-IR"/>
          <w:rPrChange w:id="1479"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lang w:bidi="fa-IR"/>
          <w:rPrChange w:id="1480" w:author="Mohammad Mohammadi" w:date="2025-07-22T21:07:00Z">
            <w:rPr>
              <w:rFonts w:ascii="IRNazanin" w:hAnsi="IRNazanin" w:cs="IRNazanin"/>
              <w:sz w:val="28"/>
              <w:szCs w:val="28"/>
              <w:rtl/>
              <w:lang w:bidi="fa-IR"/>
            </w:rPr>
          </w:rPrChange>
        </w:rPr>
        <w:t xml:space="preserve">و حالا </w:t>
      </w:r>
      <w:r w:rsidR="00A004A5" w:rsidRPr="00457BB8">
        <w:rPr>
          <w:rFonts w:ascii="IRNazanin" w:hAnsi="IRNazanin" w:cs="IRNazanin"/>
          <w:sz w:val="28"/>
          <w:szCs w:val="28"/>
          <w:rtl/>
          <w:lang w:bidi="fa-IR"/>
          <w:rPrChange w:id="1481" w:author="Mohammad Mohammadi" w:date="2025-07-22T21:07:00Z">
            <w:rPr>
              <w:rFonts w:ascii="IRNazanin" w:hAnsi="IRNazanin" w:cs="IRNazanin"/>
              <w:sz w:val="28"/>
              <w:szCs w:val="28"/>
              <w:rtl/>
              <w:lang w:bidi="fa-IR"/>
            </w:rPr>
          </w:rPrChange>
        </w:rPr>
        <w:t>کل جا</w:t>
      </w:r>
      <w:r w:rsidR="00A004A5" w:rsidRPr="00457BB8">
        <w:rPr>
          <w:rFonts w:ascii="IRNazanin" w:hAnsi="IRNazanin" w:cs="IRNazanin" w:hint="cs"/>
          <w:sz w:val="28"/>
          <w:szCs w:val="28"/>
          <w:rtl/>
          <w:lang w:bidi="fa-IR"/>
          <w:rPrChange w:id="1482" w:author="Mohammad Mohammadi" w:date="2025-07-22T21:07:00Z">
            <w:rPr>
              <w:rFonts w:ascii="IRNazanin" w:hAnsi="IRNazanin" w:cs="IRNazanin" w:hint="cs"/>
              <w:sz w:val="28"/>
              <w:szCs w:val="28"/>
              <w:rtl/>
              <w:lang w:bidi="fa-IR"/>
            </w:rPr>
          </w:rPrChange>
        </w:rPr>
        <w:t>ی</w:t>
      </w:r>
      <w:r w:rsidR="00A004A5" w:rsidRPr="00457BB8">
        <w:rPr>
          <w:rFonts w:ascii="IRNazanin" w:hAnsi="IRNazanin" w:cs="IRNazanin"/>
          <w:sz w:val="28"/>
          <w:szCs w:val="28"/>
          <w:rtl/>
          <w:lang w:bidi="fa-IR"/>
          <w:rPrChange w:id="1483" w:author="Mohammad Mohammadi" w:date="2025-07-22T21:07:00Z">
            <w:rPr>
              <w:rFonts w:ascii="IRNazanin" w:hAnsi="IRNazanin" w:cs="IRNazanin"/>
              <w:sz w:val="28"/>
              <w:szCs w:val="28"/>
              <w:rtl/>
              <w:lang w:bidi="fa-IR"/>
            </w:rPr>
          </w:rPrChange>
        </w:rPr>
        <w:t xml:space="preserve"> ره مورچه گرفته</w:t>
      </w:r>
      <w:r w:rsidRPr="00457BB8">
        <w:rPr>
          <w:rFonts w:ascii="IRNazanin" w:hAnsi="IRNazanin" w:cs="IRNazanin"/>
          <w:sz w:val="28"/>
          <w:szCs w:val="28"/>
          <w:rtl/>
          <w:lang w:bidi="fa-IR"/>
          <w:rPrChange w:id="1484" w:author="Mohammad Mohammadi" w:date="2025-07-22T21:07:00Z">
            <w:rPr>
              <w:rFonts w:ascii="IRNazanin" w:hAnsi="IRNazanin" w:cs="IRNazanin"/>
              <w:sz w:val="28"/>
              <w:szCs w:val="28"/>
              <w:rtl/>
              <w:lang w:bidi="fa-IR"/>
            </w:rPr>
          </w:rPrChange>
        </w:rPr>
        <w:t>. چقدر زن نا</w:t>
      </w:r>
      <w:r w:rsidR="00A004A5" w:rsidRPr="00457BB8">
        <w:rPr>
          <w:rFonts w:ascii="IRNazanin" w:hAnsi="IRNazanin" w:cs="IRNazanin"/>
          <w:sz w:val="28"/>
          <w:szCs w:val="28"/>
          <w:rtl/>
          <w:lang w:bidi="fa-IR"/>
          <w:rPrChange w:id="1485" w:author="Mohammad Mohammadi" w:date="2025-07-22T21:07:00Z">
            <w:rPr>
              <w:rFonts w:ascii="IRNazanin" w:hAnsi="IRNazanin" w:cs="IRNazanin"/>
              <w:sz w:val="28"/>
              <w:szCs w:val="28"/>
              <w:rtl/>
              <w:lang w:bidi="fa-IR"/>
            </w:rPr>
          </w:rPrChange>
        </w:rPr>
        <w:t>فام</w:t>
      </w:r>
      <w:r w:rsidR="00A004A5" w:rsidRPr="00457BB8">
        <w:rPr>
          <w:rFonts w:ascii="IRNazanin" w:hAnsi="IRNazanin" w:cs="IRNazanin" w:hint="cs"/>
          <w:sz w:val="28"/>
          <w:szCs w:val="28"/>
          <w:rtl/>
          <w:lang w:bidi="fa-IR"/>
          <w:rPrChange w:id="1486" w:author="Mohammad Mohammadi" w:date="2025-07-22T21:07:00Z">
            <w:rPr>
              <w:rFonts w:ascii="IRNazanin" w:hAnsi="IRNazanin" w:cs="IRNazanin" w:hint="cs"/>
              <w:sz w:val="28"/>
              <w:szCs w:val="28"/>
              <w:rtl/>
              <w:lang w:bidi="fa-IR"/>
            </w:rPr>
          </w:rPrChange>
        </w:rPr>
        <w:t>ی</w:t>
      </w:r>
      <w:r w:rsidRPr="00457BB8">
        <w:rPr>
          <w:rFonts w:ascii="IRNazanin" w:hAnsi="IRNazanin" w:cs="IRNazanin"/>
          <w:sz w:val="28"/>
          <w:szCs w:val="28"/>
          <w:rtl/>
          <w:lang w:bidi="fa-IR"/>
          <w:rPrChange w:id="1487" w:author="Mohammad Mohammadi" w:date="2025-07-22T21:07:00Z">
            <w:rPr>
              <w:rFonts w:ascii="IRNazanin" w:hAnsi="IRNazanin" w:cs="IRNazanin"/>
              <w:sz w:val="28"/>
              <w:szCs w:val="28"/>
              <w:rtl/>
              <w:lang w:bidi="fa-IR"/>
            </w:rPr>
          </w:rPrChange>
        </w:rPr>
        <w:t xml:space="preserve"> است، ه</w:t>
      </w:r>
      <w:r w:rsidRPr="00457BB8">
        <w:rPr>
          <w:rFonts w:ascii="IRNazanin" w:hAnsi="IRNazanin" w:cs="IRNazanin" w:hint="cs"/>
          <w:sz w:val="28"/>
          <w:szCs w:val="28"/>
          <w:rtl/>
          <w:lang w:bidi="fa-IR"/>
          <w:rPrChange w:id="1488" w:author="Mohammad Mohammadi" w:date="2025-07-22T21:07:00Z">
            <w:rPr>
              <w:rFonts w:ascii="IRNazanin" w:hAnsi="IRNazanin" w:cs="IRNazanin" w:hint="cs"/>
              <w:sz w:val="28"/>
              <w:szCs w:val="28"/>
              <w:rtl/>
              <w:lang w:bidi="fa-IR"/>
            </w:rPr>
          </w:rPrChange>
        </w:rPr>
        <w:t>یچی</w:t>
      </w:r>
      <w:r w:rsidRPr="00457BB8">
        <w:rPr>
          <w:rFonts w:ascii="IRNazanin" w:hAnsi="IRNazanin" w:cs="IRNazanin"/>
          <w:sz w:val="28"/>
          <w:szCs w:val="28"/>
          <w:rtl/>
          <w:lang w:bidi="fa-IR"/>
          <w:rPrChange w:id="1489" w:author="Mohammad Mohammadi" w:date="2025-07-22T21:07:00Z">
            <w:rPr>
              <w:rFonts w:ascii="IRNazanin" w:hAnsi="IRNazanin" w:cs="IRNazanin"/>
              <w:sz w:val="28"/>
              <w:szCs w:val="28"/>
              <w:rtl/>
              <w:lang w:bidi="fa-IR"/>
            </w:rPr>
          </w:rPrChange>
        </w:rPr>
        <w:t xml:space="preserve"> </w:t>
      </w:r>
      <w:r w:rsidR="00A004A5" w:rsidRPr="00457BB8">
        <w:rPr>
          <w:rFonts w:ascii="IRNazanin" w:hAnsi="IRNazanin" w:cs="IRNazanin" w:hint="cs"/>
          <w:sz w:val="28"/>
          <w:szCs w:val="28"/>
          <w:rtl/>
          <w:lang w:bidi="fa-IR"/>
          <w:rPrChange w:id="1490" w:author="Mohammad Mohammadi" w:date="2025-07-22T21:07:00Z">
            <w:rPr>
              <w:rFonts w:ascii="IRNazanin" w:hAnsi="IRNazanin" w:cs="IRNazanin" w:hint="cs"/>
              <w:sz w:val="28"/>
              <w:szCs w:val="28"/>
              <w:rtl/>
              <w:lang w:bidi="fa-IR"/>
            </w:rPr>
          </w:rPrChange>
        </w:rPr>
        <w:t>یاد</w:t>
      </w:r>
      <w:r w:rsidR="00A004A5" w:rsidRPr="00457BB8">
        <w:rPr>
          <w:rFonts w:ascii="IRNazanin" w:hAnsi="IRNazanin" w:cs="IRNazanin"/>
          <w:sz w:val="28"/>
          <w:szCs w:val="28"/>
          <w:rtl/>
          <w:lang w:bidi="fa-IR"/>
          <w:rPrChange w:id="1491" w:author="Mohammad Mohammadi" w:date="2025-07-22T21:07:00Z">
            <w:rPr>
              <w:rFonts w:ascii="IRNazanin" w:hAnsi="IRNazanin" w:cs="IRNazanin"/>
              <w:sz w:val="28"/>
              <w:szCs w:val="28"/>
              <w:rtl/>
              <w:lang w:bidi="fa-IR"/>
            </w:rPr>
          </w:rPrChange>
        </w:rPr>
        <w:t xml:space="preserve"> ندارد</w:t>
      </w:r>
      <w:r w:rsidR="00A004A5" w:rsidRPr="00457BB8">
        <w:rPr>
          <w:rFonts w:ascii="IRNazanin" w:hAnsi="IRNazanin" w:cs="IRNazanin"/>
          <w:sz w:val="28"/>
          <w:szCs w:val="28"/>
          <w:rtl/>
          <w:rPrChange w:id="1492" w:author="Mohammad Mohammadi" w:date="2025-07-22T21:07:00Z">
            <w:rPr>
              <w:rFonts w:ascii="IRNazanin" w:hAnsi="IRNazanin" w:cs="IRNazanin"/>
              <w:sz w:val="28"/>
              <w:szCs w:val="28"/>
              <w:rtl/>
            </w:rPr>
          </w:rPrChange>
        </w:rPr>
        <w:t>».</w:t>
      </w:r>
    </w:p>
    <w:p w14:paraId="6CE13630" w14:textId="3062B6EB" w:rsidR="00E73133" w:rsidRPr="00457BB8" w:rsidRDefault="00E73133" w:rsidP="00E73133">
      <w:pPr>
        <w:bidi/>
        <w:jc w:val="both"/>
        <w:rPr>
          <w:rFonts w:ascii="IRNazanin" w:hAnsi="IRNazanin" w:cs="IRNazanin"/>
          <w:sz w:val="28"/>
          <w:szCs w:val="28"/>
          <w:rtl/>
          <w:lang w:bidi="fa-IR"/>
          <w:rPrChange w:id="1493"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lang w:bidi="fa-IR"/>
          <w:rPrChange w:id="1494" w:author="Mohammad Mohammadi" w:date="2025-07-22T21:07:00Z">
            <w:rPr>
              <w:rFonts w:ascii="IRNazanin" w:hAnsi="IRNazanin" w:cs="IRNazanin"/>
              <w:sz w:val="28"/>
              <w:szCs w:val="28"/>
              <w:rtl/>
              <w:lang w:bidi="fa-IR"/>
            </w:rPr>
          </w:rPrChange>
        </w:rPr>
        <w:t xml:space="preserve">صبح روز بعد، مشکندی، </w:t>
      </w:r>
      <w:r w:rsidR="00A004A5" w:rsidRPr="00457BB8">
        <w:rPr>
          <w:rFonts w:ascii="IRNazanin" w:hAnsi="IRNazanin" w:cs="IRNazanin"/>
          <w:sz w:val="28"/>
          <w:szCs w:val="28"/>
          <w:rtl/>
          <w:lang w:bidi="fa-IR"/>
          <w:rPrChange w:id="1495" w:author="Mohammad Mohammadi" w:date="2025-07-22T21:07:00Z">
            <w:rPr>
              <w:rFonts w:ascii="IRNazanin" w:hAnsi="IRNazanin" w:cs="IRNazanin"/>
              <w:sz w:val="28"/>
              <w:szCs w:val="28"/>
              <w:rtl/>
              <w:lang w:bidi="fa-IR"/>
            </w:rPr>
          </w:rPrChange>
        </w:rPr>
        <w:t>خانم</w:t>
      </w:r>
      <w:r w:rsidRPr="00457BB8">
        <w:rPr>
          <w:rFonts w:ascii="IRNazanin" w:hAnsi="IRNazanin" w:cs="IRNazanin"/>
          <w:sz w:val="28"/>
          <w:szCs w:val="28"/>
          <w:rtl/>
          <w:lang w:bidi="fa-IR"/>
          <w:rPrChange w:id="1496" w:author="Mohammad Mohammadi" w:date="2025-07-22T21:07:00Z">
            <w:rPr>
              <w:rFonts w:ascii="IRNazanin" w:hAnsi="IRNazanin" w:cs="IRNazanin"/>
              <w:sz w:val="28"/>
              <w:szCs w:val="28"/>
              <w:rtl/>
              <w:lang w:bidi="fa-IR"/>
            </w:rPr>
          </w:rPrChange>
        </w:rPr>
        <w:t xml:space="preserve"> غفور، پیش ما آمد و حرف‌های مامدزی را برای</w:t>
      </w:r>
      <w:r w:rsidR="00A004A5" w:rsidRPr="00457BB8">
        <w:rPr>
          <w:rFonts w:ascii="IRNazanin" w:hAnsi="IRNazanin" w:cs="IRNazanin"/>
          <w:sz w:val="28"/>
          <w:szCs w:val="28"/>
          <w:rtl/>
          <w:lang w:bidi="fa-IR"/>
          <w:rPrChange w:id="1497"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1498" w:author="Mohammad Mohammadi" w:date="2025-07-22T21:07:00Z">
            <w:rPr>
              <w:rFonts w:ascii="IRNazanin" w:hAnsi="IRNazanin" w:cs="IRNazanin"/>
              <w:sz w:val="28"/>
              <w:szCs w:val="28"/>
              <w:rtl/>
              <w:lang w:bidi="fa-IR"/>
            </w:rPr>
          </w:rPrChange>
        </w:rPr>
        <w:t xml:space="preserve">مان </w:t>
      </w:r>
      <w:r w:rsidR="00A004A5" w:rsidRPr="00457BB8">
        <w:rPr>
          <w:rFonts w:ascii="IRNazanin" w:hAnsi="IRNazanin" w:cs="IRNazanin"/>
          <w:sz w:val="28"/>
          <w:szCs w:val="28"/>
          <w:rtl/>
          <w:lang w:bidi="fa-IR"/>
          <w:rPrChange w:id="1499" w:author="Mohammad Mohammadi" w:date="2025-07-22T21:07:00Z">
            <w:rPr>
              <w:rFonts w:ascii="IRNazanin" w:hAnsi="IRNazanin" w:cs="IRNazanin"/>
              <w:sz w:val="28"/>
              <w:szCs w:val="28"/>
              <w:rtl/>
              <w:lang w:bidi="fa-IR"/>
            </w:rPr>
          </w:rPrChange>
        </w:rPr>
        <w:t>قصه</w:t>
      </w:r>
      <w:r w:rsidRPr="00457BB8">
        <w:rPr>
          <w:rFonts w:ascii="IRNazanin" w:hAnsi="IRNazanin" w:cs="IRNazanin"/>
          <w:sz w:val="28"/>
          <w:szCs w:val="28"/>
          <w:rtl/>
          <w:lang w:bidi="fa-IR"/>
          <w:rPrChange w:id="1500" w:author="Mohammad Mohammadi" w:date="2025-07-22T21:07:00Z">
            <w:rPr>
              <w:rFonts w:ascii="IRNazanin" w:hAnsi="IRNazanin" w:cs="IRNazanin"/>
              <w:sz w:val="28"/>
              <w:szCs w:val="28"/>
              <w:rtl/>
              <w:lang w:bidi="fa-IR"/>
            </w:rPr>
          </w:rPrChange>
        </w:rPr>
        <w:t xml:space="preserve"> کرد. از من پرسید: «دختر عمه، </w:t>
      </w:r>
      <w:r w:rsidR="00CD09CB" w:rsidRPr="00457BB8">
        <w:rPr>
          <w:rFonts w:ascii="IRNazanin" w:hAnsi="IRNazanin" w:cs="IRNazanin"/>
          <w:sz w:val="28"/>
          <w:szCs w:val="28"/>
          <w:rtl/>
          <w:lang w:bidi="fa-IR"/>
          <w:rPrChange w:id="1501" w:author="Mohammad Mohammadi" w:date="2025-07-22T21:07:00Z">
            <w:rPr>
              <w:rFonts w:ascii="IRNazanin" w:hAnsi="IRNazanin" w:cs="IRNazanin"/>
              <w:sz w:val="28"/>
              <w:szCs w:val="28"/>
              <w:rtl/>
              <w:lang w:bidi="fa-IR"/>
            </w:rPr>
          </w:rPrChange>
        </w:rPr>
        <w:t>فکرت کجا بود؟»</w:t>
      </w:r>
      <w:r w:rsidRPr="00457BB8">
        <w:rPr>
          <w:rFonts w:ascii="IRNazanin" w:hAnsi="IRNazanin" w:cs="IRNazanin"/>
          <w:sz w:val="28"/>
          <w:szCs w:val="28"/>
          <w:rtl/>
          <w:lang w:bidi="fa-IR"/>
          <w:rPrChange w:id="1502" w:author="Mohammad Mohammadi" w:date="2025-07-22T21:07:00Z">
            <w:rPr>
              <w:rFonts w:ascii="IRNazanin" w:hAnsi="IRNazanin" w:cs="IRNazanin"/>
              <w:sz w:val="28"/>
              <w:szCs w:val="28"/>
              <w:rtl/>
              <w:lang w:bidi="fa-IR"/>
            </w:rPr>
          </w:rPrChange>
        </w:rPr>
        <w:t xml:space="preserve"> گفتم: «چطور، چه اتفاقی افتاده؟» او گفت: «وقتی برنج </w:t>
      </w:r>
      <w:r w:rsidR="005E5080" w:rsidRPr="00457BB8">
        <w:rPr>
          <w:rFonts w:ascii="IRNazanin" w:hAnsi="IRNazanin" w:cs="IRNazanin"/>
          <w:sz w:val="28"/>
          <w:szCs w:val="28"/>
          <w:rtl/>
          <w:lang w:bidi="fa-IR"/>
          <w:rPrChange w:id="1503" w:author="Mohammad Mohammadi" w:date="2025-07-22T21:07:00Z">
            <w:rPr>
              <w:rFonts w:ascii="IRNazanin" w:hAnsi="IRNazanin" w:cs="IRNazanin"/>
              <w:sz w:val="28"/>
              <w:szCs w:val="28"/>
              <w:rtl/>
              <w:lang w:bidi="fa-IR"/>
            </w:rPr>
          </w:rPrChange>
        </w:rPr>
        <w:t>می‌کشیدی</w:t>
      </w:r>
      <w:r w:rsidRPr="00457BB8">
        <w:rPr>
          <w:rFonts w:ascii="IRNazanin" w:hAnsi="IRNazanin" w:cs="IRNazanin"/>
          <w:sz w:val="28"/>
          <w:szCs w:val="28"/>
          <w:rtl/>
          <w:lang w:bidi="fa-IR"/>
          <w:rPrChange w:id="1504" w:author="Mohammad Mohammadi" w:date="2025-07-22T21:07:00Z">
            <w:rPr>
              <w:rFonts w:ascii="IRNazanin" w:hAnsi="IRNazanin" w:cs="IRNazanin"/>
              <w:sz w:val="28"/>
              <w:szCs w:val="28"/>
              <w:rtl/>
              <w:lang w:bidi="fa-IR"/>
            </w:rPr>
          </w:rPrChange>
        </w:rPr>
        <w:t xml:space="preserve">، مقداری داخل دستبندهایت ریخت، بعد </w:t>
      </w:r>
      <w:r w:rsidR="005E5080" w:rsidRPr="00457BB8">
        <w:rPr>
          <w:rFonts w:ascii="IRNazanin" w:hAnsi="IRNazanin" w:cs="IRNazanin"/>
          <w:sz w:val="28"/>
          <w:szCs w:val="28"/>
          <w:rtl/>
          <w:lang w:bidi="fa-IR"/>
          <w:rPrChange w:id="1505" w:author="Mohammad Mohammadi" w:date="2025-07-22T21:07:00Z">
            <w:rPr>
              <w:rFonts w:ascii="IRNazanin" w:hAnsi="IRNazanin" w:cs="IRNazanin"/>
              <w:sz w:val="28"/>
              <w:szCs w:val="28"/>
              <w:rtl/>
              <w:lang w:bidi="fa-IR"/>
            </w:rPr>
          </w:rPrChange>
        </w:rPr>
        <w:t xml:space="preserve">بیرون </w:t>
      </w:r>
      <w:r w:rsidRPr="00457BB8">
        <w:rPr>
          <w:rFonts w:ascii="IRNazanin" w:hAnsi="IRNazanin" w:cs="IRNazanin"/>
          <w:sz w:val="28"/>
          <w:szCs w:val="28"/>
          <w:rtl/>
          <w:lang w:bidi="fa-IR"/>
          <w:rPrChange w:id="1506" w:author="Mohammad Mohammadi" w:date="2025-07-22T21:07:00Z">
            <w:rPr>
              <w:rFonts w:ascii="IRNazanin" w:hAnsi="IRNazanin" w:cs="IRNazanin"/>
              <w:sz w:val="28"/>
              <w:szCs w:val="28"/>
              <w:rtl/>
              <w:lang w:bidi="fa-IR"/>
            </w:rPr>
          </w:rPrChange>
        </w:rPr>
        <w:t xml:space="preserve">افتاد و مورچه‌ها </w:t>
      </w:r>
      <w:r w:rsidR="005E5080" w:rsidRPr="00457BB8">
        <w:rPr>
          <w:rFonts w:ascii="IRNazanin" w:hAnsi="IRNazanin" w:cs="IRNazanin"/>
          <w:sz w:val="28"/>
          <w:szCs w:val="28"/>
          <w:rtl/>
          <w:lang w:bidi="fa-IR"/>
          <w:rPrChange w:id="1507" w:author="Mohammad Mohammadi" w:date="2025-07-22T21:07:00Z">
            <w:rPr>
              <w:rFonts w:ascii="IRNazanin" w:hAnsi="IRNazanin" w:cs="IRNazanin"/>
              <w:sz w:val="28"/>
              <w:szCs w:val="28"/>
              <w:rtl/>
              <w:lang w:bidi="fa-IR"/>
            </w:rPr>
          </w:rPrChange>
        </w:rPr>
        <w:t>دورش جمع شدند، خانه پر مو</w:t>
      </w:r>
      <w:r w:rsidR="00675AFB" w:rsidRPr="00457BB8">
        <w:rPr>
          <w:rFonts w:ascii="IRNazanin" w:hAnsi="IRNazanin" w:cs="IRNazanin" w:hint="cs"/>
          <w:sz w:val="28"/>
          <w:szCs w:val="28"/>
          <w:rtl/>
          <w:lang w:bidi="fa-IR"/>
          <w:rPrChange w:id="1508" w:author="Mohammad Mohammadi" w:date="2025-07-22T21:07:00Z">
            <w:rPr>
              <w:rFonts w:ascii="IRNazanin" w:hAnsi="IRNazanin" w:cs="IRNazanin" w:hint="cs"/>
              <w:sz w:val="28"/>
              <w:szCs w:val="28"/>
              <w:rtl/>
              <w:lang w:bidi="fa-IR"/>
            </w:rPr>
          </w:rPrChange>
        </w:rPr>
        <w:t>ر</w:t>
      </w:r>
      <w:r w:rsidR="005E5080" w:rsidRPr="00457BB8">
        <w:rPr>
          <w:rFonts w:ascii="IRNazanin" w:hAnsi="IRNazanin" w:cs="IRNazanin"/>
          <w:sz w:val="28"/>
          <w:szCs w:val="28"/>
          <w:rtl/>
          <w:lang w:bidi="fa-IR"/>
          <w:rPrChange w:id="1509" w:author="Mohammad Mohammadi" w:date="2025-07-22T21:07:00Z">
            <w:rPr>
              <w:rFonts w:ascii="IRNazanin" w:hAnsi="IRNazanin" w:cs="IRNazanin"/>
              <w:sz w:val="28"/>
              <w:szCs w:val="28"/>
              <w:rtl/>
              <w:lang w:bidi="fa-IR"/>
            </w:rPr>
          </w:rPrChange>
        </w:rPr>
        <w:t>چه شده</w:t>
      </w:r>
      <w:r w:rsidRPr="00457BB8">
        <w:rPr>
          <w:rFonts w:ascii="IRNazanin" w:hAnsi="IRNazanin" w:cs="IRNazanin"/>
          <w:sz w:val="28"/>
          <w:szCs w:val="28"/>
          <w:rtl/>
          <w:lang w:bidi="fa-IR"/>
          <w:rPrChange w:id="1510" w:author="Mohammad Mohammadi" w:date="2025-07-22T21:07:00Z">
            <w:rPr>
              <w:rFonts w:ascii="IRNazanin" w:hAnsi="IRNazanin" w:cs="IRNazanin"/>
              <w:sz w:val="28"/>
              <w:szCs w:val="28"/>
              <w:rtl/>
              <w:lang w:bidi="fa-IR"/>
            </w:rPr>
          </w:rPrChange>
        </w:rPr>
        <w:t>»</w:t>
      </w:r>
      <w:r w:rsidR="005E5080" w:rsidRPr="00457BB8">
        <w:rPr>
          <w:rFonts w:ascii="IRNazanin" w:hAnsi="IRNazanin" w:cs="IRNazanin"/>
          <w:sz w:val="28"/>
          <w:szCs w:val="28"/>
          <w:rtl/>
          <w:lang w:bidi="fa-IR"/>
          <w:rPrChange w:id="1511"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1512" w:author="Mohammad Mohammadi" w:date="2025-07-22T21:07:00Z">
            <w:rPr>
              <w:rFonts w:ascii="IRNazanin" w:hAnsi="IRNazanin" w:cs="IRNazanin"/>
              <w:sz w:val="28"/>
              <w:szCs w:val="28"/>
              <w:rtl/>
              <w:lang w:bidi="fa-IR"/>
            </w:rPr>
          </w:rPrChange>
        </w:rPr>
        <w:t xml:space="preserve"> گفتم: «</w:t>
      </w:r>
      <w:r w:rsidR="00675AFB" w:rsidRPr="00457BB8">
        <w:rPr>
          <w:rFonts w:ascii="IRNazanin" w:hAnsi="IRNazanin" w:cs="IRNazanin" w:hint="cs"/>
          <w:sz w:val="28"/>
          <w:szCs w:val="28"/>
          <w:rtl/>
          <w:lang w:bidi="fa-IR"/>
          <w:rPrChange w:id="1513" w:author="Mohammad Mohammadi" w:date="2025-07-22T21:07:00Z">
            <w:rPr>
              <w:rFonts w:ascii="IRNazanin" w:hAnsi="IRNazanin" w:cs="IRNazanin" w:hint="cs"/>
              <w:sz w:val="28"/>
              <w:szCs w:val="28"/>
              <w:rtl/>
              <w:lang w:bidi="fa-IR"/>
            </w:rPr>
          </w:rPrChange>
        </w:rPr>
        <w:t>فکرم</w:t>
      </w:r>
      <w:r w:rsidR="00675AFB" w:rsidRPr="00457BB8">
        <w:rPr>
          <w:rFonts w:ascii="IRNazanin" w:hAnsi="IRNazanin" w:cs="IRNazanin"/>
          <w:sz w:val="28"/>
          <w:szCs w:val="28"/>
          <w:rtl/>
          <w:lang w:bidi="fa-IR"/>
          <w:rPrChange w:id="1514" w:author="Mohammad Mohammadi" w:date="2025-07-22T21:07:00Z">
            <w:rPr>
              <w:rFonts w:ascii="IRNazanin" w:hAnsi="IRNazanin" w:cs="IRNazanin"/>
              <w:sz w:val="28"/>
              <w:szCs w:val="28"/>
              <w:rtl/>
              <w:lang w:bidi="fa-IR"/>
            </w:rPr>
          </w:rPrChange>
        </w:rPr>
        <w:t xml:space="preserve"> </w:t>
      </w:r>
      <w:r w:rsidR="00675AFB" w:rsidRPr="00457BB8">
        <w:rPr>
          <w:rFonts w:ascii="IRNazanin" w:hAnsi="IRNazanin" w:cs="IRNazanin" w:hint="cs"/>
          <w:sz w:val="28"/>
          <w:szCs w:val="28"/>
          <w:rtl/>
          <w:lang w:bidi="fa-IR"/>
          <w:rPrChange w:id="1515" w:author="Mohammad Mohammadi" w:date="2025-07-22T21:07:00Z">
            <w:rPr>
              <w:rFonts w:ascii="IRNazanin" w:hAnsi="IRNazanin" w:cs="IRNazanin" w:hint="cs"/>
              <w:sz w:val="28"/>
              <w:szCs w:val="28"/>
              <w:rtl/>
              <w:lang w:bidi="fa-IR"/>
            </w:rPr>
          </w:rPrChange>
        </w:rPr>
        <w:t>بود،</w:t>
      </w:r>
      <w:r w:rsidR="00675AFB" w:rsidRPr="00457BB8">
        <w:rPr>
          <w:rFonts w:ascii="IRNazanin" w:hAnsi="IRNazanin" w:cs="IRNazanin"/>
          <w:sz w:val="28"/>
          <w:szCs w:val="28"/>
          <w:rtl/>
          <w:lang w:bidi="fa-IR"/>
          <w:rPrChange w:id="1516" w:author="Mohammad Mohammadi" w:date="2025-07-22T21:07:00Z">
            <w:rPr>
              <w:rFonts w:ascii="IRNazanin" w:hAnsi="IRNazanin" w:cs="IRNazanin"/>
              <w:sz w:val="28"/>
              <w:szCs w:val="28"/>
              <w:rtl/>
              <w:lang w:bidi="fa-IR"/>
            </w:rPr>
          </w:rPrChange>
        </w:rPr>
        <w:t xml:space="preserve"> </w:t>
      </w:r>
      <w:r w:rsidR="00675AFB" w:rsidRPr="00457BB8">
        <w:rPr>
          <w:rFonts w:ascii="IRNazanin" w:hAnsi="IRNazanin" w:cs="IRNazanin" w:hint="cs"/>
          <w:sz w:val="28"/>
          <w:szCs w:val="28"/>
          <w:rtl/>
          <w:lang w:bidi="fa-IR"/>
          <w:rPrChange w:id="1517" w:author="Mohammad Mohammadi" w:date="2025-07-22T21:07:00Z">
            <w:rPr>
              <w:rFonts w:ascii="IRNazanin" w:hAnsi="IRNazanin" w:cs="IRNazanin" w:hint="cs"/>
              <w:sz w:val="28"/>
              <w:szCs w:val="28"/>
              <w:rtl/>
              <w:lang w:bidi="fa-IR"/>
            </w:rPr>
          </w:rPrChange>
        </w:rPr>
        <w:t>خو</w:t>
      </w:r>
      <w:r w:rsidR="00675AFB" w:rsidRPr="00457BB8">
        <w:rPr>
          <w:rFonts w:ascii="IRNazanin" w:hAnsi="IRNazanin" w:cs="IRNazanin"/>
          <w:sz w:val="28"/>
          <w:szCs w:val="28"/>
          <w:rtl/>
          <w:lang w:bidi="fa-IR"/>
          <w:rPrChange w:id="1518" w:author="Mohammad Mohammadi" w:date="2025-07-22T21:07:00Z">
            <w:rPr>
              <w:rFonts w:ascii="IRNazanin" w:hAnsi="IRNazanin" w:cs="IRNazanin"/>
              <w:sz w:val="28"/>
              <w:szCs w:val="28"/>
              <w:rtl/>
              <w:lang w:bidi="fa-IR"/>
            </w:rPr>
          </w:rPrChange>
        </w:rPr>
        <w:t xml:space="preserve"> </w:t>
      </w:r>
      <w:r w:rsidR="00675AFB" w:rsidRPr="00457BB8">
        <w:rPr>
          <w:rFonts w:ascii="IRNazanin" w:hAnsi="IRNazanin" w:cs="IRNazanin" w:hint="cs"/>
          <w:sz w:val="28"/>
          <w:szCs w:val="28"/>
          <w:rtl/>
          <w:lang w:bidi="fa-IR"/>
          <w:rPrChange w:id="1519" w:author="Mohammad Mohammadi" w:date="2025-07-22T21:07:00Z">
            <w:rPr>
              <w:rFonts w:ascii="IRNazanin" w:hAnsi="IRNazanin" w:cs="IRNazanin" w:hint="cs"/>
              <w:sz w:val="28"/>
              <w:szCs w:val="28"/>
              <w:rtl/>
              <w:lang w:bidi="fa-IR"/>
            </w:rPr>
          </w:rPrChange>
        </w:rPr>
        <w:t>خیلی</w:t>
      </w:r>
      <w:r w:rsidR="00675AFB" w:rsidRPr="00457BB8">
        <w:rPr>
          <w:rFonts w:ascii="IRNazanin" w:hAnsi="IRNazanin" w:cs="IRNazanin"/>
          <w:sz w:val="28"/>
          <w:szCs w:val="28"/>
          <w:rtl/>
          <w:lang w:bidi="fa-IR"/>
          <w:rPrChange w:id="1520" w:author="Mohammad Mohammadi" w:date="2025-07-22T21:07:00Z">
            <w:rPr>
              <w:rFonts w:ascii="IRNazanin" w:hAnsi="IRNazanin" w:cs="IRNazanin"/>
              <w:sz w:val="28"/>
              <w:szCs w:val="28"/>
              <w:rtl/>
              <w:lang w:bidi="fa-IR"/>
            </w:rPr>
          </w:rPrChange>
        </w:rPr>
        <w:t xml:space="preserve"> </w:t>
      </w:r>
      <w:r w:rsidR="00675AFB" w:rsidRPr="00457BB8">
        <w:rPr>
          <w:rFonts w:ascii="IRNazanin" w:hAnsi="IRNazanin" w:cs="IRNazanin" w:hint="cs"/>
          <w:sz w:val="28"/>
          <w:szCs w:val="28"/>
          <w:rtl/>
          <w:lang w:bidi="fa-IR"/>
          <w:rPrChange w:id="1521" w:author="Mohammad Mohammadi" w:date="2025-07-22T21:07:00Z">
            <w:rPr>
              <w:rFonts w:ascii="IRNazanin" w:hAnsi="IRNazanin" w:cs="IRNazanin" w:hint="cs"/>
              <w:sz w:val="28"/>
              <w:szCs w:val="28"/>
              <w:rtl/>
              <w:lang w:bidi="fa-IR"/>
            </w:rPr>
          </w:rPrChange>
        </w:rPr>
        <w:t>کم</w:t>
      </w:r>
      <w:r w:rsidRPr="00457BB8">
        <w:rPr>
          <w:rFonts w:ascii="IRNazanin" w:hAnsi="IRNazanin" w:cs="IRNazanin"/>
          <w:sz w:val="28"/>
          <w:szCs w:val="28"/>
          <w:rtl/>
          <w:lang w:bidi="fa-IR"/>
          <w:rPrChange w:id="1522" w:author="Mohammad Mohammadi" w:date="2025-07-22T21:07:00Z">
            <w:rPr>
              <w:rFonts w:ascii="IRNazanin" w:hAnsi="IRNazanin" w:cs="IRNazanin"/>
              <w:sz w:val="28"/>
              <w:szCs w:val="28"/>
              <w:rtl/>
              <w:lang w:bidi="fa-IR"/>
            </w:rPr>
          </w:rPrChange>
        </w:rPr>
        <w:t xml:space="preserve"> </w:t>
      </w:r>
      <w:r w:rsidR="00173A7D" w:rsidRPr="00457BB8">
        <w:rPr>
          <w:rFonts w:ascii="IRNazanin" w:hAnsi="IRNazanin" w:cs="IRNazanin"/>
          <w:sz w:val="28"/>
          <w:szCs w:val="28"/>
          <w:rtl/>
          <w:lang w:bidi="fa-IR"/>
          <w:rPrChange w:id="1523" w:author="Mohammad Mohammadi" w:date="2025-07-22T21:07:00Z">
            <w:rPr>
              <w:rFonts w:ascii="IRNazanin" w:hAnsi="IRNazanin" w:cs="IRNazanin"/>
              <w:sz w:val="28"/>
              <w:szCs w:val="28"/>
              <w:rtl/>
              <w:lang w:bidi="fa-IR"/>
            </w:rPr>
          </w:rPrChange>
        </w:rPr>
        <w:t>برنج</w:t>
      </w:r>
      <w:r w:rsidRPr="00457BB8">
        <w:rPr>
          <w:rFonts w:ascii="IRNazanin" w:hAnsi="IRNazanin" w:cs="IRNazanin"/>
          <w:sz w:val="28"/>
          <w:szCs w:val="28"/>
          <w:rtl/>
          <w:lang w:bidi="fa-IR"/>
          <w:rPrChange w:id="1524" w:author="Mohammad Mohammadi" w:date="2025-07-22T21:07:00Z">
            <w:rPr>
              <w:rFonts w:ascii="IRNazanin" w:hAnsi="IRNazanin" w:cs="IRNazanin"/>
              <w:sz w:val="28"/>
              <w:szCs w:val="28"/>
              <w:rtl/>
              <w:lang w:bidi="fa-IR"/>
            </w:rPr>
          </w:rPrChange>
        </w:rPr>
        <w:t xml:space="preserve"> </w:t>
      </w:r>
      <w:r w:rsidR="00675AFB" w:rsidRPr="00457BB8">
        <w:rPr>
          <w:rFonts w:ascii="IRNazanin" w:hAnsi="IRNazanin" w:cs="IRNazanin" w:hint="cs"/>
          <w:sz w:val="28"/>
          <w:szCs w:val="28"/>
          <w:rtl/>
          <w:lang w:bidi="fa-IR"/>
          <w:rPrChange w:id="1525" w:author="Mohammad Mohammadi" w:date="2025-07-22T21:07:00Z">
            <w:rPr>
              <w:rFonts w:ascii="IRNazanin" w:hAnsi="IRNazanin" w:cs="IRNazanin" w:hint="cs"/>
              <w:sz w:val="28"/>
              <w:szCs w:val="28"/>
              <w:rtl/>
              <w:lang w:bidi="fa-IR"/>
            </w:rPr>
          </w:rPrChange>
        </w:rPr>
        <w:t>روی</w:t>
      </w:r>
      <w:r w:rsidR="00675AFB" w:rsidRPr="00457BB8">
        <w:rPr>
          <w:rFonts w:ascii="IRNazanin" w:hAnsi="IRNazanin" w:cs="IRNazanin"/>
          <w:sz w:val="28"/>
          <w:szCs w:val="28"/>
          <w:rtl/>
          <w:lang w:bidi="fa-IR"/>
          <w:rPrChange w:id="1526" w:author="Mohammad Mohammadi" w:date="2025-07-22T21:07:00Z">
            <w:rPr>
              <w:rFonts w:ascii="IRNazanin" w:hAnsi="IRNazanin" w:cs="IRNazanin"/>
              <w:sz w:val="28"/>
              <w:szCs w:val="28"/>
              <w:rtl/>
              <w:lang w:bidi="fa-IR"/>
            </w:rPr>
          </w:rPrChange>
        </w:rPr>
        <w:t xml:space="preserve"> زم</w:t>
      </w:r>
      <w:r w:rsidR="00675AFB" w:rsidRPr="00457BB8">
        <w:rPr>
          <w:rFonts w:ascii="IRNazanin" w:hAnsi="IRNazanin" w:cs="IRNazanin" w:hint="cs"/>
          <w:sz w:val="28"/>
          <w:szCs w:val="28"/>
          <w:rtl/>
          <w:lang w:bidi="fa-IR"/>
          <w:rPrChange w:id="1527" w:author="Mohammad Mohammadi" w:date="2025-07-22T21:07:00Z">
            <w:rPr>
              <w:rFonts w:ascii="IRNazanin" w:hAnsi="IRNazanin" w:cs="IRNazanin" w:hint="cs"/>
              <w:sz w:val="28"/>
              <w:szCs w:val="28"/>
              <w:rtl/>
              <w:lang w:bidi="fa-IR"/>
            </w:rPr>
          </w:rPrChange>
        </w:rPr>
        <w:t>ین</w:t>
      </w:r>
      <w:r w:rsidR="00675AFB" w:rsidRPr="00457BB8">
        <w:rPr>
          <w:rFonts w:ascii="IRNazanin" w:hAnsi="IRNazanin" w:cs="IRNazanin"/>
          <w:sz w:val="28"/>
          <w:szCs w:val="28"/>
          <w:rtl/>
          <w:lang w:bidi="fa-IR"/>
          <w:rPrChange w:id="1528" w:author="Mohammad Mohammadi" w:date="2025-07-22T21:07:00Z">
            <w:rPr>
              <w:rFonts w:ascii="IRNazanin" w:hAnsi="IRNazanin" w:cs="IRNazanin"/>
              <w:sz w:val="28"/>
              <w:szCs w:val="28"/>
              <w:rtl/>
              <w:lang w:bidi="fa-IR"/>
            </w:rPr>
          </w:rPrChange>
        </w:rPr>
        <w:t xml:space="preserve"> </w:t>
      </w:r>
      <w:r w:rsidRPr="00457BB8">
        <w:rPr>
          <w:rFonts w:ascii="IRNazanin" w:hAnsi="IRNazanin" w:cs="IRNazanin"/>
          <w:sz w:val="28"/>
          <w:szCs w:val="28"/>
          <w:rtl/>
          <w:lang w:bidi="fa-IR"/>
          <w:rPrChange w:id="1529" w:author="Mohammad Mohammadi" w:date="2025-07-22T21:07:00Z">
            <w:rPr>
              <w:rFonts w:ascii="IRNazanin" w:hAnsi="IRNazanin" w:cs="IRNazanin"/>
              <w:sz w:val="28"/>
              <w:szCs w:val="28"/>
              <w:rtl/>
              <w:lang w:bidi="fa-IR"/>
            </w:rPr>
          </w:rPrChange>
        </w:rPr>
        <w:t xml:space="preserve">افتاد؛ </w:t>
      </w:r>
      <w:r w:rsidR="00835CF5" w:rsidRPr="00457BB8">
        <w:rPr>
          <w:rFonts w:ascii="IRNazanin" w:hAnsi="IRNazanin" w:cs="IRNazanin"/>
          <w:sz w:val="28"/>
          <w:szCs w:val="28"/>
          <w:rtl/>
          <w:lang w:bidi="fa-IR"/>
          <w:rPrChange w:id="1530" w:author="Mohammad Mohammadi" w:date="2025-07-22T21:07:00Z">
            <w:rPr>
              <w:rFonts w:ascii="IRNazanin" w:hAnsi="IRNazanin" w:cs="IRNazanin"/>
              <w:sz w:val="28"/>
              <w:szCs w:val="28"/>
              <w:rtl/>
              <w:lang w:bidi="fa-IR"/>
            </w:rPr>
          </w:rPrChange>
        </w:rPr>
        <w:t>کی آنقدر مورچه جمع میشه</w:t>
      </w:r>
      <w:r w:rsidRPr="00457BB8">
        <w:rPr>
          <w:rFonts w:ascii="IRNazanin" w:hAnsi="IRNazanin" w:cs="IRNazanin"/>
          <w:sz w:val="28"/>
          <w:szCs w:val="28"/>
          <w:rtl/>
          <w:lang w:bidi="fa-IR"/>
          <w:rPrChange w:id="1531" w:author="Mohammad Mohammadi" w:date="2025-07-22T21:07:00Z">
            <w:rPr>
              <w:rFonts w:ascii="IRNazanin" w:hAnsi="IRNazanin" w:cs="IRNazanin"/>
              <w:sz w:val="28"/>
              <w:szCs w:val="28"/>
              <w:rtl/>
              <w:lang w:bidi="fa-IR"/>
            </w:rPr>
          </w:rPrChange>
        </w:rPr>
        <w:t xml:space="preserve">!» مشکندی گفت: «مامدزی چقدر </w:t>
      </w:r>
      <w:r w:rsidR="00835CF5" w:rsidRPr="00457BB8">
        <w:rPr>
          <w:rFonts w:ascii="IRNazanin" w:hAnsi="IRNazanin" w:cs="IRNazanin"/>
          <w:sz w:val="28"/>
          <w:szCs w:val="28"/>
          <w:rtl/>
          <w:lang w:bidi="fa-IR"/>
          <w:rPrChange w:id="1532" w:author="Mohammad Mohammadi" w:date="2025-07-22T21:07:00Z">
            <w:rPr>
              <w:rFonts w:ascii="IRNazanin" w:hAnsi="IRNazanin" w:cs="IRNazanin"/>
              <w:sz w:val="28"/>
              <w:szCs w:val="28"/>
              <w:rtl/>
              <w:lang w:bidi="fa-IR"/>
            </w:rPr>
          </w:rPrChange>
        </w:rPr>
        <w:t xml:space="preserve">لوده </w:t>
      </w:r>
      <w:r w:rsidRPr="00457BB8">
        <w:rPr>
          <w:rFonts w:ascii="IRNazanin" w:hAnsi="IRNazanin" w:cs="IRNazanin"/>
          <w:sz w:val="28"/>
          <w:szCs w:val="28"/>
          <w:rtl/>
          <w:lang w:bidi="fa-IR"/>
          <w:rPrChange w:id="1533" w:author="Mohammad Mohammadi" w:date="2025-07-22T21:07:00Z">
            <w:rPr>
              <w:rFonts w:ascii="IRNazanin" w:hAnsi="IRNazanin" w:cs="IRNazanin"/>
              <w:sz w:val="28"/>
              <w:szCs w:val="28"/>
              <w:rtl/>
              <w:lang w:bidi="fa-IR"/>
            </w:rPr>
          </w:rPrChange>
        </w:rPr>
        <w:t xml:space="preserve">است!» حاجی </w:t>
      </w:r>
      <w:r w:rsidR="00501A6F" w:rsidRPr="00457BB8">
        <w:rPr>
          <w:rFonts w:ascii="IRNazanin" w:hAnsi="IRNazanin" w:cs="IRNazanin"/>
          <w:sz w:val="28"/>
          <w:szCs w:val="28"/>
          <w:rtl/>
          <w:lang w:bidi="fa-IR"/>
          <w:rPrChange w:id="1534" w:author="Mohammad Mohammadi" w:date="2025-07-22T21:07:00Z">
            <w:rPr>
              <w:rFonts w:ascii="IRNazanin" w:hAnsi="IRNazanin" w:cs="IRNazanin"/>
              <w:sz w:val="28"/>
              <w:szCs w:val="28"/>
              <w:rtl/>
              <w:lang w:bidi="fa-IR"/>
            </w:rPr>
          </w:rPrChange>
        </w:rPr>
        <w:t xml:space="preserve">زبتو </w:t>
      </w:r>
      <w:r w:rsidRPr="00457BB8">
        <w:rPr>
          <w:rFonts w:ascii="IRNazanin" w:hAnsi="IRNazanin" w:cs="IRNazanin"/>
          <w:sz w:val="28"/>
          <w:szCs w:val="28"/>
          <w:rtl/>
          <w:lang w:bidi="fa-IR"/>
          <w:rPrChange w:id="1535" w:author="Mohammad Mohammadi" w:date="2025-07-22T21:07:00Z">
            <w:rPr>
              <w:rFonts w:ascii="IRNazanin" w:hAnsi="IRNazanin" w:cs="IRNazanin"/>
              <w:sz w:val="28"/>
              <w:szCs w:val="28"/>
              <w:rtl/>
              <w:lang w:bidi="fa-IR"/>
            </w:rPr>
          </w:rPrChange>
        </w:rPr>
        <w:t xml:space="preserve">مرد بسیار خوبی بود، خدا رحمتش کند. او گفت: «هی ماموک، </w:t>
      </w:r>
      <w:r w:rsidR="00501A6F" w:rsidRPr="00457BB8">
        <w:rPr>
          <w:rFonts w:ascii="IRNazanin" w:hAnsi="IRNazanin" w:cs="IRNazanin"/>
          <w:sz w:val="28"/>
          <w:szCs w:val="28"/>
          <w:rtl/>
          <w:lang w:bidi="fa-IR"/>
          <w:rPrChange w:id="1536" w:author="Mohammad Mohammadi" w:date="2025-07-22T21:07:00Z">
            <w:rPr>
              <w:rFonts w:ascii="IRNazanin" w:hAnsi="IRNazanin" w:cs="IRNazanin"/>
              <w:sz w:val="28"/>
              <w:szCs w:val="28"/>
              <w:rtl/>
              <w:lang w:bidi="fa-IR"/>
            </w:rPr>
          </w:rPrChange>
        </w:rPr>
        <w:t>لوده</w:t>
      </w:r>
      <w:r w:rsidRPr="00457BB8">
        <w:rPr>
          <w:rFonts w:ascii="IRNazanin" w:hAnsi="IRNazanin" w:cs="IRNazanin"/>
          <w:sz w:val="28"/>
          <w:szCs w:val="28"/>
          <w:rtl/>
          <w:lang w:bidi="fa-IR"/>
          <w:rPrChange w:id="1537" w:author="Mohammad Mohammadi" w:date="2025-07-22T21:07:00Z">
            <w:rPr>
              <w:rFonts w:ascii="IRNazanin" w:hAnsi="IRNazanin" w:cs="IRNazanin"/>
              <w:sz w:val="28"/>
              <w:szCs w:val="28"/>
              <w:rtl/>
              <w:lang w:bidi="fa-IR"/>
            </w:rPr>
          </w:rPrChange>
        </w:rPr>
        <w:t xml:space="preserve"> نباش، اینطور </w:t>
      </w:r>
      <w:r w:rsidR="00501A6F" w:rsidRPr="00457BB8">
        <w:rPr>
          <w:rFonts w:ascii="IRNazanin" w:hAnsi="IRNazanin" w:cs="IRNazanin"/>
          <w:sz w:val="28"/>
          <w:szCs w:val="28"/>
          <w:rtl/>
          <w:lang w:bidi="fa-IR"/>
          <w:rPrChange w:id="1538" w:author="Mohammad Mohammadi" w:date="2025-07-22T21:07:00Z">
            <w:rPr>
              <w:rFonts w:ascii="IRNazanin" w:hAnsi="IRNazanin" w:cs="IRNazanin"/>
              <w:sz w:val="28"/>
              <w:szCs w:val="28"/>
              <w:rtl/>
              <w:lang w:bidi="fa-IR"/>
            </w:rPr>
          </w:rPrChange>
        </w:rPr>
        <w:t>گپ</w:t>
      </w:r>
      <w:r w:rsidRPr="00457BB8">
        <w:rPr>
          <w:rFonts w:ascii="IRNazanin" w:hAnsi="IRNazanin" w:cs="IRNazanin"/>
          <w:sz w:val="28"/>
          <w:szCs w:val="28"/>
          <w:rtl/>
          <w:lang w:bidi="fa-IR"/>
          <w:rPrChange w:id="1539" w:author="Mohammad Mohammadi" w:date="2025-07-22T21:07:00Z">
            <w:rPr>
              <w:rFonts w:ascii="IRNazanin" w:hAnsi="IRNazanin" w:cs="IRNazanin"/>
              <w:sz w:val="28"/>
              <w:szCs w:val="28"/>
              <w:rtl/>
              <w:lang w:bidi="fa-IR"/>
            </w:rPr>
          </w:rPrChange>
        </w:rPr>
        <w:t xml:space="preserve"> نزن، او هنوز </w:t>
      </w:r>
      <w:r w:rsidR="00501A6F" w:rsidRPr="00457BB8">
        <w:rPr>
          <w:rFonts w:ascii="IRNazanin" w:hAnsi="IRNazanin" w:cs="IRNazanin"/>
          <w:sz w:val="28"/>
          <w:szCs w:val="28"/>
          <w:rtl/>
          <w:lang w:bidi="fa-IR"/>
          <w:rPrChange w:id="1540" w:author="Mohammad Mohammadi" w:date="2025-07-22T21:07:00Z">
            <w:rPr>
              <w:rFonts w:ascii="IRNazanin" w:hAnsi="IRNazanin" w:cs="IRNazanin"/>
              <w:sz w:val="28"/>
              <w:szCs w:val="28"/>
              <w:rtl/>
              <w:lang w:bidi="fa-IR"/>
            </w:rPr>
          </w:rPrChange>
        </w:rPr>
        <w:t>جوان ا</w:t>
      </w:r>
      <w:r w:rsidRPr="00457BB8">
        <w:rPr>
          <w:rFonts w:ascii="IRNazanin" w:hAnsi="IRNazanin" w:cs="IRNazanin"/>
          <w:sz w:val="28"/>
          <w:szCs w:val="28"/>
          <w:rtl/>
          <w:lang w:bidi="fa-IR"/>
          <w:rPrChange w:id="1541" w:author="Mohammad Mohammadi" w:date="2025-07-22T21:07:00Z">
            <w:rPr>
              <w:rFonts w:ascii="IRNazanin" w:hAnsi="IRNazanin" w:cs="IRNazanin"/>
              <w:sz w:val="28"/>
              <w:szCs w:val="28"/>
              <w:rtl/>
              <w:lang w:bidi="fa-IR"/>
            </w:rPr>
          </w:rPrChange>
        </w:rPr>
        <w:t xml:space="preserve">ست، چیزی نمی‌فهمد. آخر مگر چه شده؟ طلا که </w:t>
      </w:r>
      <w:r w:rsidR="00CB018D" w:rsidRPr="00457BB8">
        <w:rPr>
          <w:rFonts w:ascii="IRNazanin" w:hAnsi="IRNazanin" w:cs="IRNazanin" w:hint="cs"/>
          <w:sz w:val="28"/>
          <w:szCs w:val="28"/>
          <w:rtl/>
          <w:lang w:bidi="fa-IR"/>
          <w:rPrChange w:id="1542" w:author="Mohammad Mohammadi" w:date="2025-07-22T21:07:00Z">
            <w:rPr>
              <w:rFonts w:ascii="IRNazanin" w:hAnsi="IRNazanin" w:cs="IRNazanin" w:hint="cs"/>
              <w:sz w:val="28"/>
              <w:szCs w:val="28"/>
              <w:rtl/>
              <w:lang w:bidi="fa-IR"/>
            </w:rPr>
          </w:rPrChange>
        </w:rPr>
        <w:t>نیست</w:t>
      </w:r>
      <w:r w:rsidRPr="00457BB8">
        <w:rPr>
          <w:rFonts w:ascii="IRNazanin" w:hAnsi="IRNazanin" w:cs="IRNazanin"/>
          <w:sz w:val="28"/>
          <w:szCs w:val="28"/>
          <w:rtl/>
          <w:lang w:bidi="fa-IR"/>
          <w:rPrChange w:id="1543" w:author="Mohammad Mohammadi" w:date="2025-07-22T21:07:00Z">
            <w:rPr>
              <w:rFonts w:ascii="IRNazanin" w:hAnsi="IRNazanin" w:cs="IRNazanin"/>
              <w:sz w:val="28"/>
              <w:szCs w:val="28"/>
              <w:rtl/>
              <w:lang w:bidi="fa-IR"/>
            </w:rPr>
          </w:rPrChange>
        </w:rPr>
        <w:t>!»</w:t>
      </w:r>
      <w:r w:rsidR="00501A6F" w:rsidRPr="00457BB8">
        <w:rPr>
          <w:rFonts w:ascii="IRNazanin" w:hAnsi="IRNazanin" w:cs="IRNazanin"/>
          <w:sz w:val="28"/>
          <w:szCs w:val="28"/>
          <w:rtl/>
          <w:lang w:bidi="fa-IR"/>
          <w:rPrChange w:id="1544" w:author="Mohammad Mohammadi" w:date="2025-07-22T21:07:00Z">
            <w:rPr>
              <w:rFonts w:ascii="IRNazanin" w:hAnsi="IRNazanin" w:cs="IRNazanin"/>
              <w:sz w:val="28"/>
              <w:szCs w:val="28"/>
              <w:rtl/>
              <w:lang w:bidi="fa-IR"/>
            </w:rPr>
          </w:rPrChange>
        </w:rPr>
        <w:t>.</w:t>
      </w:r>
    </w:p>
    <w:p w14:paraId="0E051853" w14:textId="2122770C" w:rsidR="000766C4" w:rsidRPr="00457BB8" w:rsidRDefault="000766C4" w:rsidP="000766C4">
      <w:pPr>
        <w:bidi/>
        <w:jc w:val="both"/>
        <w:rPr>
          <w:rFonts w:ascii="IRNazanin" w:hAnsi="IRNazanin" w:cs="IRNazanin"/>
          <w:sz w:val="28"/>
          <w:szCs w:val="28"/>
          <w:rtl/>
          <w:lang w:bidi="fa-IR"/>
          <w:rPrChange w:id="1545"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lang w:bidi="fa-IR"/>
          <w:rPrChange w:id="1546" w:author="Mohammad Mohammadi" w:date="2025-07-22T21:07:00Z">
            <w:rPr>
              <w:rFonts w:ascii="IRNazanin" w:hAnsi="IRNazanin" w:cs="IRNazanin"/>
              <w:sz w:val="28"/>
              <w:szCs w:val="28"/>
              <w:rtl/>
              <w:lang w:bidi="fa-IR"/>
            </w:rPr>
          </w:rPrChange>
        </w:rPr>
        <w:t>دو سال پس از عروسی‌ام، خداوند اولین پسرم، خانی‌آقا را به من داد. پسرم سه روز پس از عروسی بی‌بی‌</w:t>
      </w:r>
      <w:r w:rsidR="003E0298" w:rsidRPr="00457BB8">
        <w:rPr>
          <w:rFonts w:ascii="IRNazanin" w:hAnsi="IRNazanin" w:cs="IRNazanin" w:hint="cs"/>
          <w:sz w:val="28"/>
          <w:szCs w:val="28"/>
          <w:rtl/>
          <w:lang w:bidi="fa-IR"/>
          <w:rPrChange w:id="1547" w:author="Mohammad Mohammadi" w:date="2025-07-22T21:07:00Z">
            <w:rPr>
              <w:rFonts w:ascii="IRNazanin" w:hAnsi="IRNazanin" w:cs="IRNazanin" w:hint="cs"/>
              <w:sz w:val="28"/>
              <w:szCs w:val="28"/>
              <w:rtl/>
              <w:lang w:bidi="fa-IR"/>
            </w:rPr>
          </w:rPrChange>
        </w:rPr>
        <w:t>ا</w:t>
      </w:r>
      <w:r w:rsidRPr="00457BB8">
        <w:rPr>
          <w:rFonts w:ascii="IRNazanin" w:hAnsi="IRNazanin" w:cs="IRNazanin"/>
          <w:sz w:val="28"/>
          <w:szCs w:val="28"/>
          <w:rtl/>
          <w:lang w:bidi="fa-IR"/>
          <w:rPrChange w:id="1548" w:author="Mohammad Mohammadi" w:date="2025-07-22T21:07:00Z">
            <w:rPr>
              <w:rFonts w:ascii="IRNazanin" w:hAnsi="IRNazanin" w:cs="IRNazanin"/>
              <w:sz w:val="28"/>
              <w:szCs w:val="28"/>
              <w:rtl/>
              <w:lang w:bidi="fa-IR"/>
            </w:rPr>
          </w:rPrChange>
        </w:rPr>
        <w:t xml:space="preserve">ور با غفور به دنیا آمد. در </w:t>
      </w:r>
      <w:r w:rsidR="00934F1D" w:rsidRPr="00457BB8">
        <w:rPr>
          <w:rFonts w:ascii="IRNazanin" w:hAnsi="IRNazanin" w:cs="IRNazanin"/>
          <w:sz w:val="28"/>
          <w:szCs w:val="28"/>
          <w:rtl/>
          <w:lang w:bidi="fa-IR"/>
          <w:rPrChange w:id="1549" w:author="Mohammad Mohammadi" w:date="2025-07-22T21:07:00Z">
            <w:rPr>
              <w:rFonts w:ascii="IRNazanin" w:hAnsi="IRNazanin" w:cs="IRNazanin"/>
              <w:sz w:val="28"/>
              <w:szCs w:val="28"/>
              <w:rtl/>
              <w:lang w:bidi="fa-IR"/>
            </w:rPr>
          </w:rPrChange>
        </w:rPr>
        <w:t xml:space="preserve">خیمه‌‌ی </w:t>
      </w:r>
      <w:r w:rsidRPr="00457BB8">
        <w:rPr>
          <w:rFonts w:ascii="IRNazanin" w:hAnsi="IRNazanin" w:cs="IRNazanin"/>
          <w:sz w:val="28"/>
          <w:szCs w:val="28"/>
          <w:rtl/>
          <w:lang w:bidi="fa-IR"/>
          <w:rPrChange w:id="1550" w:author="Mohammad Mohammadi" w:date="2025-07-22T21:07:00Z">
            <w:rPr>
              <w:rFonts w:ascii="IRNazanin" w:hAnsi="IRNazanin" w:cs="IRNazanin"/>
              <w:sz w:val="28"/>
              <w:szCs w:val="28"/>
              <w:rtl/>
              <w:lang w:bidi="fa-IR"/>
            </w:rPr>
          </w:rPrChange>
        </w:rPr>
        <w:t xml:space="preserve">آن‌ها مشغول </w:t>
      </w:r>
      <w:r w:rsidR="00934F1D" w:rsidRPr="00457BB8">
        <w:rPr>
          <w:rFonts w:ascii="IRNazanin" w:hAnsi="IRNazanin" w:cs="IRNazanin"/>
          <w:sz w:val="28"/>
          <w:szCs w:val="28"/>
          <w:rtl/>
          <w:lang w:bidi="fa-IR"/>
          <w:rPrChange w:id="1551" w:author="Mohammad Mohammadi" w:date="2025-07-22T21:07:00Z">
            <w:rPr>
              <w:rFonts w:ascii="IRNazanin" w:hAnsi="IRNazanin" w:cs="IRNazanin"/>
              <w:sz w:val="28"/>
              <w:szCs w:val="28"/>
              <w:rtl/>
              <w:lang w:bidi="fa-IR"/>
            </w:rPr>
          </w:rPrChange>
        </w:rPr>
        <w:t xml:space="preserve">نان </w:t>
      </w:r>
      <w:r w:rsidRPr="00457BB8">
        <w:rPr>
          <w:rFonts w:ascii="IRNazanin" w:hAnsi="IRNazanin" w:cs="IRNazanin"/>
          <w:sz w:val="28"/>
          <w:szCs w:val="28"/>
          <w:rtl/>
          <w:lang w:bidi="fa-IR"/>
          <w:rPrChange w:id="1552" w:author="Mohammad Mohammadi" w:date="2025-07-22T21:07:00Z">
            <w:rPr>
              <w:rFonts w:ascii="IRNazanin" w:hAnsi="IRNazanin" w:cs="IRNazanin"/>
              <w:sz w:val="28"/>
              <w:szCs w:val="28"/>
              <w:rtl/>
              <w:lang w:bidi="fa-IR"/>
            </w:rPr>
          </w:rPrChange>
        </w:rPr>
        <w:t>خوردن بودیم</w:t>
      </w:r>
      <w:r w:rsidR="00934F1D" w:rsidRPr="00457BB8">
        <w:rPr>
          <w:rFonts w:ascii="IRNazanin" w:hAnsi="IRNazanin" w:cs="IRNazanin"/>
          <w:sz w:val="28"/>
          <w:szCs w:val="28"/>
          <w:rtl/>
          <w:lang w:bidi="fa-IR"/>
          <w:rPrChange w:id="1553"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lang w:bidi="fa-IR"/>
          <w:rPrChange w:id="1554" w:author="Mohammad Mohammadi" w:date="2025-07-22T21:07:00Z">
            <w:rPr>
              <w:rFonts w:ascii="IRNazanin" w:hAnsi="IRNazanin" w:cs="IRNazanin"/>
              <w:sz w:val="28"/>
              <w:szCs w:val="28"/>
              <w:rtl/>
              <w:lang w:bidi="fa-IR"/>
            </w:rPr>
          </w:rPrChange>
        </w:rPr>
        <w:t xml:space="preserve"> </w:t>
      </w:r>
      <w:r w:rsidR="00934F1D" w:rsidRPr="00457BB8">
        <w:rPr>
          <w:rFonts w:ascii="IRNazanin" w:hAnsi="IRNazanin" w:cs="IRNazanin"/>
          <w:sz w:val="28"/>
          <w:szCs w:val="28"/>
          <w:rtl/>
          <w:lang w:bidi="fa-IR"/>
          <w:rPrChange w:id="1555" w:author="Mohammad Mohammadi" w:date="2025-07-22T21:07:00Z">
            <w:rPr>
              <w:rFonts w:ascii="IRNazanin" w:hAnsi="IRNazanin" w:cs="IRNazanin"/>
              <w:sz w:val="28"/>
              <w:szCs w:val="28"/>
              <w:rtl/>
              <w:lang w:bidi="fa-IR"/>
            </w:rPr>
          </w:rPrChange>
        </w:rPr>
        <w:t>وقتی غذایم تمام شد، کمی بعدش</w:t>
      </w:r>
      <w:r w:rsidRPr="00457BB8">
        <w:rPr>
          <w:rFonts w:ascii="IRNazanin" w:hAnsi="IRNazanin" w:cs="IRNazanin"/>
          <w:sz w:val="28"/>
          <w:szCs w:val="28"/>
          <w:rtl/>
          <w:lang w:bidi="fa-IR"/>
          <w:rPrChange w:id="1556" w:author="Mohammad Mohammadi" w:date="2025-07-22T21:07:00Z">
            <w:rPr>
              <w:rFonts w:ascii="IRNazanin" w:hAnsi="IRNazanin" w:cs="IRNazanin"/>
              <w:sz w:val="28"/>
              <w:szCs w:val="28"/>
              <w:rtl/>
              <w:lang w:bidi="fa-IR"/>
            </w:rPr>
          </w:rPrChange>
        </w:rPr>
        <w:t xml:space="preserve"> خانی‌آقا به دنیا آمد. </w:t>
      </w:r>
      <w:r w:rsidR="00F46A7B" w:rsidRPr="00457BB8">
        <w:rPr>
          <w:rFonts w:ascii="IRNazanin" w:hAnsi="IRNazanin" w:cs="IRNazanin"/>
          <w:sz w:val="28"/>
          <w:szCs w:val="28"/>
          <w:rtl/>
          <w:lang w:bidi="fa-IR"/>
          <w:rPrChange w:id="1557" w:author="Mohammad Mohammadi" w:date="2025-07-22T21:07:00Z">
            <w:rPr>
              <w:rFonts w:ascii="IRNazanin" w:hAnsi="IRNazanin" w:cs="IRNazanin"/>
              <w:sz w:val="28"/>
              <w:szCs w:val="28"/>
              <w:rtl/>
              <w:lang w:bidi="fa-IR"/>
            </w:rPr>
          </w:rPrChange>
        </w:rPr>
        <w:t xml:space="preserve">نیمه‌شب </w:t>
      </w:r>
      <w:r w:rsidRPr="00457BB8">
        <w:rPr>
          <w:rFonts w:ascii="IRNazanin" w:hAnsi="IRNazanin" w:cs="IRNazanin"/>
          <w:sz w:val="28"/>
          <w:szCs w:val="28"/>
          <w:rtl/>
          <w:lang w:bidi="fa-IR"/>
          <w:rPrChange w:id="1558" w:author="Mohammad Mohammadi" w:date="2025-07-22T21:07:00Z">
            <w:rPr>
              <w:rFonts w:ascii="IRNazanin" w:hAnsi="IRNazanin" w:cs="IRNazanin"/>
              <w:sz w:val="28"/>
              <w:szCs w:val="28"/>
              <w:rtl/>
              <w:lang w:bidi="fa-IR"/>
            </w:rPr>
          </w:rPrChange>
        </w:rPr>
        <w:t>مشکندی از جایش برخاست</w:t>
      </w:r>
      <w:r w:rsidR="00F46A7B" w:rsidRPr="00457BB8">
        <w:rPr>
          <w:rFonts w:ascii="IRNazanin" w:hAnsi="IRNazanin" w:cs="IRNazanin"/>
          <w:sz w:val="28"/>
          <w:szCs w:val="28"/>
          <w:rtl/>
          <w:lang w:bidi="fa-IR"/>
          <w:rPrChange w:id="1559" w:author="Mohammad Mohammadi" w:date="2025-07-22T21:07:00Z">
            <w:rPr>
              <w:rFonts w:ascii="IRNazanin" w:hAnsi="IRNazanin" w:cs="IRNazanin"/>
              <w:sz w:val="28"/>
              <w:szCs w:val="28"/>
              <w:rtl/>
              <w:lang w:bidi="fa-IR"/>
            </w:rPr>
          </w:rPrChange>
        </w:rPr>
        <w:t>، تفنگی</w:t>
      </w:r>
      <w:r w:rsidR="007B4734" w:rsidRPr="00457BB8">
        <w:rPr>
          <w:rFonts w:ascii="IRNazanin" w:hAnsi="IRNazanin" w:cs="IRNazanin"/>
          <w:sz w:val="28"/>
          <w:szCs w:val="28"/>
          <w:rtl/>
          <w:lang w:bidi="fa-IR"/>
          <w:rPrChange w:id="1560" w:author="Mohammad Mohammadi" w:date="2025-07-22T21:07:00Z">
            <w:rPr>
              <w:rFonts w:ascii="IRNazanin" w:hAnsi="IRNazanin" w:cs="IRNazanin"/>
              <w:sz w:val="28"/>
              <w:szCs w:val="28"/>
              <w:rtl/>
              <w:lang w:bidi="fa-IR"/>
            </w:rPr>
          </w:rPrChange>
        </w:rPr>
        <w:t xml:space="preserve"> را</w:t>
      </w:r>
      <w:r w:rsidR="00F46A7B" w:rsidRPr="00457BB8">
        <w:rPr>
          <w:rFonts w:ascii="IRNazanin" w:hAnsi="IRNazanin" w:cs="IRNazanin"/>
          <w:sz w:val="28"/>
          <w:szCs w:val="28"/>
          <w:rtl/>
          <w:lang w:bidi="fa-IR"/>
          <w:rPrChange w:id="1561" w:author="Mohammad Mohammadi" w:date="2025-07-22T21:07:00Z">
            <w:rPr>
              <w:rFonts w:ascii="IRNazanin" w:hAnsi="IRNazanin" w:cs="IRNazanin"/>
              <w:sz w:val="28"/>
              <w:szCs w:val="28"/>
              <w:rtl/>
              <w:lang w:bidi="fa-IR"/>
            </w:rPr>
          </w:rPrChange>
        </w:rPr>
        <w:t xml:space="preserve"> گرفت و چندین بار فیر کرد. </w:t>
      </w:r>
      <w:r w:rsidRPr="00457BB8">
        <w:rPr>
          <w:rFonts w:ascii="IRNazanin" w:hAnsi="IRNazanin" w:cs="IRNazanin"/>
          <w:sz w:val="28"/>
          <w:szCs w:val="28"/>
          <w:rtl/>
          <w:lang w:bidi="fa-IR"/>
          <w:rPrChange w:id="1562" w:author="Mohammad Mohammadi" w:date="2025-07-22T21:07:00Z">
            <w:rPr>
              <w:rFonts w:ascii="IRNazanin" w:hAnsi="IRNazanin" w:cs="IRNazanin"/>
              <w:sz w:val="28"/>
              <w:szCs w:val="28"/>
              <w:rtl/>
              <w:lang w:bidi="fa-IR"/>
            </w:rPr>
          </w:rPrChange>
        </w:rPr>
        <w:t xml:space="preserve">حاجی محمود </w:t>
      </w:r>
      <w:r w:rsidR="002342B6" w:rsidRPr="00457BB8">
        <w:rPr>
          <w:rFonts w:ascii="IRNazanin" w:hAnsi="IRNazanin" w:cs="IRNazanin"/>
          <w:sz w:val="28"/>
          <w:szCs w:val="28"/>
          <w:rtl/>
          <w:lang w:bidi="fa-IR"/>
          <w:rPrChange w:id="1563" w:author="Mohammad Mohammadi" w:date="2025-07-22T21:07:00Z">
            <w:rPr>
              <w:rFonts w:ascii="IRNazanin" w:hAnsi="IRNazanin" w:cs="IRNazanin"/>
              <w:sz w:val="28"/>
              <w:szCs w:val="28"/>
              <w:rtl/>
              <w:lang w:bidi="fa-IR"/>
            </w:rPr>
          </w:rPrChange>
        </w:rPr>
        <w:t xml:space="preserve">هم با </w:t>
      </w:r>
      <w:r w:rsidRPr="00457BB8">
        <w:rPr>
          <w:rFonts w:ascii="IRNazanin" w:hAnsi="IRNazanin" w:cs="IRNazanin"/>
          <w:sz w:val="28"/>
          <w:szCs w:val="28"/>
          <w:rtl/>
          <w:lang w:bidi="fa-IR"/>
          <w:rPrChange w:id="1564" w:author="Mohammad Mohammadi" w:date="2025-07-22T21:07:00Z">
            <w:rPr>
              <w:rFonts w:ascii="IRNazanin" w:hAnsi="IRNazanin" w:cs="IRNazanin"/>
              <w:sz w:val="28"/>
              <w:szCs w:val="28"/>
              <w:rtl/>
              <w:lang w:bidi="fa-IR"/>
            </w:rPr>
          </w:rPrChange>
        </w:rPr>
        <w:t xml:space="preserve">تفنگش </w:t>
      </w:r>
      <w:r w:rsidR="002342B6" w:rsidRPr="00457BB8">
        <w:rPr>
          <w:rFonts w:ascii="IRNazanin" w:hAnsi="IRNazanin" w:cs="IRNazanin"/>
          <w:sz w:val="28"/>
          <w:szCs w:val="28"/>
          <w:rtl/>
          <w:lang w:bidi="fa-IR"/>
          <w:rPrChange w:id="1565" w:author="Mohammad Mohammadi" w:date="2025-07-22T21:07:00Z">
            <w:rPr>
              <w:rFonts w:ascii="IRNazanin" w:hAnsi="IRNazanin" w:cs="IRNazanin"/>
              <w:sz w:val="28"/>
              <w:szCs w:val="28"/>
              <w:rtl/>
              <w:lang w:bidi="fa-IR"/>
            </w:rPr>
          </w:rPrChange>
        </w:rPr>
        <w:t xml:space="preserve">چندین </w:t>
      </w:r>
      <w:r w:rsidR="002342B6" w:rsidRPr="00457BB8">
        <w:rPr>
          <w:rFonts w:ascii="IRNazanin" w:hAnsi="IRNazanin" w:cs="IRNazanin"/>
          <w:sz w:val="28"/>
          <w:szCs w:val="28"/>
          <w:rtl/>
          <w:lang w:bidi="fa-IR"/>
          <w:rPrChange w:id="1566" w:author="Mohammad Mohammadi" w:date="2025-07-22T21:07:00Z">
            <w:rPr>
              <w:rFonts w:ascii="IRNazanin" w:hAnsi="IRNazanin" w:cs="IRNazanin"/>
              <w:sz w:val="28"/>
              <w:szCs w:val="28"/>
              <w:rtl/>
              <w:lang w:bidi="fa-IR"/>
            </w:rPr>
          </w:rPrChange>
        </w:rPr>
        <w:lastRenderedPageBreak/>
        <w:t>فیر هوایی کرد</w:t>
      </w:r>
      <w:r w:rsidRPr="00457BB8">
        <w:rPr>
          <w:rFonts w:ascii="IRNazanin" w:hAnsi="IRNazanin" w:cs="IRNazanin"/>
          <w:sz w:val="28"/>
          <w:szCs w:val="28"/>
          <w:rtl/>
          <w:lang w:bidi="fa-IR"/>
          <w:rPrChange w:id="1567" w:author="Mohammad Mohammadi" w:date="2025-07-22T21:07:00Z">
            <w:rPr>
              <w:rFonts w:ascii="IRNazanin" w:hAnsi="IRNazanin" w:cs="IRNazanin"/>
              <w:sz w:val="28"/>
              <w:szCs w:val="28"/>
              <w:rtl/>
              <w:lang w:bidi="fa-IR"/>
            </w:rPr>
          </w:rPrChange>
        </w:rPr>
        <w:t xml:space="preserve">؛ </w:t>
      </w:r>
      <w:r w:rsidR="002342B6" w:rsidRPr="00457BB8">
        <w:rPr>
          <w:rFonts w:ascii="IRNazanin" w:hAnsi="IRNazanin" w:cs="IRNazanin"/>
          <w:sz w:val="28"/>
          <w:szCs w:val="28"/>
          <w:rtl/>
          <w:lang w:bidi="fa-IR"/>
          <w:rPrChange w:id="1568" w:author="Mohammad Mohammadi" w:date="2025-07-22T21:07:00Z">
            <w:rPr>
              <w:rFonts w:ascii="IRNazanin" w:hAnsi="IRNazanin" w:cs="IRNazanin"/>
              <w:sz w:val="28"/>
              <w:szCs w:val="28"/>
              <w:rtl/>
              <w:lang w:bidi="fa-IR"/>
            </w:rPr>
          </w:rPrChange>
        </w:rPr>
        <w:t>مردم اطراف ما جمع شدند.</w:t>
      </w:r>
      <w:r w:rsidRPr="00457BB8">
        <w:rPr>
          <w:rFonts w:ascii="IRNazanin" w:hAnsi="IRNazanin" w:cs="IRNazanin"/>
          <w:sz w:val="28"/>
          <w:szCs w:val="28"/>
          <w:rtl/>
          <w:lang w:bidi="fa-IR"/>
          <w:rPrChange w:id="1569" w:author="Mohammad Mohammadi" w:date="2025-07-22T21:07:00Z">
            <w:rPr>
              <w:rFonts w:ascii="IRNazanin" w:hAnsi="IRNazanin" w:cs="IRNazanin"/>
              <w:sz w:val="28"/>
              <w:szCs w:val="28"/>
              <w:rtl/>
              <w:lang w:bidi="fa-IR"/>
            </w:rPr>
          </w:rPrChange>
        </w:rPr>
        <w:t xml:space="preserve"> حاجی افضل و </w:t>
      </w:r>
      <w:r w:rsidR="002342B6" w:rsidRPr="00457BB8">
        <w:rPr>
          <w:rFonts w:ascii="IRNazanin" w:hAnsi="IRNazanin" w:cs="IRNazanin"/>
          <w:sz w:val="28"/>
          <w:szCs w:val="28"/>
          <w:rtl/>
          <w:lang w:bidi="fa-IR"/>
          <w:rPrChange w:id="1570" w:author="Mohammad Mohammadi" w:date="2025-07-22T21:07:00Z">
            <w:rPr>
              <w:rFonts w:ascii="IRNazanin" w:hAnsi="IRNazanin" w:cs="IRNazanin"/>
              <w:sz w:val="28"/>
              <w:szCs w:val="28"/>
              <w:rtl/>
              <w:lang w:bidi="fa-IR"/>
            </w:rPr>
          </w:rPrChange>
        </w:rPr>
        <w:t>دیگران هم</w:t>
      </w:r>
      <w:r w:rsidRPr="00457BB8">
        <w:rPr>
          <w:rFonts w:ascii="IRNazanin" w:hAnsi="IRNazanin" w:cs="IRNazanin"/>
          <w:sz w:val="28"/>
          <w:szCs w:val="28"/>
          <w:rtl/>
          <w:lang w:bidi="fa-IR"/>
          <w:rPrChange w:id="1571" w:author="Mohammad Mohammadi" w:date="2025-07-22T21:07:00Z">
            <w:rPr>
              <w:rFonts w:ascii="IRNazanin" w:hAnsi="IRNazanin" w:cs="IRNazanin"/>
              <w:sz w:val="28"/>
              <w:szCs w:val="28"/>
              <w:rtl/>
              <w:lang w:bidi="fa-IR"/>
            </w:rPr>
          </w:rPrChange>
        </w:rPr>
        <w:t xml:space="preserve"> </w:t>
      </w:r>
      <w:r w:rsidR="002342B6" w:rsidRPr="00457BB8">
        <w:rPr>
          <w:rFonts w:ascii="IRNazanin" w:hAnsi="IRNazanin" w:cs="IRNazanin"/>
          <w:sz w:val="28"/>
          <w:szCs w:val="28"/>
          <w:rtl/>
          <w:lang w:bidi="fa-IR"/>
          <w:rPrChange w:id="1572" w:author="Mohammad Mohammadi" w:date="2025-07-22T21:07:00Z">
            <w:rPr>
              <w:rFonts w:ascii="IRNazanin" w:hAnsi="IRNazanin" w:cs="IRNazanin"/>
              <w:sz w:val="28"/>
              <w:szCs w:val="28"/>
              <w:rtl/>
              <w:lang w:bidi="fa-IR"/>
            </w:rPr>
          </w:rPrChange>
        </w:rPr>
        <w:t xml:space="preserve">از قافله پس نماندند و چندین فیر هوایی کردند. </w:t>
      </w:r>
      <w:r w:rsidRPr="00457BB8">
        <w:rPr>
          <w:rFonts w:ascii="IRNazanin" w:hAnsi="IRNazanin" w:cs="IRNazanin"/>
          <w:sz w:val="28"/>
          <w:szCs w:val="28"/>
          <w:rtl/>
          <w:lang w:bidi="fa-IR"/>
          <w:rPrChange w:id="1573" w:author="Mohammad Mohammadi" w:date="2025-07-22T21:07:00Z">
            <w:rPr>
              <w:rFonts w:ascii="IRNazanin" w:hAnsi="IRNazanin" w:cs="IRNazanin"/>
              <w:sz w:val="28"/>
              <w:szCs w:val="28"/>
              <w:rtl/>
              <w:lang w:bidi="fa-IR"/>
            </w:rPr>
          </w:rPrChange>
        </w:rPr>
        <w:t xml:space="preserve">همه </w:t>
      </w:r>
      <w:r w:rsidR="002342B6" w:rsidRPr="00457BB8">
        <w:rPr>
          <w:rFonts w:ascii="IRNazanin" w:hAnsi="IRNazanin" w:cs="IRNazanin"/>
          <w:sz w:val="28"/>
          <w:szCs w:val="28"/>
          <w:rtl/>
          <w:lang w:bidi="fa-IR"/>
          <w:rPrChange w:id="1574" w:author="Mohammad Mohammadi" w:date="2025-07-22T21:07:00Z">
            <w:rPr>
              <w:rFonts w:ascii="IRNazanin" w:hAnsi="IRNazanin" w:cs="IRNazanin"/>
              <w:sz w:val="28"/>
              <w:szCs w:val="28"/>
              <w:rtl/>
              <w:lang w:bidi="fa-IR"/>
            </w:rPr>
          </w:rPrChange>
        </w:rPr>
        <w:t>از ته دل شاد و خوشحال بودند</w:t>
      </w:r>
      <w:r w:rsidRPr="00457BB8">
        <w:rPr>
          <w:rFonts w:ascii="IRNazanin" w:hAnsi="IRNazanin" w:cs="IRNazanin"/>
          <w:sz w:val="28"/>
          <w:szCs w:val="28"/>
          <w:rtl/>
          <w:lang w:bidi="fa-IR"/>
          <w:rPrChange w:id="1575" w:author="Mohammad Mohammadi" w:date="2025-07-22T21:07:00Z">
            <w:rPr>
              <w:rFonts w:ascii="IRNazanin" w:hAnsi="IRNazanin" w:cs="IRNazanin"/>
              <w:sz w:val="28"/>
              <w:szCs w:val="28"/>
              <w:rtl/>
              <w:lang w:bidi="fa-IR"/>
            </w:rPr>
          </w:rPrChange>
        </w:rPr>
        <w:t xml:space="preserve">. دو سه روز ما </w:t>
      </w:r>
      <w:r w:rsidR="002D46ED" w:rsidRPr="00457BB8">
        <w:rPr>
          <w:rFonts w:ascii="IRNazanin" w:hAnsi="IRNazanin" w:cs="IRNazanin"/>
          <w:sz w:val="28"/>
          <w:szCs w:val="28"/>
          <w:rtl/>
          <w:lang w:bidi="fa-IR"/>
          <w:rPrChange w:id="1576" w:author="Mohammad Mohammadi" w:date="2025-07-22T21:07:00Z">
            <w:rPr>
              <w:rFonts w:ascii="IRNazanin" w:hAnsi="IRNazanin" w:cs="IRNazanin"/>
              <w:sz w:val="28"/>
              <w:szCs w:val="28"/>
              <w:rtl/>
              <w:lang w:bidi="fa-IR"/>
            </w:rPr>
          </w:rPrChange>
        </w:rPr>
        <w:t>کلان بندار داشتیم</w:t>
      </w:r>
      <w:r w:rsidRPr="00457BB8">
        <w:rPr>
          <w:rFonts w:ascii="IRNazanin" w:hAnsi="IRNazanin" w:cs="IRNazanin"/>
          <w:sz w:val="28"/>
          <w:szCs w:val="28"/>
          <w:rtl/>
          <w:lang w:bidi="fa-IR"/>
          <w:rPrChange w:id="1577" w:author="Mohammad Mohammadi" w:date="2025-07-22T21:07:00Z">
            <w:rPr>
              <w:rFonts w:ascii="IRNazanin" w:hAnsi="IRNazanin" w:cs="IRNazanin"/>
              <w:sz w:val="28"/>
              <w:szCs w:val="28"/>
              <w:rtl/>
              <w:lang w:bidi="fa-IR"/>
            </w:rPr>
          </w:rPrChange>
        </w:rPr>
        <w:t xml:space="preserve">، </w:t>
      </w:r>
      <w:r w:rsidR="005D765D" w:rsidRPr="00457BB8">
        <w:rPr>
          <w:rFonts w:ascii="IRNazanin" w:hAnsi="IRNazanin" w:cs="IRNazanin"/>
          <w:sz w:val="28"/>
          <w:szCs w:val="28"/>
          <w:rtl/>
          <w:lang w:bidi="fa-IR"/>
          <w:rPrChange w:id="1578" w:author="Mohammad Mohammadi" w:date="2025-07-22T21:07:00Z">
            <w:rPr>
              <w:rFonts w:ascii="IRNazanin" w:hAnsi="IRNazanin" w:cs="IRNazanin"/>
              <w:sz w:val="28"/>
              <w:szCs w:val="28"/>
              <w:rtl/>
              <w:lang w:bidi="fa-IR"/>
            </w:rPr>
          </w:rPrChange>
        </w:rPr>
        <w:t>همه یکسره فیر هوایی می‌کردند،</w:t>
      </w:r>
      <w:r w:rsidR="00EB77D0" w:rsidRPr="00457BB8">
        <w:rPr>
          <w:rFonts w:ascii="IRNazanin" w:hAnsi="IRNazanin" w:cs="IRNazanin"/>
          <w:sz w:val="28"/>
          <w:szCs w:val="28"/>
          <w:rtl/>
          <w:lang w:bidi="fa-IR"/>
          <w:rPrChange w:id="1579" w:author="Mohammad Mohammadi" w:date="2025-07-22T21:07:00Z">
            <w:rPr>
              <w:rFonts w:ascii="IRNazanin" w:hAnsi="IRNazanin" w:cs="IRNazanin"/>
              <w:sz w:val="28"/>
              <w:szCs w:val="28"/>
              <w:rtl/>
              <w:lang w:bidi="fa-IR"/>
            </w:rPr>
          </w:rPrChange>
        </w:rPr>
        <w:t xml:space="preserve"> مراسم</w:t>
      </w:r>
      <w:r w:rsidR="005D765D" w:rsidRPr="00457BB8">
        <w:rPr>
          <w:rFonts w:ascii="IRNazanin" w:hAnsi="IRNazanin" w:cs="IRNazanin"/>
          <w:sz w:val="28"/>
          <w:szCs w:val="28"/>
          <w:rtl/>
          <w:lang w:bidi="fa-IR"/>
          <w:rPrChange w:id="1580" w:author="Mohammad Mohammadi" w:date="2025-07-22T21:07:00Z">
            <w:rPr>
              <w:rFonts w:ascii="IRNazanin" w:hAnsi="IRNazanin" w:cs="IRNazanin"/>
              <w:sz w:val="28"/>
              <w:szCs w:val="28"/>
              <w:rtl/>
              <w:lang w:bidi="fa-IR"/>
            </w:rPr>
          </w:rPrChange>
        </w:rPr>
        <w:t xml:space="preserve">  نشره</w:t>
      </w:r>
      <w:ins w:id="1581" w:author="Saeedi, Faiza" w:date="2025-06-29T22:36:00Z">
        <w:r w:rsidR="009D6B91" w:rsidRPr="00457BB8">
          <w:rPr>
            <w:rFonts w:ascii="IRNazanin" w:hAnsi="IRNazanin" w:cs="IRNazanin" w:hint="cs"/>
            <w:sz w:val="28"/>
            <w:szCs w:val="28"/>
            <w:rtl/>
            <w:lang w:bidi="fa-IR"/>
            <w:rPrChange w:id="1582" w:author="Mohammad Mohammadi" w:date="2025-07-22T21:07:00Z">
              <w:rPr>
                <w:rFonts w:ascii="IRNazanin" w:hAnsi="IRNazanin" w:cs="IRNazanin" w:hint="cs"/>
                <w:sz w:val="28"/>
                <w:szCs w:val="28"/>
                <w:rtl/>
                <w:lang w:bidi="fa-IR"/>
              </w:rPr>
            </w:rPrChange>
          </w:rPr>
          <w:t>‌ی</w:t>
        </w:r>
      </w:ins>
      <w:r w:rsidR="005D765D" w:rsidRPr="00457BB8">
        <w:rPr>
          <w:rStyle w:val="FootnoteReference"/>
          <w:rFonts w:ascii="IRNazanin" w:hAnsi="IRNazanin" w:cs="IRNazanin"/>
          <w:sz w:val="28"/>
          <w:szCs w:val="28"/>
          <w:rtl/>
          <w:lang w:bidi="fa-IR"/>
          <w:rPrChange w:id="1583" w:author="Mohammad Mohammadi" w:date="2025-07-22T21:07:00Z">
            <w:rPr>
              <w:rStyle w:val="FootnoteReference"/>
              <w:rFonts w:ascii="IRNazanin" w:hAnsi="IRNazanin" w:cs="IRNazanin"/>
              <w:sz w:val="28"/>
              <w:szCs w:val="28"/>
              <w:rtl/>
              <w:lang w:bidi="fa-IR"/>
            </w:rPr>
          </w:rPrChange>
        </w:rPr>
        <w:footnoteReference w:id="9"/>
      </w:r>
      <w:r w:rsidR="005D765D" w:rsidRPr="00457BB8">
        <w:rPr>
          <w:rFonts w:ascii="IRNazanin" w:hAnsi="IRNazanin" w:cs="IRNazanin"/>
          <w:sz w:val="28"/>
          <w:szCs w:val="28"/>
          <w:rtl/>
          <w:lang w:bidi="fa-IR"/>
          <w:rPrChange w:id="1584" w:author="Mohammad Mohammadi" w:date="2025-07-22T21:07:00Z">
            <w:rPr>
              <w:rFonts w:ascii="IRNazanin" w:hAnsi="IRNazanin" w:cs="IRNazanin"/>
              <w:sz w:val="28"/>
              <w:szCs w:val="28"/>
              <w:rtl/>
              <w:lang w:bidi="fa-IR"/>
            </w:rPr>
          </w:rPrChange>
        </w:rPr>
        <w:t xml:space="preserve"> </w:t>
      </w:r>
      <w:r w:rsidR="00EB77D0" w:rsidRPr="00457BB8">
        <w:rPr>
          <w:rFonts w:ascii="IRNazanin" w:hAnsi="IRNazanin" w:cs="IRNazanin" w:hint="cs"/>
          <w:sz w:val="28"/>
          <w:szCs w:val="28"/>
          <w:rtl/>
          <w:lang w:bidi="fa-IR"/>
          <w:rPrChange w:id="1585" w:author="Mohammad Mohammadi" w:date="2025-07-22T21:07:00Z">
            <w:rPr>
              <w:rFonts w:ascii="IRNazanin" w:hAnsi="IRNazanin" w:cs="IRNazanin" w:hint="cs"/>
              <w:sz w:val="28"/>
              <w:szCs w:val="28"/>
              <w:rtl/>
              <w:lang w:bidi="fa-IR"/>
            </w:rPr>
          </w:rPrChange>
        </w:rPr>
        <w:t>این</w:t>
      </w:r>
      <w:ins w:id="1586" w:author="Saeedi, Faiza" w:date="2025-06-05T23:59:00Z">
        <w:r w:rsidR="002F466B" w:rsidRPr="00457BB8">
          <w:rPr>
            <w:rFonts w:ascii="IRNazanin" w:hAnsi="IRNazanin" w:cs="IRNazanin"/>
            <w:sz w:val="28"/>
            <w:szCs w:val="28"/>
            <w:rtl/>
            <w:lang w:bidi="fa-IR"/>
            <w:rPrChange w:id="1587" w:author="Mohammad Mohammadi" w:date="2025-07-22T21:07:00Z">
              <w:rPr>
                <w:rFonts w:ascii="IRNazanin" w:hAnsi="IRNazanin" w:cs="IRNazanin"/>
                <w:sz w:val="28"/>
                <w:szCs w:val="28"/>
                <w:rtl/>
                <w:lang w:bidi="fa-IR"/>
              </w:rPr>
            </w:rPrChange>
          </w:rPr>
          <w:t xml:space="preserve"> </w:t>
        </w:r>
      </w:ins>
      <w:ins w:id="1588" w:author="Saeedi, Faiza" w:date="2025-06-29T22:36:00Z">
        <w:r w:rsidR="009D6B91" w:rsidRPr="00457BB8">
          <w:rPr>
            <w:rFonts w:ascii="IRNazanin" w:hAnsi="IRNazanin" w:cs="IRNazanin" w:hint="cs"/>
            <w:sz w:val="28"/>
            <w:szCs w:val="28"/>
            <w:rtl/>
            <w:lang w:bidi="fa-IR"/>
            <w:rPrChange w:id="1589" w:author="Mohammad Mohammadi" w:date="2025-07-22T21:07:00Z">
              <w:rPr>
                <w:rFonts w:ascii="IRNazanin" w:hAnsi="IRNazanin" w:cs="IRNazanin" w:hint="cs"/>
                <w:sz w:val="28"/>
                <w:szCs w:val="28"/>
                <w:highlight w:val="green"/>
                <w:rtl/>
                <w:lang w:bidi="fa-IR"/>
              </w:rPr>
            </w:rPrChange>
          </w:rPr>
          <w:t>چنین</w:t>
        </w:r>
        <w:r w:rsidR="009D6B91" w:rsidRPr="00457BB8">
          <w:rPr>
            <w:rFonts w:ascii="IRNazanin" w:hAnsi="IRNazanin" w:cs="IRNazanin"/>
            <w:sz w:val="28"/>
            <w:szCs w:val="28"/>
            <w:rtl/>
            <w:lang w:bidi="fa-IR"/>
            <w:rPrChange w:id="1590" w:author="Mohammad Mohammadi" w:date="2025-07-22T21:07:00Z">
              <w:rPr>
                <w:rFonts w:ascii="IRNazanin" w:hAnsi="IRNazanin" w:cs="IRNazanin"/>
                <w:sz w:val="28"/>
                <w:szCs w:val="28"/>
                <w:highlight w:val="green"/>
                <w:rtl/>
                <w:lang w:bidi="fa-IR"/>
              </w:rPr>
            </w:rPrChange>
          </w:rPr>
          <w:t xml:space="preserve"> </w:t>
        </w:r>
      </w:ins>
      <w:del w:id="1591" w:author="Saeedi, Faiza" w:date="2025-06-29T22:36:00Z">
        <w:r w:rsidR="00EB77D0" w:rsidRPr="00457BB8" w:rsidDel="009D6B91">
          <w:rPr>
            <w:rFonts w:ascii="IRNazanin" w:hAnsi="IRNazanin" w:cs="IRNazanin" w:hint="cs"/>
            <w:sz w:val="28"/>
            <w:szCs w:val="28"/>
            <w:rtl/>
            <w:lang w:bidi="fa-IR"/>
            <w:rPrChange w:id="1592" w:author="Mohammad Mohammadi" w:date="2025-07-22T21:07:00Z">
              <w:rPr>
                <w:rFonts w:ascii="IRNazanin" w:hAnsi="IRNazanin" w:cs="IRNazanin" w:hint="cs"/>
                <w:sz w:val="28"/>
                <w:szCs w:val="28"/>
                <w:rtl/>
                <w:lang w:bidi="fa-IR"/>
              </w:rPr>
            </w:rPrChange>
          </w:rPr>
          <w:delText>طوری</w:delText>
        </w:r>
        <w:r w:rsidR="00EB77D0" w:rsidRPr="00457BB8" w:rsidDel="009D6B91">
          <w:rPr>
            <w:rFonts w:ascii="IRNazanin" w:hAnsi="IRNazanin" w:cs="IRNazanin"/>
            <w:sz w:val="28"/>
            <w:szCs w:val="28"/>
            <w:rtl/>
            <w:lang w:bidi="fa-IR"/>
            <w:rPrChange w:id="1593" w:author="Mohammad Mohammadi" w:date="2025-07-22T21:07:00Z">
              <w:rPr>
                <w:rFonts w:ascii="IRNazanin" w:hAnsi="IRNazanin" w:cs="IRNazanin"/>
                <w:sz w:val="28"/>
                <w:szCs w:val="28"/>
                <w:rtl/>
                <w:lang w:bidi="fa-IR"/>
              </w:rPr>
            </w:rPrChange>
          </w:rPr>
          <w:delText xml:space="preserve"> </w:delText>
        </w:r>
      </w:del>
      <w:r w:rsidR="005D765D" w:rsidRPr="00457BB8">
        <w:rPr>
          <w:rFonts w:ascii="IRNazanin" w:hAnsi="IRNazanin" w:cs="IRNazanin"/>
          <w:sz w:val="28"/>
          <w:szCs w:val="28"/>
          <w:rtl/>
          <w:lang w:bidi="fa-IR"/>
          <w:rPrChange w:id="1594" w:author="Mohammad Mohammadi" w:date="2025-07-22T21:07:00Z">
            <w:rPr>
              <w:rFonts w:ascii="IRNazanin" w:hAnsi="IRNazanin" w:cs="IRNazanin"/>
              <w:sz w:val="28"/>
              <w:szCs w:val="28"/>
              <w:rtl/>
              <w:lang w:bidi="fa-IR"/>
            </w:rPr>
          </w:rPrChange>
        </w:rPr>
        <w:t>تا حال ند</w:t>
      </w:r>
      <w:r w:rsidR="005D765D" w:rsidRPr="00457BB8">
        <w:rPr>
          <w:rFonts w:ascii="IRNazanin" w:hAnsi="IRNazanin" w:cs="IRNazanin" w:hint="cs"/>
          <w:sz w:val="28"/>
          <w:szCs w:val="28"/>
          <w:rtl/>
          <w:lang w:bidi="fa-IR"/>
          <w:rPrChange w:id="1595" w:author="Mohammad Mohammadi" w:date="2025-07-22T21:07:00Z">
            <w:rPr>
              <w:rFonts w:ascii="IRNazanin" w:hAnsi="IRNazanin" w:cs="IRNazanin" w:hint="cs"/>
              <w:sz w:val="28"/>
              <w:szCs w:val="28"/>
              <w:rtl/>
              <w:lang w:bidi="fa-IR"/>
            </w:rPr>
          </w:rPrChange>
        </w:rPr>
        <w:t>یده</w:t>
      </w:r>
      <w:r w:rsidR="005D765D" w:rsidRPr="00457BB8">
        <w:rPr>
          <w:rFonts w:ascii="IRNazanin" w:hAnsi="IRNazanin" w:cs="IRNazanin"/>
          <w:sz w:val="28"/>
          <w:szCs w:val="28"/>
          <w:rtl/>
          <w:lang w:bidi="fa-IR"/>
          <w:rPrChange w:id="1596" w:author="Mohammad Mohammadi" w:date="2025-07-22T21:07:00Z">
            <w:rPr>
              <w:rFonts w:ascii="IRNazanin" w:hAnsi="IRNazanin" w:cs="IRNazanin"/>
              <w:sz w:val="28"/>
              <w:szCs w:val="28"/>
              <w:rtl/>
              <w:lang w:bidi="fa-IR"/>
            </w:rPr>
          </w:rPrChange>
        </w:rPr>
        <w:t xml:space="preserve"> بودم. </w:t>
      </w:r>
      <w:r w:rsidR="00051B6F" w:rsidRPr="00457BB8">
        <w:rPr>
          <w:rFonts w:ascii="IRNazanin" w:hAnsi="IRNazanin" w:cs="IRNazanin"/>
          <w:sz w:val="28"/>
          <w:szCs w:val="28"/>
          <w:rtl/>
          <w:lang w:bidi="fa-IR"/>
          <w:rPrChange w:id="1597" w:author="Mohammad Mohammadi" w:date="2025-07-22T21:07:00Z">
            <w:rPr>
              <w:rFonts w:ascii="IRNazanin" w:hAnsi="IRNazanin" w:cs="IRNazanin"/>
              <w:sz w:val="28"/>
              <w:szCs w:val="28"/>
              <w:rtl/>
              <w:lang w:bidi="fa-IR"/>
            </w:rPr>
          </w:rPrChange>
        </w:rPr>
        <w:t>تولد خانی‌آ</w:t>
      </w:r>
      <w:r w:rsidR="00D3794E" w:rsidRPr="00457BB8">
        <w:rPr>
          <w:rFonts w:ascii="IRNazanin" w:hAnsi="IRNazanin" w:cs="IRNazanin" w:hint="cs"/>
          <w:sz w:val="28"/>
          <w:szCs w:val="28"/>
          <w:rtl/>
          <w:lang w:bidi="fa-IR"/>
          <w:rPrChange w:id="1598" w:author="Mohammad Mohammadi" w:date="2025-07-22T21:07:00Z">
            <w:rPr>
              <w:rFonts w:ascii="IRNazanin" w:hAnsi="IRNazanin" w:cs="IRNazanin" w:hint="cs"/>
              <w:sz w:val="28"/>
              <w:szCs w:val="28"/>
              <w:rtl/>
              <w:lang w:bidi="fa-IR"/>
            </w:rPr>
          </w:rPrChange>
        </w:rPr>
        <w:t>ق</w:t>
      </w:r>
      <w:r w:rsidR="00051B6F" w:rsidRPr="00457BB8">
        <w:rPr>
          <w:rFonts w:ascii="IRNazanin" w:hAnsi="IRNazanin" w:cs="IRNazanin"/>
          <w:sz w:val="28"/>
          <w:szCs w:val="28"/>
          <w:rtl/>
          <w:lang w:bidi="fa-IR"/>
          <w:rPrChange w:id="1599" w:author="Mohammad Mohammadi" w:date="2025-07-22T21:07:00Z">
            <w:rPr>
              <w:rFonts w:ascii="IRNazanin" w:hAnsi="IRNazanin" w:cs="IRNazanin"/>
              <w:sz w:val="28"/>
              <w:szCs w:val="28"/>
              <w:rtl/>
              <w:lang w:bidi="fa-IR"/>
            </w:rPr>
          </w:rPrChange>
        </w:rPr>
        <w:t xml:space="preserve">ا </w:t>
      </w:r>
      <w:r w:rsidR="00FC7978" w:rsidRPr="00457BB8">
        <w:rPr>
          <w:rFonts w:ascii="IRNazanin" w:hAnsi="IRNazanin" w:cs="IRNazanin"/>
          <w:sz w:val="28"/>
          <w:szCs w:val="28"/>
          <w:rtl/>
          <w:lang w:bidi="fa-IR"/>
          <w:rPrChange w:id="1600" w:author="Mohammad Mohammadi" w:date="2025-07-22T21:07:00Z">
            <w:rPr>
              <w:rFonts w:ascii="IRNazanin" w:hAnsi="IRNazanin" w:cs="IRNazanin"/>
              <w:sz w:val="28"/>
              <w:szCs w:val="28"/>
              <w:rtl/>
              <w:lang w:bidi="fa-IR"/>
            </w:rPr>
          </w:rPrChange>
        </w:rPr>
        <w:t>مثل یک محفل</w:t>
      </w:r>
      <w:r w:rsidRPr="00457BB8">
        <w:rPr>
          <w:rFonts w:ascii="IRNazanin" w:hAnsi="IRNazanin" w:cs="IRNazanin"/>
          <w:sz w:val="28"/>
          <w:szCs w:val="28"/>
          <w:rtl/>
          <w:lang w:bidi="fa-IR"/>
          <w:rPrChange w:id="1601" w:author="Mohammad Mohammadi" w:date="2025-07-22T21:07:00Z">
            <w:rPr>
              <w:rFonts w:ascii="IRNazanin" w:hAnsi="IRNazanin" w:cs="IRNazanin"/>
              <w:sz w:val="28"/>
              <w:szCs w:val="28"/>
              <w:rtl/>
              <w:lang w:bidi="fa-IR"/>
            </w:rPr>
          </w:rPrChange>
        </w:rPr>
        <w:t xml:space="preserve"> عروسی بود. برای همه بسیار عزیز بود و می‌گفتند: «ان‌شاءالله </w:t>
      </w:r>
      <w:r w:rsidR="003464E8" w:rsidRPr="00457BB8">
        <w:rPr>
          <w:rFonts w:ascii="IRNazanin" w:hAnsi="IRNazanin" w:cs="IRNazanin"/>
          <w:sz w:val="28"/>
          <w:szCs w:val="28"/>
          <w:rtl/>
          <w:lang w:bidi="fa-IR"/>
          <w:rPrChange w:id="1602" w:author="Mohammad Mohammadi" w:date="2025-07-22T21:07:00Z">
            <w:rPr>
              <w:rFonts w:ascii="IRNazanin" w:hAnsi="IRNazanin" w:cs="IRNazanin"/>
              <w:sz w:val="28"/>
              <w:szCs w:val="28"/>
              <w:rtl/>
              <w:lang w:bidi="fa-IR"/>
            </w:rPr>
          </w:rPrChange>
        </w:rPr>
        <w:t>عمر طولانی داشته باشد!».</w:t>
      </w:r>
    </w:p>
    <w:p w14:paraId="460A002C" w14:textId="5F961962" w:rsidR="00915E4F" w:rsidRPr="00457BB8" w:rsidRDefault="00B716A2" w:rsidP="000766C4">
      <w:pPr>
        <w:bidi/>
        <w:jc w:val="both"/>
        <w:rPr>
          <w:ins w:id="1603" w:author="Saeedi, Faiza" w:date="2025-07-01T11:14:00Z"/>
          <w:rFonts w:ascii="IRNazanin" w:hAnsi="IRNazanin" w:cs="IRNazanin"/>
          <w:sz w:val="28"/>
          <w:szCs w:val="28"/>
          <w:rtl/>
          <w:lang w:bidi="fa-IR"/>
          <w:rPrChange w:id="1604" w:author="Mohammad Mohammadi" w:date="2025-07-22T21:07:00Z">
            <w:rPr>
              <w:ins w:id="1605" w:author="Saeedi, Faiza" w:date="2025-07-01T11:14:00Z"/>
              <w:rFonts w:ascii="IRNazanin" w:hAnsi="IRNazanin" w:cs="IRNazanin"/>
              <w:sz w:val="28"/>
              <w:szCs w:val="28"/>
              <w:rtl/>
              <w:lang w:bidi="fa-IR"/>
            </w:rPr>
          </w:rPrChange>
        </w:rPr>
      </w:pPr>
      <w:r w:rsidRPr="00457BB8">
        <w:rPr>
          <w:rFonts w:ascii="IRNazanin" w:hAnsi="IRNazanin" w:cs="IRNazanin"/>
          <w:sz w:val="28"/>
          <w:szCs w:val="28"/>
          <w:rtl/>
          <w:lang w:bidi="fa-IR"/>
          <w:rPrChange w:id="1606" w:author="Mohammad Mohammadi" w:date="2025-07-22T21:07:00Z">
            <w:rPr>
              <w:rFonts w:ascii="IRNazanin" w:hAnsi="IRNazanin" w:cs="IRNazanin"/>
              <w:sz w:val="28"/>
              <w:szCs w:val="28"/>
              <w:rtl/>
              <w:lang w:bidi="fa-IR"/>
            </w:rPr>
          </w:rPrChange>
        </w:rPr>
        <w:t>بعد از او،</w:t>
      </w:r>
      <w:r w:rsidR="000766C4" w:rsidRPr="00457BB8">
        <w:rPr>
          <w:rFonts w:ascii="IRNazanin" w:hAnsi="IRNazanin" w:cs="IRNazanin"/>
          <w:sz w:val="28"/>
          <w:szCs w:val="28"/>
          <w:rtl/>
          <w:lang w:bidi="fa-IR"/>
          <w:rPrChange w:id="1607" w:author="Mohammad Mohammadi" w:date="2025-07-22T21:07:00Z">
            <w:rPr>
              <w:rFonts w:ascii="IRNazanin" w:hAnsi="IRNazanin" w:cs="IRNazanin"/>
              <w:sz w:val="28"/>
              <w:szCs w:val="28"/>
              <w:rtl/>
              <w:lang w:bidi="fa-IR"/>
            </w:rPr>
          </w:rPrChange>
        </w:rPr>
        <w:t xml:space="preserve"> دخترم م</w:t>
      </w:r>
      <w:r w:rsidRPr="00457BB8">
        <w:rPr>
          <w:rFonts w:ascii="IRNazanin" w:hAnsi="IRNazanin" w:cs="IRNazanin"/>
          <w:sz w:val="28"/>
          <w:szCs w:val="28"/>
          <w:rtl/>
          <w:lang w:bidi="fa-IR"/>
          <w:rPrChange w:id="1608" w:author="Mohammad Mohammadi" w:date="2025-07-22T21:07:00Z">
            <w:rPr>
              <w:rFonts w:ascii="IRNazanin" w:hAnsi="IRNazanin" w:cs="IRNazanin"/>
              <w:sz w:val="28"/>
              <w:szCs w:val="28"/>
              <w:rtl/>
              <w:lang w:bidi="fa-IR"/>
            </w:rPr>
          </w:rPrChange>
        </w:rPr>
        <w:t>ِ</w:t>
      </w:r>
      <w:r w:rsidR="000766C4" w:rsidRPr="00457BB8">
        <w:rPr>
          <w:rFonts w:ascii="IRNazanin" w:hAnsi="IRNazanin" w:cs="IRNazanin"/>
          <w:sz w:val="28"/>
          <w:szCs w:val="28"/>
          <w:rtl/>
          <w:lang w:bidi="fa-IR"/>
          <w:rPrChange w:id="1609" w:author="Mohammad Mohammadi" w:date="2025-07-22T21:07:00Z">
            <w:rPr>
              <w:rFonts w:ascii="IRNazanin" w:hAnsi="IRNazanin" w:cs="IRNazanin"/>
              <w:sz w:val="28"/>
              <w:szCs w:val="28"/>
              <w:rtl/>
              <w:lang w:bidi="fa-IR"/>
            </w:rPr>
          </w:rPrChange>
        </w:rPr>
        <w:t>سرو به دنیا آمد، و پس از او پادشاه</w:t>
      </w:r>
      <w:r w:rsidR="00DB2954" w:rsidRPr="00457BB8">
        <w:rPr>
          <w:rFonts w:ascii="IRNazanin" w:hAnsi="IRNazanin" w:cs="IRNazanin"/>
          <w:sz w:val="28"/>
          <w:szCs w:val="28"/>
          <w:rtl/>
          <w:lang w:bidi="fa-IR"/>
          <w:rPrChange w:id="1610" w:author="Mohammad Mohammadi" w:date="2025-07-22T21:07:00Z">
            <w:rPr>
              <w:rFonts w:ascii="IRNazanin" w:hAnsi="IRNazanin" w:cs="IRNazanin"/>
              <w:sz w:val="28"/>
              <w:szCs w:val="28"/>
              <w:rtl/>
              <w:lang w:bidi="fa-IR"/>
            </w:rPr>
          </w:rPrChange>
        </w:rPr>
        <w:t xml:space="preserve"> متولد شد</w:t>
      </w:r>
      <w:r w:rsidR="000766C4" w:rsidRPr="00457BB8">
        <w:rPr>
          <w:rFonts w:ascii="IRNazanin" w:hAnsi="IRNazanin" w:cs="IRNazanin"/>
          <w:sz w:val="28"/>
          <w:szCs w:val="28"/>
          <w:rtl/>
          <w:lang w:bidi="fa-IR"/>
          <w:rPrChange w:id="1611" w:author="Mohammad Mohammadi" w:date="2025-07-22T21:07:00Z">
            <w:rPr>
              <w:rFonts w:ascii="IRNazanin" w:hAnsi="IRNazanin" w:cs="IRNazanin"/>
              <w:sz w:val="28"/>
              <w:szCs w:val="28"/>
              <w:rtl/>
              <w:lang w:bidi="fa-IR"/>
            </w:rPr>
          </w:rPrChange>
        </w:rPr>
        <w:t xml:space="preserve">؛ </w:t>
      </w:r>
      <w:r w:rsidR="00DB2954" w:rsidRPr="00457BB8">
        <w:rPr>
          <w:rFonts w:ascii="IRNazanin" w:hAnsi="IRNazanin" w:cs="IRNazanin"/>
          <w:sz w:val="28"/>
          <w:szCs w:val="28"/>
          <w:rtl/>
          <w:lang w:bidi="fa-IR"/>
          <w:rPrChange w:id="1612" w:author="Mohammad Mohammadi" w:date="2025-07-22T21:07:00Z">
            <w:rPr>
              <w:rFonts w:ascii="IRNazanin" w:hAnsi="IRNazanin" w:cs="IRNazanin"/>
              <w:sz w:val="28"/>
              <w:szCs w:val="28"/>
              <w:rtl/>
              <w:lang w:bidi="fa-IR"/>
            </w:rPr>
          </w:rPrChange>
        </w:rPr>
        <w:t xml:space="preserve">بعد از او هم </w:t>
      </w:r>
      <w:r w:rsidR="000766C4" w:rsidRPr="00457BB8">
        <w:rPr>
          <w:rFonts w:ascii="IRNazanin" w:hAnsi="IRNazanin" w:cs="IRNazanin"/>
          <w:sz w:val="28"/>
          <w:szCs w:val="28"/>
          <w:rtl/>
          <w:lang w:bidi="fa-IR"/>
          <w:rPrChange w:id="1613" w:author="Mohammad Mohammadi" w:date="2025-07-22T21:07:00Z">
            <w:rPr>
              <w:rFonts w:ascii="IRNazanin" w:hAnsi="IRNazanin" w:cs="IRNazanin"/>
              <w:sz w:val="28"/>
              <w:szCs w:val="28"/>
              <w:rtl/>
              <w:lang w:bidi="fa-IR"/>
            </w:rPr>
          </w:rPrChange>
        </w:rPr>
        <w:t>پسرانم درویزه، بایه‌خان، نصیب، کلاخان، قیوم و دخترانم زیتون و جواهر</w:t>
      </w:r>
      <w:r w:rsidR="00A53C3D" w:rsidRPr="00457BB8">
        <w:rPr>
          <w:rFonts w:ascii="IRNazanin" w:hAnsi="IRNazanin" w:cs="IRNazanin"/>
          <w:sz w:val="28"/>
          <w:szCs w:val="28"/>
          <w:rtl/>
          <w:lang w:bidi="fa-IR"/>
          <w:rPrChange w:id="1614" w:author="Mohammad Mohammadi" w:date="2025-07-22T21:07:00Z">
            <w:rPr>
              <w:rFonts w:ascii="IRNazanin" w:hAnsi="IRNazanin" w:cs="IRNazanin"/>
              <w:sz w:val="28"/>
              <w:szCs w:val="28"/>
              <w:rtl/>
              <w:lang w:bidi="fa-IR"/>
            </w:rPr>
          </w:rPrChange>
        </w:rPr>
        <w:t xml:space="preserve"> به دنیا آمدند</w:t>
      </w:r>
      <w:r w:rsidR="000766C4" w:rsidRPr="00457BB8">
        <w:rPr>
          <w:rFonts w:ascii="IRNazanin" w:hAnsi="IRNazanin" w:cs="IRNazanin"/>
          <w:sz w:val="28"/>
          <w:szCs w:val="28"/>
          <w:rtl/>
          <w:lang w:bidi="fa-IR"/>
          <w:rPrChange w:id="1615" w:author="Mohammad Mohammadi" w:date="2025-07-22T21:07:00Z">
            <w:rPr>
              <w:rFonts w:ascii="IRNazanin" w:hAnsi="IRNazanin" w:cs="IRNazanin"/>
              <w:sz w:val="28"/>
              <w:szCs w:val="28"/>
              <w:rtl/>
              <w:lang w:bidi="fa-IR"/>
            </w:rPr>
          </w:rPrChange>
        </w:rPr>
        <w:t xml:space="preserve">. </w:t>
      </w:r>
      <w:r w:rsidR="00F45AF6" w:rsidRPr="00457BB8">
        <w:rPr>
          <w:rFonts w:ascii="IRNazanin" w:hAnsi="IRNazanin" w:cs="IRNazanin"/>
          <w:sz w:val="28"/>
          <w:szCs w:val="28"/>
          <w:rtl/>
          <w:lang w:bidi="fa-IR"/>
          <w:rPrChange w:id="1616" w:author="Mohammad Mohammadi" w:date="2025-07-22T21:07:00Z">
            <w:rPr>
              <w:rFonts w:ascii="IRNazanin" w:hAnsi="IRNazanin" w:cs="IRNazanin"/>
              <w:sz w:val="28"/>
              <w:szCs w:val="28"/>
              <w:rtl/>
              <w:lang w:bidi="fa-IR"/>
            </w:rPr>
          </w:rPrChange>
        </w:rPr>
        <w:t>کل‌شان داد خداست</w:t>
      </w:r>
      <w:r w:rsidR="000766C4" w:rsidRPr="00457BB8">
        <w:rPr>
          <w:rFonts w:ascii="IRNazanin" w:hAnsi="IRNazanin" w:cs="IRNazanin"/>
          <w:sz w:val="28"/>
          <w:szCs w:val="28"/>
          <w:rtl/>
          <w:lang w:bidi="fa-IR"/>
          <w:rPrChange w:id="1617" w:author="Mohammad Mohammadi" w:date="2025-07-22T21:07:00Z">
            <w:rPr>
              <w:rFonts w:ascii="IRNazanin" w:hAnsi="IRNazanin" w:cs="IRNazanin"/>
              <w:sz w:val="28"/>
              <w:szCs w:val="28"/>
              <w:rtl/>
              <w:lang w:bidi="fa-IR"/>
            </w:rPr>
          </w:rPrChange>
        </w:rPr>
        <w:t xml:space="preserve">. شکر خدا، از فقر و </w:t>
      </w:r>
      <w:r w:rsidR="00F45AF6" w:rsidRPr="00457BB8">
        <w:rPr>
          <w:rFonts w:ascii="IRNazanin" w:hAnsi="IRNazanin" w:cs="IRNazanin"/>
          <w:sz w:val="28"/>
          <w:szCs w:val="28"/>
          <w:rtl/>
          <w:lang w:bidi="fa-IR"/>
          <w:rPrChange w:id="1618" w:author="Mohammad Mohammadi" w:date="2025-07-22T21:07:00Z">
            <w:rPr>
              <w:rFonts w:ascii="IRNazanin" w:hAnsi="IRNazanin" w:cs="IRNazanin"/>
              <w:sz w:val="28"/>
              <w:szCs w:val="28"/>
              <w:rtl/>
              <w:lang w:bidi="fa-IR"/>
            </w:rPr>
          </w:rPrChange>
        </w:rPr>
        <w:t>تشویش</w:t>
      </w:r>
      <w:r w:rsidR="000766C4" w:rsidRPr="00457BB8">
        <w:rPr>
          <w:rFonts w:ascii="IRNazanin" w:hAnsi="IRNazanin" w:cs="IRNazanin"/>
          <w:sz w:val="28"/>
          <w:szCs w:val="28"/>
          <w:rtl/>
          <w:lang w:bidi="fa-IR"/>
          <w:rPrChange w:id="1619" w:author="Mohammad Mohammadi" w:date="2025-07-22T21:07:00Z">
            <w:rPr>
              <w:rFonts w:ascii="IRNazanin" w:hAnsi="IRNazanin" w:cs="IRNazanin"/>
              <w:sz w:val="28"/>
              <w:szCs w:val="28"/>
              <w:rtl/>
              <w:lang w:bidi="fa-IR"/>
            </w:rPr>
          </w:rPrChange>
        </w:rPr>
        <w:t xml:space="preserve"> </w:t>
      </w:r>
      <w:r w:rsidR="00F45AF6" w:rsidRPr="00457BB8">
        <w:rPr>
          <w:rFonts w:ascii="IRNazanin" w:hAnsi="IRNazanin" w:cs="IRNazanin"/>
          <w:sz w:val="28"/>
          <w:szCs w:val="28"/>
          <w:rtl/>
          <w:lang w:bidi="fa-IR"/>
          <w:rPrChange w:id="1620" w:author="Mohammad Mohammadi" w:date="2025-07-22T21:07:00Z">
            <w:rPr>
              <w:rFonts w:ascii="IRNazanin" w:hAnsi="IRNazanin" w:cs="IRNazanin"/>
              <w:sz w:val="28"/>
              <w:szCs w:val="28"/>
              <w:rtl/>
              <w:lang w:bidi="fa-IR"/>
            </w:rPr>
          </w:rPrChange>
        </w:rPr>
        <w:t>خلاص شدیم</w:t>
      </w:r>
      <w:r w:rsidR="000766C4" w:rsidRPr="00457BB8">
        <w:rPr>
          <w:rFonts w:ascii="IRNazanin" w:hAnsi="IRNazanin" w:cs="IRNazanin"/>
          <w:sz w:val="28"/>
          <w:szCs w:val="28"/>
          <w:rtl/>
          <w:lang w:bidi="fa-IR"/>
          <w:rPrChange w:id="1621" w:author="Mohammad Mohammadi" w:date="2025-07-22T21:07:00Z">
            <w:rPr>
              <w:rFonts w:ascii="IRNazanin" w:hAnsi="IRNazanin" w:cs="IRNazanin"/>
              <w:sz w:val="28"/>
              <w:szCs w:val="28"/>
              <w:rtl/>
              <w:lang w:bidi="fa-IR"/>
            </w:rPr>
          </w:rPrChange>
        </w:rPr>
        <w:t xml:space="preserve">. شکر خدا، </w:t>
      </w:r>
      <w:r w:rsidR="006C54F2" w:rsidRPr="00457BB8">
        <w:rPr>
          <w:rFonts w:ascii="IRNazanin" w:hAnsi="IRNazanin" w:cs="IRNazanin"/>
          <w:sz w:val="28"/>
          <w:szCs w:val="28"/>
          <w:rtl/>
          <w:lang w:bidi="fa-IR"/>
          <w:rPrChange w:id="1622" w:author="Mohammad Mohammadi" w:date="2025-07-22T21:07:00Z">
            <w:rPr>
              <w:rFonts w:ascii="IRNazanin" w:hAnsi="IRNazanin" w:cs="IRNazanin"/>
              <w:sz w:val="28"/>
              <w:szCs w:val="28"/>
              <w:rtl/>
              <w:lang w:bidi="fa-IR"/>
            </w:rPr>
          </w:rPrChange>
        </w:rPr>
        <w:t>اولادهایم</w:t>
      </w:r>
      <w:r w:rsidR="000766C4" w:rsidRPr="00457BB8">
        <w:rPr>
          <w:rFonts w:ascii="IRNazanin" w:hAnsi="IRNazanin" w:cs="IRNazanin"/>
          <w:sz w:val="28"/>
          <w:szCs w:val="28"/>
          <w:rtl/>
          <w:lang w:bidi="fa-IR"/>
          <w:rPrChange w:id="1623" w:author="Mohammad Mohammadi" w:date="2025-07-22T21:07:00Z">
            <w:rPr>
              <w:rFonts w:ascii="IRNazanin" w:hAnsi="IRNazanin" w:cs="IRNazanin"/>
              <w:sz w:val="28"/>
              <w:szCs w:val="28"/>
              <w:rtl/>
              <w:lang w:bidi="fa-IR"/>
            </w:rPr>
          </w:rPrChange>
        </w:rPr>
        <w:t xml:space="preserve"> بزرگ شده‌اند و هم</w:t>
      </w:r>
      <w:ins w:id="1624" w:author="Saeedi, Faiza" w:date="2025-06-06T00:00:00Z">
        <w:r w:rsidR="002F466B" w:rsidRPr="00457BB8">
          <w:rPr>
            <w:rFonts w:ascii="IRNazanin" w:hAnsi="IRNazanin" w:cs="IRNazanin" w:hint="cs"/>
            <w:sz w:val="28"/>
            <w:szCs w:val="28"/>
            <w:rtl/>
            <w:lang w:bidi="fa-IR"/>
            <w:rPrChange w:id="1625" w:author="Mohammad Mohammadi" w:date="2025-07-22T21:07:00Z">
              <w:rPr>
                <w:rFonts w:ascii="IRNazanin" w:hAnsi="IRNazanin" w:cs="IRNazanin" w:hint="cs"/>
                <w:sz w:val="28"/>
                <w:szCs w:val="28"/>
                <w:rtl/>
                <w:lang w:bidi="fa-IR"/>
              </w:rPr>
            </w:rPrChange>
          </w:rPr>
          <w:t>ه‌</w:t>
        </w:r>
      </w:ins>
      <w:r w:rsidR="000766C4" w:rsidRPr="00457BB8">
        <w:rPr>
          <w:rFonts w:ascii="IRNazanin" w:hAnsi="IRNazanin" w:cs="IRNazanin"/>
          <w:sz w:val="28"/>
          <w:szCs w:val="28"/>
          <w:rtl/>
          <w:lang w:bidi="fa-IR"/>
          <w:rPrChange w:id="1626" w:author="Mohammad Mohammadi" w:date="2025-07-22T21:07:00Z">
            <w:rPr>
              <w:rFonts w:ascii="IRNazanin" w:hAnsi="IRNazanin" w:cs="IRNazanin"/>
              <w:sz w:val="28"/>
              <w:szCs w:val="28"/>
              <w:rtl/>
              <w:lang w:bidi="fa-IR"/>
            </w:rPr>
          </w:rPrChange>
        </w:rPr>
        <w:t xml:space="preserve">گی </w:t>
      </w:r>
      <w:r w:rsidR="006C54F2" w:rsidRPr="00457BB8">
        <w:rPr>
          <w:rFonts w:ascii="IRNazanin" w:hAnsi="IRNazanin" w:cs="IRNazanin"/>
          <w:sz w:val="28"/>
          <w:szCs w:val="28"/>
          <w:rtl/>
          <w:lang w:bidi="fa-IR"/>
          <w:rPrChange w:id="1627" w:author="Mohammad Mohammadi" w:date="2025-07-22T21:07:00Z">
            <w:rPr>
              <w:rFonts w:ascii="IRNazanin" w:hAnsi="IRNazanin" w:cs="IRNazanin"/>
              <w:sz w:val="28"/>
              <w:szCs w:val="28"/>
              <w:rtl/>
              <w:lang w:bidi="fa-IR"/>
            </w:rPr>
          </w:rPrChange>
        </w:rPr>
        <w:t>زحمتکش</w:t>
      </w:r>
      <w:r w:rsidR="000766C4" w:rsidRPr="00457BB8">
        <w:rPr>
          <w:rFonts w:ascii="IRNazanin" w:hAnsi="IRNazanin" w:cs="IRNazanin"/>
          <w:sz w:val="28"/>
          <w:szCs w:val="28"/>
          <w:rtl/>
          <w:lang w:bidi="fa-IR"/>
          <w:rPrChange w:id="1628" w:author="Mohammad Mohammadi" w:date="2025-07-22T21:07:00Z">
            <w:rPr>
              <w:rFonts w:ascii="IRNazanin" w:hAnsi="IRNazanin" w:cs="IRNazanin"/>
              <w:sz w:val="28"/>
              <w:szCs w:val="28"/>
              <w:rtl/>
              <w:lang w:bidi="fa-IR"/>
            </w:rPr>
          </w:rPrChange>
        </w:rPr>
        <w:t xml:space="preserve"> هستند، و هر سال به اندازه کافی روغن </w:t>
      </w:r>
      <w:r w:rsidR="00910BF8" w:rsidRPr="00457BB8">
        <w:rPr>
          <w:rFonts w:ascii="IRNazanin" w:hAnsi="IRNazanin" w:cs="IRNazanin"/>
          <w:sz w:val="28"/>
          <w:szCs w:val="28"/>
          <w:rtl/>
          <w:lang w:bidi="fa-IR"/>
          <w:rPrChange w:id="1629" w:author="Mohammad Mohammadi" w:date="2025-07-22T21:07:00Z">
            <w:rPr>
              <w:rFonts w:ascii="IRNazanin" w:hAnsi="IRNazanin" w:cs="IRNazanin"/>
              <w:sz w:val="28"/>
              <w:szCs w:val="28"/>
              <w:rtl/>
              <w:lang w:bidi="fa-IR"/>
            </w:rPr>
          </w:rPrChange>
        </w:rPr>
        <w:t>زرد</w:t>
      </w:r>
      <w:r w:rsidR="000766C4" w:rsidRPr="00457BB8">
        <w:rPr>
          <w:rFonts w:ascii="IRNazanin" w:hAnsi="IRNazanin" w:cs="IRNazanin"/>
          <w:sz w:val="28"/>
          <w:szCs w:val="28"/>
          <w:rtl/>
          <w:lang w:bidi="fa-IR"/>
          <w:rPrChange w:id="1630" w:author="Mohammad Mohammadi" w:date="2025-07-22T21:07:00Z">
            <w:rPr>
              <w:rFonts w:ascii="IRNazanin" w:hAnsi="IRNazanin" w:cs="IRNazanin"/>
              <w:sz w:val="28"/>
              <w:szCs w:val="28"/>
              <w:rtl/>
              <w:lang w:bidi="fa-IR"/>
            </w:rPr>
          </w:rPrChange>
        </w:rPr>
        <w:t xml:space="preserve"> و گوشت </w:t>
      </w:r>
      <w:r w:rsidR="00910BF8" w:rsidRPr="00457BB8">
        <w:rPr>
          <w:rFonts w:ascii="IRNazanin" w:hAnsi="IRNazanin" w:cs="IRNazanin"/>
          <w:sz w:val="28"/>
          <w:szCs w:val="28"/>
          <w:rtl/>
          <w:lang w:bidi="fa-IR"/>
          <w:rPrChange w:id="1631" w:author="Mohammad Mohammadi" w:date="2025-07-22T21:07:00Z">
            <w:rPr>
              <w:rFonts w:ascii="IRNazanin" w:hAnsi="IRNazanin" w:cs="IRNazanin"/>
              <w:sz w:val="28"/>
              <w:szCs w:val="28"/>
              <w:rtl/>
              <w:lang w:bidi="fa-IR"/>
            </w:rPr>
          </w:rPrChange>
        </w:rPr>
        <w:t>جمع می‌کنیم</w:t>
      </w:r>
      <w:r w:rsidR="000766C4" w:rsidRPr="00457BB8">
        <w:rPr>
          <w:rFonts w:ascii="IRNazanin" w:hAnsi="IRNazanin" w:cs="IRNazanin"/>
          <w:sz w:val="28"/>
          <w:szCs w:val="28"/>
          <w:rtl/>
          <w:lang w:bidi="fa-IR"/>
          <w:rPrChange w:id="1632" w:author="Mohammad Mohammadi" w:date="2025-07-22T21:07:00Z">
            <w:rPr>
              <w:rFonts w:ascii="IRNazanin" w:hAnsi="IRNazanin" w:cs="IRNazanin"/>
              <w:sz w:val="28"/>
              <w:szCs w:val="28"/>
              <w:rtl/>
              <w:lang w:bidi="fa-IR"/>
            </w:rPr>
          </w:rPrChange>
        </w:rPr>
        <w:t xml:space="preserve">، حتی برای سگ‌ها هم </w:t>
      </w:r>
      <w:r w:rsidR="00910BF8" w:rsidRPr="00457BB8">
        <w:rPr>
          <w:rFonts w:ascii="IRNazanin" w:hAnsi="IRNazanin" w:cs="IRNazanin"/>
          <w:sz w:val="28"/>
          <w:szCs w:val="28"/>
          <w:rtl/>
          <w:lang w:bidi="fa-IR"/>
          <w:rPrChange w:id="1633" w:author="Mohammad Mohammadi" w:date="2025-07-22T21:07:00Z">
            <w:rPr>
              <w:rFonts w:ascii="IRNazanin" w:hAnsi="IRNazanin" w:cs="IRNazanin"/>
              <w:sz w:val="28"/>
              <w:szCs w:val="28"/>
              <w:rtl/>
              <w:lang w:bidi="fa-IR"/>
            </w:rPr>
          </w:rPrChange>
        </w:rPr>
        <w:t>اضافه</w:t>
      </w:r>
      <w:r w:rsidR="000766C4" w:rsidRPr="00457BB8">
        <w:rPr>
          <w:rFonts w:ascii="IRNazanin" w:hAnsi="IRNazanin" w:cs="IRNazanin"/>
          <w:sz w:val="28"/>
          <w:szCs w:val="28"/>
          <w:rtl/>
          <w:lang w:bidi="fa-IR"/>
          <w:rPrChange w:id="1634" w:author="Mohammad Mohammadi" w:date="2025-07-22T21:07:00Z">
            <w:rPr>
              <w:rFonts w:ascii="IRNazanin" w:hAnsi="IRNazanin" w:cs="IRNazanin"/>
              <w:sz w:val="28"/>
              <w:szCs w:val="28"/>
              <w:rtl/>
              <w:lang w:bidi="fa-IR"/>
            </w:rPr>
          </w:rPrChange>
        </w:rPr>
        <w:t xml:space="preserve"> می‌آید.</w:t>
      </w:r>
    </w:p>
    <w:p w14:paraId="0B764D75" w14:textId="77777777" w:rsidR="00CB1081" w:rsidRPr="00457BB8" w:rsidDel="00CB1081" w:rsidRDefault="00CB1081" w:rsidP="00CB1081">
      <w:pPr>
        <w:bidi/>
        <w:jc w:val="both"/>
        <w:rPr>
          <w:del w:id="1635" w:author="Saeedi, Faiza" w:date="2025-07-01T11:15:00Z"/>
          <w:rFonts w:ascii="IRNazanin" w:hAnsi="IRNazanin" w:cs="IRNazanin"/>
          <w:sz w:val="28"/>
          <w:szCs w:val="28"/>
          <w:rtl/>
          <w:lang w:bidi="fa-IR"/>
          <w:rPrChange w:id="1636" w:author="Mohammad Mohammadi" w:date="2025-07-22T21:07:00Z">
            <w:rPr>
              <w:del w:id="1637" w:author="Saeedi, Faiza" w:date="2025-07-01T11:15:00Z"/>
              <w:rFonts w:ascii="IRNazanin" w:hAnsi="IRNazanin" w:cs="IRNazanin"/>
              <w:sz w:val="28"/>
              <w:szCs w:val="28"/>
              <w:rtl/>
              <w:lang w:bidi="fa-IR"/>
            </w:rPr>
          </w:rPrChange>
        </w:rPr>
      </w:pPr>
    </w:p>
    <w:p w14:paraId="149C900B" w14:textId="77777777" w:rsidR="0099773E" w:rsidRPr="00457BB8" w:rsidRDefault="0099773E" w:rsidP="0099773E">
      <w:pPr>
        <w:bidi/>
        <w:jc w:val="both"/>
        <w:rPr>
          <w:rFonts w:ascii="IRNazanin" w:hAnsi="IRNazanin" w:cs="IRNazanin"/>
          <w:sz w:val="28"/>
          <w:szCs w:val="28"/>
          <w:rtl/>
          <w:lang w:bidi="fa-IR"/>
          <w:rPrChange w:id="1638" w:author="Mohammad Mohammadi" w:date="2025-07-22T21:07:00Z">
            <w:rPr>
              <w:rFonts w:ascii="IRNazanin" w:hAnsi="IRNazanin" w:cs="IRNazanin"/>
              <w:sz w:val="28"/>
              <w:szCs w:val="28"/>
              <w:rtl/>
              <w:lang w:bidi="fa-IR"/>
            </w:rPr>
          </w:rPrChange>
        </w:rPr>
      </w:pPr>
    </w:p>
    <w:p w14:paraId="48BC569E" w14:textId="082FDAB3" w:rsidR="0099773E" w:rsidRPr="00457BB8" w:rsidRDefault="004C62BF" w:rsidP="0099773E">
      <w:pPr>
        <w:bidi/>
        <w:jc w:val="both"/>
        <w:rPr>
          <w:rFonts w:ascii="IRNazanin" w:hAnsi="IRNazanin" w:cs="IRNazanin"/>
          <w:b/>
          <w:bCs/>
          <w:sz w:val="28"/>
          <w:szCs w:val="28"/>
          <w:rtl/>
          <w:lang w:bidi="fa-IR"/>
          <w:rPrChange w:id="1639" w:author="Mohammad Mohammadi" w:date="2025-07-22T21:07:00Z">
            <w:rPr>
              <w:rFonts w:ascii="IRNazanin" w:hAnsi="IRNazanin" w:cs="IRNazanin"/>
              <w:b/>
              <w:bCs/>
              <w:sz w:val="28"/>
              <w:szCs w:val="28"/>
              <w:rtl/>
              <w:lang w:bidi="fa-IR"/>
            </w:rPr>
          </w:rPrChange>
        </w:rPr>
      </w:pPr>
      <w:r w:rsidRPr="00457BB8">
        <w:rPr>
          <w:rFonts w:ascii="IRNazanin" w:hAnsi="IRNazanin" w:cs="IRNazanin"/>
          <w:b/>
          <w:bCs/>
          <w:sz w:val="28"/>
          <w:szCs w:val="28"/>
          <w:rtl/>
          <w:lang w:bidi="fa-IR"/>
          <w:rPrChange w:id="1640" w:author="Mohammad Mohammadi" w:date="2025-07-22T21:07:00Z">
            <w:rPr>
              <w:rFonts w:ascii="IRNazanin" w:hAnsi="IRNazanin" w:cs="IRNazanin"/>
              <w:b/>
              <w:bCs/>
              <w:sz w:val="28"/>
              <w:szCs w:val="28"/>
              <w:rtl/>
              <w:lang w:bidi="fa-IR"/>
            </w:rPr>
          </w:rPrChange>
        </w:rPr>
        <w:t>مریم و هم‌باغش: پاکیزه</w:t>
      </w:r>
    </w:p>
    <w:p w14:paraId="35F85BC9" w14:textId="667C907B" w:rsidR="0051579E" w:rsidRPr="00457BB8" w:rsidRDefault="0051579E" w:rsidP="0051579E">
      <w:pPr>
        <w:bidi/>
        <w:jc w:val="both"/>
        <w:rPr>
          <w:rFonts w:ascii="IRNazanin" w:hAnsi="IRNazanin" w:cs="IRNazanin"/>
          <w:sz w:val="28"/>
          <w:szCs w:val="28"/>
          <w:rtl/>
          <w:lang w:bidi="fa-IR"/>
          <w:rPrChange w:id="1641"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1642" w:author="Mohammad Mohammadi" w:date="2025-07-22T21:07:00Z">
            <w:rPr>
              <w:rFonts w:ascii="IRNazanin" w:hAnsi="IRNazanin" w:cs="IRNazanin"/>
              <w:sz w:val="28"/>
              <w:szCs w:val="28"/>
              <w:rtl/>
            </w:rPr>
          </w:rPrChange>
        </w:rPr>
        <w:t xml:space="preserve">در اواخر دهه </w:t>
      </w:r>
      <w:r w:rsidRPr="00457BB8">
        <w:rPr>
          <w:rFonts w:ascii="IRNazanin" w:hAnsi="IRNazanin" w:cs="IRNazanin"/>
          <w:sz w:val="28"/>
          <w:szCs w:val="28"/>
          <w:rtl/>
          <w:lang w:bidi="fa-IR"/>
          <w:rPrChange w:id="1643" w:author="Mohammad Mohammadi" w:date="2025-07-22T21:07:00Z">
            <w:rPr>
              <w:rFonts w:ascii="IRNazanin" w:hAnsi="IRNazanin" w:cs="IRNazanin"/>
              <w:sz w:val="28"/>
              <w:szCs w:val="28"/>
              <w:rtl/>
              <w:lang w:bidi="fa-IR"/>
            </w:rPr>
          </w:rPrChange>
        </w:rPr>
        <w:t>۱۹۵۰</w:t>
      </w:r>
      <w:r w:rsidRPr="00457BB8">
        <w:rPr>
          <w:rFonts w:ascii="IRNazanin" w:hAnsi="IRNazanin" w:cs="IRNazanin"/>
          <w:sz w:val="28"/>
          <w:szCs w:val="28"/>
          <w:rtl/>
          <w:rPrChange w:id="1644" w:author="Mohammad Mohammadi" w:date="2025-07-22T21:07:00Z">
            <w:rPr>
              <w:rFonts w:ascii="IRNazanin" w:hAnsi="IRNazanin" w:cs="IRNazanin"/>
              <w:sz w:val="28"/>
              <w:szCs w:val="28"/>
              <w:rtl/>
            </w:rPr>
          </w:rPrChange>
        </w:rPr>
        <w:t xml:space="preserve">، تومان با پاکیزه، همسر دومش ازدواج کرد، و او به زودی خانم محبوبش شد. </w:t>
      </w:r>
      <w:r w:rsidR="005019E0" w:rsidRPr="00457BB8">
        <w:rPr>
          <w:rFonts w:ascii="IRNazanin" w:hAnsi="IRNazanin" w:cs="IRNazanin"/>
          <w:sz w:val="28"/>
          <w:szCs w:val="28"/>
          <w:rtl/>
          <w:rPrChange w:id="1645" w:author="Mohammad Mohammadi" w:date="2025-07-22T21:07:00Z">
            <w:rPr>
              <w:rFonts w:ascii="IRNazanin" w:hAnsi="IRNazanin" w:cs="IRNazanin"/>
              <w:sz w:val="28"/>
              <w:szCs w:val="28"/>
              <w:rtl/>
            </w:rPr>
          </w:rPrChange>
        </w:rPr>
        <w:t xml:space="preserve">هر چند این ازدواج </w:t>
      </w:r>
      <w:r w:rsidRPr="00457BB8">
        <w:rPr>
          <w:rFonts w:ascii="IRNazanin" w:hAnsi="IRNazanin" w:cs="IRNazanin"/>
          <w:sz w:val="28"/>
          <w:szCs w:val="28"/>
          <w:rtl/>
          <w:rPrChange w:id="1646" w:author="Mohammad Mohammadi" w:date="2025-07-22T21:07:00Z">
            <w:rPr>
              <w:rFonts w:ascii="IRNazanin" w:hAnsi="IRNazanin" w:cs="IRNazanin"/>
              <w:sz w:val="28"/>
              <w:szCs w:val="28"/>
              <w:rtl/>
            </w:rPr>
          </w:rPrChange>
        </w:rPr>
        <w:t>عاشقانه بود</w:t>
      </w:r>
      <w:r w:rsidR="005019E0" w:rsidRPr="00457BB8">
        <w:rPr>
          <w:rFonts w:ascii="IRNazanin" w:hAnsi="IRNazanin" w:cs="IRNazanin"/>
          <w:sz w:val="28"/>
          <w:szCs w:val="28"/>
          <w:rtl/>
          <w:rPrChange w:id="164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648" w:author="Mohammad Mohammadi" w:date="2025-07-22T21:07:00Z">
            <w:rPr>
              <w:rFonts w:ascii="IRNazanin" w:hAnsi="IRNazanin" w:cs="IRNazanin"/>
              <w:sz w:val="28"/>
              <w:szCs w:val="28"/>
              <w:rtl/>
            </w:rPr>
          </w:rPrChange>
        </w:rPr>
        <w:t xml:space="preserve"> </w:t>
      </w:r>
      <w:r w:rsidR="005019E0" w:rsidRPr="00457BB8">
        <w:rPr>
          <w:rFonts w:ascii="IRNazanin" w:hAnsi="IRNazanin" w:cs="IRNazanin"/>
          <w:sz w:val="28"/>
          <w:szCs w:val="28"/>
          <w:rtl/>
          <w:rPrChange w:id="1649" w:author="Mohammad Mohammadi" w:date="2025-07-22T21:07:00Z">
            <w:rPr>
              <w:rFonts w:ascii="IRNazanin" w:hAnsi="IRNazanin" w:cs="IRNazanin"/>
              <w:sz w:val="28"/>
              <w:szCs w:val="28"/>
              <w:rtl/>
            </w:rPr>
          </w:rPrChange>
        </w:rPr>
        <w:t xml:space="preserve">اما </w:t>
      </w:r>
      <w:r w:rsidR="00805588" w:rsidRPr="00457BB8">
        <w:rPr>
          <w:rFonts w:ascii="IRNazanin" w:hAnsi="IRNazanin" w:cs="IRNazanin" w:hint="cs"/>
          <w:sz w:val="28"/>
          <w:szCs w:val="28"/>
          <w:rtl/>
          <w:rPrChange w:id="1650" w:author="Mohammad Mohammadi" w:date="2025-07-22T21:07:00Z">
            <w:rPr>
              <w:rFonts w:ascii="IRNazanin" w:hAnsi="IRNazanin" w:cs="IRNazanin" w:hint="cs"/>
              <w:sz w:val="28"/>
              <w:szCs w:val="28"/>
              <w:rtl/>
            </w:rPr>
          </w:rPrChange>
        </w:rPr>
        <w:t>دور</w:t>
      </w:r>
      <w:r w:rsidR="005019E0" w:rsidRPr="00457BB8">
        <w:rPr>
          <w:rFonts w:ascii="IRNazanin" w:hAnsi="IRNazanin" w:cs="IRNazanin"/>
          <w:sz w:val="28"/>
          <w:szCs w:val="28"/>
          <w:rtl/>
          <w:rPrChange w:id="1651" w:author="Mohammad Mohammadi" w:date="2025-07-22T21:07:00Z">
            <w:rPr>
              <w:rFonts w:ascii="IRNazanin" w:hAnsi="IRNazanin" w:cs="IRNazanin"/>
              <w:sz w:val="28"/>
              <w:szCs w:val="28"/>
              <w:rtl/>
            </w:rPr>
          </w:rPrChange>
        </w:rPr>
        <w:t xml:space="preserve"> از نیت‌های شخصی نبود</w:t>
      </w:r>
      <w:r w:rsidRPr="00457BB8">
        <w:rPr>
          <w:rFonts w:ascii="IRNazanin" w:hAnsi="IRNazanin" w:cs="IRNazanin"/>
          <w:sz w:val="28"/>
          <w:szCs w:val="28"/>
          <w:rtl/>
          <w:rPrChange w:id="1652" w:author="Mohammad Mohammadi" w:date="2025-07-22T21:07:00Z">
            <w:rPr>
              <w:rFonts w:ascii="IRNazanin" w:hAnsi="IRNazanin" w:cs="IRNazanin"/>
              <w:sz w:val="28"/>
              <w:szCs w:val="28"/>
              <w:rtl/>
            </w:rPr>
          </w:rPrChange>
        </w:rPr>
        <w:t xml:space="preserve">. رقیب او، نادرشاه، </w:t>
      </w:r>
      <w:r w:rsidR="005019E0" w:rsidRPr="00457BB8">
        <w:rPr>
          <w:rFonts w:ascii="IRNazanin" w:hAnsi="IRNazanin" w:cs="IRNazanin"/>
          <w:sz w:val="28"/>
          <w:szCs w:val="28"/>
          <w:rtl/>
          <w:rPrChange w:id="1653" w:author="Mohammad Mohammadi" w:date="2025-07-22T21:07:00Z">
            <w:rPr>
              <w:rFonts w:ascii="IRNazanin" w:hAnsi="IRNazanin" w:cs="IRNazanin"/>
              <w:sz w:val="28"/>
              <w:szCs w:val="28"/>
              <w:rtl/>
            </w:rPr>
          </w:rPrChange>
        </w:rPr>
        <w:t>م</w:t>
      </w:r>
      <w:r w:rsidR="00805588" w:rsidRPr="00457BB8">
        <w:rPr>
          <w:rFonts w:ascii="IRNazanin" w:hAnsi="IRNazanin" w:cs="IRNazanin" w:hint="cs"/>
          <w:sz w:val="28"/>
          <w:szCs w:val="28"/>
          <w:rtl/>
          <w:rPrChange w:id="1654" w:author="Mohammad Mohammadi" w:date="2025-07-22T21:07:00Z">
            <w:rPr>
              <w:rFonts w:ascii="IRNazanin" w:hAnsi="IRNazanin" w:cs="IRNazanin" w:hint="cs"/>
              <w:sz w:val="28"/>
              <w:szCs w:val="28"/>
              <w:rtl/>
            </w:rPr>
          </w:rPrChange>
        </w:rPr>
        <w:t>َ</w:t>
      </w:r>
      <w:r w:rsidR="005019E0" w:rsidRPr="00457BB8">
        <w:rPr>
          <w:rFonts w:ascii="IRNazanin" w:hAnsi="IRNazanin" w:cs="IRNazanin"/>
          <w:sz w:val="28"/>
          <w:szCs w:val="28"/>
          <w:rtl/>
          <w:rPrChange w:id="1655" w:author="Mohammad Mohammadi" w:date="2025-07-22T21:07:00Z">
            <w:rPr>
              <w:rFonts w:ascii="IRNazanin" w:hAnsi="IRNazanin" w:cs="IRNazanin"/>
              <w:sz w:val="28"/>
              <w:szCs w:val="28"/>
              <w:rtl/>
            </w:rPr>
          </w:rPrChange>
        </w:rPr>
        <w:t>ل</w:t>
      </w:r>
      <w:r w:rsidR="00805588" w:rsidRPr="00457BB8">
        <w:rPr>
          <w:rFonts w:ascii="IRNazanin" w:hAnsi="IRNazanin" w:cs="IRNazanin" w:hint="cs"/>
          <w:sz w:val="28"/>
          <w:szCs w:val="28"/>
          <w:rtl/>
          <w:rPrChange w:id="1656" w:author="Mohammad Mohammadi" w:date="2025-07-22T21:07:00Z">
            <w:rPr>
              <w:rFonts w:ascii="IRNazanin" w:hAnsi="IRNazanin" w:cs="IRNazanin" w:hint="cs"/>
              <w:sz w:val="28"/>
              <w:szCs w:val="28"/>
              <w:rtl/>
            </w:rPr>
          </w:rPrChange>
        </w:rPr>
        <w:t>ِ</w:t>
      </w:r>
      <w:r w:rsidR="005019E0" w:rsidRPr="00457BB8">
        <w:rPr>
          <w:rFonts w:ascii="IRNazanin" w:hAnsi="IRNazanin" w:cs="IRNazanin"/>
          <w:sz w:val="28"/>
          <w:szCs w:val="28"/>
          <w:rtl/>
          <w:rPrChange w:id="1657" w:author="Mohammad Mohammadi" w:date="2025-07-22T21:07:00Z">
            <w:rPr>
              <w:rFonts w:ascii="IRNazanin" w:hAnsi="IRNazanin" w:cs="IRNazanin"/>
              <w:sz w:val="28"/>
              <w:szCs w:val="28"/>
              <w:rtl/>
            </w:rPr>
          </w:rPrChange>
        </w:rPr>
        <w:t>ک</w:t>
      </w:r>
      <w:r w:rsidRPr="00457BB8">
        <w:rPr>
          <w:rFonts w:ascii="IRNazanin" w:hAnsi="IRNazanin" w:cs="IRNazanin"/>
          <w:sz w:val="28"/>
          <w:szCs w:val="28"/>
          <w:rtl/>
          <w:rPrChange w:id="1658" w:author="Mohammad Mohammadi" w:date="2025-07-22T21:07:00Z">
            <w:rPr>
              <w:rFonts w:ascii="IRNazanin" w:hAnsi="IRNazanin" w:cs="IRNazanin"/>
              <w:sz w:val="28"/>
              <w:szCs w:val="28"/>
              <w:rtl/>
            </w:rPr>
          </w:rPrChange>
        </w:rPr>
        <w:t xml:space="preserve"> </w:t>
      </w:r>
      <w:r w:rsidR="005019E0" w:rsidRPr="00457BB8">
        <w:rPr>
          <w:rFonts w:ascii="IRNazanin" w:hAnsi="IRNazanin" w:cs="IRNazanin"/>
          <w:sz w:val="28"/>
          <w:szCs w:val="28"/>
          <w:rtl/>
          <w:rPrChange w:id="1659" w:author="Mohammad Mohammadi" w:date="2025-07-22T21:07:00Z">
            <w:rPr>
              <w:rFonts w:ascii="IRNazanin" w:hAnsi="IRNazanin" w:cs="IRNazanin"/>
              <w:sz w:val="28"/>
              <w:szCs w:val="28"/>
              <w:rtl/>
            </w:rPr>
          </w:rPrChange>
        </w:rPr>
        <w:t>قریه</w:t>
      </w:r>
      <w:r w:rsidR="00805588" w:rsidRPr="00457BB8">
        <w:rPr>
          <w:rFonts w:ascii="IRNazanin" w:hAnsi="IRNazanin" w:cs="IRNazanin" w:hint="cs"/>
          <w:sz w:val="28"/>
          <w:szCs w:val="28"/>
          <w:rtl/>
          <w:rPrChange w:id="1660" w:author="Mohammad Mohammadi" w:date="2025-07-22T21:07:00Z">
            <w:rPr>
              <w:rFonts w:ascii="IRNazanin" w:hAnsi="IRNazanin" w:cs="IRNazanin" w:hint="cs"/>
              <w:sz w:val="28"/>
              <w:szCs w:val="28"/>
              <w:rtl/>
            </w:rPr>
          </w:rPrChange>
        </w:rPr>
        <w:t>‌ی</w:t>
      </w:r>
      <w:r w:rsidR="005019E0" w:rsidRPr="00457BB8">
        <w:rPr>
          <w:rFonts w:ascii="IRNazanin" w:hAnsi="IRNazanin" w:cs="IRNazanin"/>
          <w:sz w:val="28"/>
          <w:szCs w:val="28"/>
          <w:rtl/>
          <w:rPrChange w:id="1661" w:author="Mohammad Mohammadi" w:date="2025-07-22T21:07:00Z">
            <w:rPr>
              <w:rFonts w:ascii="IRNazanin" w:hAnsi="IRNazanin" w:cs="IRNazanin"/>
              <w:sz w:val="28"/>
              <w:szCs w:val="28"/>
              <w:rtl/>
            </w:rPr>
          </w:rPrChange>
        </w:rPr>
        <w:t xml:space="preserve"> خارکش، که قریه</w:t>
      </w:r>
      <w:r w:rsidRPr="00457BB8">
        <w:rPr>
          <w:rFonts w:ascii="IRNazanin" w:hAnsi="IRNazanin" w:cs="IRNazanin"/>
          <w:sz w:val="28"/>
          <w:szCs w:val="28"/>
          <w:rtl/>
          <w:rPrChange w:id="1662" w:author="Mohammad Mohammadi" w:date="2025-07-22T21:07:00Z">
            <w:rPr>
              <w:rFonts w:ascii="IRNazanin" w:hAnsi="IRNazanin" w:cs="IRNazanin"/>
              <w:sz w:val="28"/>
              <w:szCs w:val="28"/>
              <w:rtl/>
            </w:rPr>
          </w:rPrChange>
        </w:rPr>
        <w:t xml:space="preserve"> دیگر </w:t>
      </w:r>
      <w:r w:rsidR="00755DF2" w:rsidRPr="00457BB8">
        <w:rPr>
          <w:rFonts w:ascii="IRNazanin" w:hAnsi="IRNazanin" w:cs="IRNazanin" w:hint="cs"/>
          <w:sz w:val="28"/>
          <w:szCs w:val="28"/>
          <w:rtl/>
          <w:rPrChange w:id="1663" w:author="Mohammad Mohammadi" w:date="2025-07-22T21:07:00Z">
            <w:rPr>
              <w:rFonts w:ascii="IRNazanin" w:hAnsi="IRNazanin" w:cs="IRNazanin" w:hint="cs"/>
              <w:sz w:val="28"/>
              <w:szCs w:val="28"/>
              <w:rtl/>
            </w:rPr>
          </w:rPrChange>
        </w:rPr>
        <w:t>قوم</w:t>
      </w:r>
      <w:r w:rsidR="00755DF2" w:rsidRPr="00457BB8">
        <w:rPr>
          <w:rFonts w:ascii="IRNazanin" w:hAnsi="IRNazanin" w:cs="IRNazanin"/>
          <w:sz w:val="28"/>
          <w:szCs w:val="28"/>
          <w:rtl/>
          <w:rPrChange w:id="1664"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1665" w:author="Mohammad Mohammadi" w:date="2025-07-22T21:07:00Z">
            <w:rPr>
              <w:rFonts w:ascii="IRNazanin" w:hAnsi="IRNazanin" w:cs="IRNazanin"/>
              <w:sz w:val="28"/>
              <w:szCs w:val="28"/>
              <w:rtl/>
            </w:rPr>
          </w:rPrChange>
        </w:rPr>
        <w:t>پیروزی</w:t>
      </w:r>
      <w:r w:rsidR="00755DF2" w:rsidRPr="00457BB8">
        <w:rPr>
          <w:rFonts w:ascii="IRNazanin" w:hAnsi="IRNazanin" w:cs="IRNazanin" w:hint="cs"/>
          <w:sz w:val="28"/>
          <w:szCs w:val="28"/>
          <w:rtl/>
          <w:rPrChange w:id="1666" w:author="Mohammad Mohammadi" w:date="2025-07-22T21:07:00Z">
            <w:rPr>
              <w:rFonts w:ascii="IRNazanin" w:hAnsi="IRNazanin" w:cs="IRNazanin" w:hint="cs"/>
              <w:sz w:val="28"/>
              <w:szCs w:val="28"/>
              <w:rtl/>
            </w:rPr>
          </w:rPrChange>
        </w:rPr>
        <w:t>‌ها</w:t>
      </w:r>
      <w:r w:rsidR="005019E0" w:rsidRPr="00457BB8">
        <w:rPr>
          <w:rFonts w:ascii="IRNazanin" w:hAnsi="IRNazanin" w:cs="IRNazanin"/>
          <w:sz w:val="28"/>
          <w:szCs w:val="28"/>
          <w:rtl/>
          <w:rPrChange w:id="1667" w:author="Mohammad Mohammadi" w:date="2025-07-22T21:07:00Z">
            <w:rPr>
              <w:rFonts w:ascii="IRNazanin" w:hAnsi="IRNazanin" w:cs="IRNazanin"/>
              <w:sz w:val="28"/>
              <w:szCs w:val="28"/>
              <w:rtl/>
            </w:rPr>
          </w:rPrChange>
        </w:rPr>
        <w:t xml:space="preserve"> بود</w:t>
      </w:r>
      <w:r w:rsidRPr="00457BB8">
        <w:rPr>
          <w:rFonts w:ascii="IRNazanin" w:hAnsi="IRNazanin" w:cs="IRNazanin"/>
          <w:sz w:val="28"/>
          <w:szCs w:val="28"/>
          <w:rtl/>
          <w:rPrChange w:id="1668" w:author="Mohammad Mohammadi" w:date="2025-07-22T21:07:00Z">
            <w:rPr>
              <w:rFonts w:ascii="IRNazanin" w:hAnsi="IRNazanin" w:cs="IRNazanin"/>
              <w:sz w:val="28"/>
              <w:szCs w:val="28"/>
              <w:rtl/>
            </w:rPr>
          </w:rPrChange>
        </w:rPr>
        <w:t xml:space="preserve">، نیز </w:t>
      </w:r>
      <w:r w:rsidR="000838D6" w:rsidRPr="00457BB8">
        <w:rPr>
          <w:rFonts w:ascii="IRNazanin" w:hAnsi="IRNazanin" w:cs="IRNazanin"/>
          <w:sz w:val="28"/>
          <w:szCs w:val="28"/>
          <w:rtl/>
          <w:rPrChange w:id="1669" w:author="Mohammad Mohammadi" w:date="2025-07-22T21:07:00Z">
            <w:rPr>
              <w:rFonts w:ascii="IRNazanin" w:hAnsi="IRNazanin" w:cs="IRNazanin"/>
              <w:sz w:val="28"/>
              <w:szCs w:val="28"/>
              <w:rtl/>
            </w:rPr>
          </w:rPrChange>
        </w:rPr>
        <w:t>خواست</w:t>
      </w:r>
      <w:r w:rsidR="00C277B4" w:rsidRPr="00457BB8">
        <w:rPr>
          <w:rFonts w:ascii="IRNazanin" w:hAnsi="IRNazanin" w:cs="IRNazanin" w:hint="cs"/>
          <w:sz w:val="28"/>
          <w:szCs w:val="28"/>
          <w:rtl/>
          <w:rPrChange w:id="1670" w:author="Mohammad Mohammadi" w:date="2025-07-22T21:07:00Z">
            <w:rPr>
              <w:rFonts w:ascii="IRNazanin" w:hAnsi="IRNazanin" w:cs="IRNazanin" w:hint="cs"/>
              <w:sz w:val="28"/>
              <w:szCs w:val="28"/>
              <w:rtl/>
            </w:rPr>
          </w:rPrChange>
        </w:rPr>
        <w:t>گ</w:t>
      </w:r>
      <w:r w:rsidR="000838D6" w:rsidRPr="00457BB8">
        <w:rPr>
          <w:rFonts w:ascii="IRNazanin" w:hAnsi="IRNazanin" w:cs="IRNazanin"/>
          <w:sz w:val="28"/>
          <w:szCs w:val="28"/>
          <w:rtl/>
          <w:rPrChange w:id="1671" w:author="Mohammad Mohammadi" w:date="2025-07-22T21:07:00Z">
            <w:rPr>
              <w:rFonts w:ascii="IRNazanin" w:hAnsi="IRNazanin" w:cs="IRNazanin"/>
              <w:sz w:val="28"/>
              <w:szCs w:val="28"/>
              <w:rtl/>
            </w:rPr>
          </w:rPrChange>
        </w:rPr>
        <w:t xml:space="preserve">ار </w:t>
      </w:r>
      <w:r w:rsidRPr="00457BB8">
        <w:rPr>
          <w:rFonts w:ascii="IRNazanin" w:hAnsi="IRNazanin" w:cs="IRNazanin"/>
          <w:sz w:val="28"/>
          <w:szCs w:val="28"/>
          <w:rtl/>
          <w:rPrChange w:id="1672" w:author="Mohammad Mohammadi" w:date="2025-07-22T21:07:00Z">
            <w:rPr>
              <w:rFonts w:ascii="IRNazanin" w:hAnsi="IRNazanin" w:cs="IRNazanin"/>
              <w:sz w:val="28"/>
              <w:szCs w:val="28"/>
              <w:rtl/>
            </w:rPr>
          </w:rPrChange>
        </w:rPr>
        <w:t xml:space="preserve">پاکیزه </w:t>
      </w:r>
      <w:r w:rsidR="000838D6" w:rsidRPr="00457BB8">
        <w:rPr>
          <w:rFonts w:ascii="IRNazanin" w:hAnsi="IRNazanin" w:cs="IRNazanin"/>
          <w:sz w:val="28"/>
          <w:szCs w:val="28"/>
          <w:rtl/>
          <w:rPrChange w:id="1673" w:author="Mohammad Mohammadi" w:date="2025-07-22T21:07:00Z">
            <w:rPr>
              <w:rFonts w:ascii="IRNazanin" w:hAnsi="IRNazanin" w:cs="IRNazanin"/>
              <w:sz w:val="28"/>
              <w:szCs w:val="28"/>
              <w:rtl/>
            </w:rPr>
          </w:rPrChange>
        </w:rPr>
        <w:t>بود.</w:t>
      </w:r>
      <w:r w:rsidRPr="00457BB8">
        <w:rPr>
          <w:rFonts w:ascii="IRNazanin" w:hAnsi="IRNazanin" w:cs="IRNazanin"/>
          <w:sz w:val="28"/>
          <w:szCs w:val="28"/>
          <w:rtl/>
          <w:rPrChange w:id="1674" w:author="Mohammad Mohammadi" w:date="2025-07-22T21:07:00Z">
            <w:rPr>
              <w:rFonts w:ascii="IRNazanin" w:hAnsi="IRNazanin" w:cs="IRNazanin"/>
              <w:sz w:val="28"/>
              <w:szCs w:val="28"/>
              <w:rtl/>
            </w:rPr>
          </w:rPrChange>
        </w:rPr>
        <w:t xml:space="preserve"> اما تومان با پرداخت مبلغ یک ل</w:t>
      </w:r>
      <w:r w:rsidR="000838D6" w:rsidRPr="00457BB8">
        <w:rPr>
          <w:rFonts w:ascii="IRNazanin" w:hAnsi="IRNazanin" w:cs="IRNazanin"/>
          <w:sz w:val="28"/>
          <w:szCs w:val="28"/>
          <w:rtl/>
          <w:rPrChange w:id="1675" w:author="Mohammad Mohammadi" w:date="2025-07-22T21:07:00Z">
            <w:rPr>
              <w:rFonts w:ascii="IRNazanin" w:hAnsi="IRNazanin" w:cs="IRNazanin"/>
              <w:sz w:val="28"/>
              <w:szCs w:val="28"/>
              <w:rtl/>
            </w:rPr>
          </w:rPrChange>
        </w:rPr>
        <w:t>گ</w:t>
      </w:r>
      <w:r w:rsidRPr="00457BB8">
        <w:rPr>
          <w:rFonts w:ascii="IRNazanin" w:hAnsi="IRNazanin" w:cs="IRNazanin"/>
          <w:sz w:val="28"/>
          <w:szCs w:val="28"/>
          <w:rtl/>
          <w:rPrChange w:id="1676" w:author="Mohammad Mohammadi" w:date="2025-07-22T21:07:00Z">
            <w:rPr>
              <w:rFonts w:ascii="IRNazanin" w:hAnsi="IRNazanin" w:cs="IRNazanin"/>
              <w:sz w:val="28"/>
              <w:szCs w:val="28"/>
              <w:rtl/>
            </w:rPr>
          </w:rPrChange>
        </w:rPr>
        <w:t xml:space="preserve"> روپیه به</w:t>
      </w:r>
      <w:r w:rsidR="000838D6" w:rsidRPr="00457BB8">
        <w:rPr>
          <w:rFonts w:ascii="IRNazanin" w:hAnsi="IRNazanin" w:cs="IRNazanin"/>
          <w:sz w:val="28"/>
          <w:szCs w:val="28"/>
          <w:rtl/>
          <w:rPrChange w:id="1677" w:author="Mohammad Mohammadi" w:date="2025-07-22T21:07:00Z">
            <w:rPr>
              <w:rFonts w:ascii="IRNazanin" w:hAnsi="IRNazanin" w:cs="IRNazanin"/>
              <w:sz w:val="28"/>
              <w:szCs w:val="28"/>
              <w:rtl/>
            </w:rPr>
          </w:rPrChange>
        </w:rPr>
        <w:t xml:space="preserve"> ملا جبار،</w:t>
      </w:r>
      <w:r w:rsidRPr="00457BB8">
        <w:rPr>
          <w:rFonts w:ascii="IRNazanin" w:hAnsi="IRNazanin" w:cs="IRNazanin"/>
          <w:sz w:val="28"/>
          <w:szCs w:val="28"/>
          <w:rtl/>
          <w:rPrChange w:id="1678" w:author="Mohammad Mohammadi" w:date="2025-07-22T21:07:00Z">
            <w:rPr>
              <w:rFonts w:ascii="IRNazanin" w:hAnsi="IRNazanin" w:cs="IRNazanin"/>
              <w:sz w:val="28"/>
              <w:szCs w:val="28"/>
              <w:rtl/>
            </w:rPr>
          </w:rPrChange>
        </w:rPr>
        <w:t xml:space="preserve"> پدر پاکیزه، </w:t>
      </w:r>
      <w:r w:rsidR="00FD468F" w:rsidRPr="00457BB8">
        <w:rPr>
          <w:rFonts w:ascii="IRNazanin" w:hAnsi="IRNazanin" w:cs="IRNazanin"/>
          <w:sz w:val="28"/>
          <w:szCs w:val="28"/>
          <w:rtl/>
          <w:rPrChange w:id="1679" w:author="Mohammad Mohammadi" w:date="2025-07-22T21:07:00Z">
            <w:rPr>
              <w:rFonts w:ascii="IRNazanin" w:hAnsi="IRNazanin" w:cs="IRNazanin"/>
              <w:sz w:val="28"/>
              <w:szCs w:val="28"/>
              <w:rtl/>
            </w:rPr>
          </w:rPrChange>
        </w:rPr>
        <w:t>پیش‌دستی کرد.</w:t>
      </w:r>
      <w:r w:rsidRPr="00457BB8">
        <w:rPr>
          <w:rFonts w:ascii="IRNazanin" w:hAnsi="IRNazanin" w:cs="IRNazanin"/>
          <w:sz w:val="28"/>
          <w:szCs w:val="28"/>
          <w:rtl/>
          <w:rPrChange w:id="1680" w:author="Mohammad Mohammadi" w:date="2025-07-22T21:07:00Z">
            <w:rPr>
              <w:rFonts w:ascii="IRNazanin" w:hAnsi="IRNazanin" w:cs="IRNazanin"/>
              <w:sz w:val="28"/>
              <w:szCs w:val="28"/>
              <w:rtl/>
            </w:rPr>
          </w:rPrChange>
        </w:rPr>
        <w:t xml:space="preserve"> </w:t>
      </w:r>
      <w:r w:rsidR="009C1CEA" w:rsidRPr="00457BB8">
        <w:rPr>
          <w:rFonts w:ascii="IRNazanin" w:hAnsi="IRNazanin" w:cs="IRNazanin"/>
          <w:sz w:val="28"/>
          <w:szCs w:val="28"/>
          <w:rtl/>
          <w:rPrChange w:id="1681" w:author="Mohammad Mohammadi" w:date="2025-07-22T21:07:00Z">
            <w:rPr>
              <w:rFonts w:ascii="IRNazanin" w:hAnsi="IRNazanin" w:cs="IRNazanin"/>
              <w:sz w:val="28"/>
              <w:szCs w:val="28"/>
              <w:rtl/>
            </w:rPr>
          </w:rPrChange>
        </w:rPr>
        <w:t xml:space="preserve">در آن زمان </w:t>
      </w:r>
      <w:r w:rsidRPr="00457BB8">
        <w:rPr>
          <w:rFonts w:ascii="IRNazanin" w:hAnsi="IRNazanin" w:cs="IRNazanin"/>
          <w:sz w:val="28"/>
          <w:szCs w:val="28"/>
          <w:rtl/>
          <w:rPrChange w:id="1682" w:author="Mohammad Mohammadi" w:date="2025-07-22T21:07:00Z">
            <w:rPr>
              <w:rFonts w:ascii="IRNazanin" w:hAnsi="IRNazanin" w:cs="IRNazanin"/>
              <w:sz w:val="28"/>
              <w:szCs w:val="28"/>
              <w:rtl/>
            </w:rPr>
          </w:rPrChange>
        </w:rPr>
        <w:t>این مبلغ، با اختلاف زیاد، بالاترین شیربهای (و</w:t>
      </w:r>
      <w:r w:rsidR="00D14ABB" w:rsidRPr="00457BB8">
        <w:rPr>
          <w:rFonts w:ascii="IRNazanin" w:hAnsi="IRNazanin" w:cs="IRNazanin" w:hint="cs"/>
          <w:sz w:val="28"/>
          <w:szCs w:val="28"/>
          <w:rtl/>
          <w:rPrChange w:id="1683" w:author="Mohammad Mohammadi" w:date="2025-07-22T21:07:00Z">
            <w:rPr>
              <w:rFonts w:ascii="IRNazanin" w:hAnsi="IRNazanin" w:cs="IRNazanin" w:hint="cs"/>
              <w:sz w:val="28"/>
              <w:szCs w:val="28"/>
              <w:rtl/>
            </w:rPr>
          </w:rPrChange>
        </w:rPr>
        <w:t>َ</w:t>
      </w:r>
      <w:r w:rsidRPr="00457BB8">
        <w:rPr>
          <w:rFonts w:ascii="IRNazanin" w:hAnsi="IRNazanin" w:cs="IRNazanin"/>
          <w:sz w:val="28"/>
          <w:szCs w:val="28"/>
          <w:rtl/>
          <w:rPrChange w:id="1684" w:author="Mohammad Mohammadi" w:date="2025-07-22T21:07:00Z">
            <w:rPr>
              <w:rFonts w:ascii="IRNazanin" w:hAnsi="IRNazanin" w:cs="IRNazanin"/>
              <w:sz w:val="28"/>
              <w:szCs w:val="28"/>
              <w:rtl/>
            </w:rPr>
          </w:rPrChange>
        </w:rPr>
        <w:t>لوَر) پرداخت</w:t>
      </w:r>
      <w:r w:rsidR="00633DE8" w:rsidRPr="00457BB8">
        <w:rPr>
          <w:rFonts w:ascii="IRNazanin" w:hAnsi="IRNazanin" w:cs="IRNazanin" w:hint="cs"/>
          <w:sz w:val="28"/>
          <w:szCs w:val="28"/>
          <w:rtl/>
          <w:rPrChange w:id="1685" w:author="Mohammad Mohammadi" w:date="2025-07-22T21:07:00Z">
            <w:rPr>
              <w:rFonts w:ascii="IRNazanin" w:hAnsi="IRNazanin" w:cs="IRNazanin" w:hint="cs"/>
              <w:sz w:val="28"/>
              <w:szCs w:val="28"/>
              <w:rtl/>
            </w:rPr>
          </w:rPrChange>
        </w:rPr>
        <w:t>‌شده</w:t>
      </w:r>
      <w:r w:rsidRPr="00457BB8">
        <w:rPr>
          <w:rFonts w:ascii="IRNazanin" w:hAnsi="IRNazanin" w:cs="IRNazanin"/>
          <w:sz w:val="28"/>
          <w:szCs w:val="28"/>
          <w:rtl/>
          <w:rPrChange w:id="1686" w:author="Mohammad Mohammadi" w:date="2025-07-22T21:07:00Z">
            <w:rPr>
              <w:rFonts w:ascii="IRNazanin" w:hAnsi="IRNazanin" w:cs="IRNazanin"/>
              <w:sz w:val="28"/>
              <w:szCs w:val="28"/>
              <w:rtl/>
            </w:rPr>
          </w:rPrChange>
        </w:rPr>
        <w:t xml:space="preserve"> در منطقه بود</w:t>
      </w:r>
      <w:r w:rsidR="009C1CEA" w:rsidRPr="00457BB8">
        <w:rPr>
          <w:rFonts w:ascii="IRNazanin" w:hAnsi="IRNazanin" w:cs="IRNazanin"/>
          <w:sz w:val="28"/>
          <w:szCs w:val="28"/>
          <w:rtl/>
          <w:lang w:bidi="fa-IR"/>
          <w:rPrChange w:id="1687" w:author="Mohammad Mohammadi" w:date="2025-07-22T21:07:00Z">
            <w:rPr>
              <w:rFonts w:ascii="IRNazanin" w:hAnsi="IRNazanin" w:cs="IRNazanin"/>
              <w:sz w:val="28"/>
              <w:szCs w:val="28"/>
              <w:rtl/>
              <w:lang w:bidi="fa-IR"/>
            </w:rPr>
          </w:rPrChange>
        </w:rPr>
        <w:t>.</w:t>
      </w:r>
    </w:p>
    <w:p w14:paraId="13E5F67A" w14:textId="45D311E5" w:rsidR="0051579E" w:rsidRPr="00457BB8" w:rsidRDefault="0051579E" w:rsidP="0051579E">
      <w:pPr>
        <w:bidi/>
        <w:jc w:val="both"/>
        <w:rPr>
          <w:ins w:id="1688" w:author="Saeedi, Faiza" w:date="2025-07-01T11:15:00Z"/>
          <w:rFonts w:ascii="IRNazanin" w:hAnsi="IRNazanin" w:cs="IRNazanin"/>
          <w:sz w:val="28"/>
          <w:szCs w:val="28"/>
          <w:rtl/>
          <w:lang w:bidi="fa-IR"/>
          <w:rPrChange w:id="1689" w:author="Mohammad Mohammadi" w:date="2025-07-22T21:07:00Z">
            <w:rPr>
              <w:ins w:id="1690" w:author="Saeedi, Faiza" w:date="2025-07-01T11:15:00Z"/>
              <w:rFonts w:ascii="IRNazanin" w:hAnsi="IRNazanin" w:cs="IRNazanin"/>
              <w:sz w:val="28"/>
              <w:szCs w:val="28"/>
              <w:rtl/>
              <w:lang w:bidi="fa-IR"/>
            </w:rPr>
          </w:rPrChange>
        </w:rPr>
      </w:pPr>
      <w:r w:rsidRPr="00457BB8">
        <w:rPr>
          <w:rFonts w:ascii="IRNazanin" w:hAnsi="IRNazanin" w:cs="IRNazanin"/>
          <w:sz w:val="28"/>
          <w:szCs w:val="28"/>
          <w:rtl/>
          <w:rPrChange w:id="1691" w:author="Mohammad Mohammadi" w:date="2025-07-22T21:07:00Z">
            <w:rPr>
              <w:rFonts w:ascii="IRNazanin" w:hAnsi="IRNazanin" w:cs="IRNazanin"/>
              <w:sz w:val="28"/>
              <w:szCs w:val="28"/>
              <w:rtl/>
            </w:rPr>
          </w:rPrChange>
        </w:rPr>
        <w:t xml:space="preserve">در دوران نامزدی، تومان با پاکیزه «بازی» می‌کرد. «بازی» </w:t>
      </w:r>
      <w:r w:rsidR="005D5138" w:rsidRPr="00457BB8">
        <w:rPr>
          <w:rFonts w:ascii="IRNazanin" w:hAnsi="IRNazanin" w:cs="IRNazanin" w:hint="cs"/>
          <w:sz w:val="28"/>
          <w:szCs w:val="28"/>
          <w:rtl/>
          <w:rPrChange w:id="1692" w:author="Mohammad Mohammadi" w:date="2025-07-22T21:07:00Z">
            <w:rPr>
              <w:rFonts w:ascii="IRNazanin" w:hAnsi="IRNazanin" w:cs="IRNazanin" w:hint="cs"/>
              <w:sz w:val="28"/>
              <w:szCs w:val="28"/>
              <w:rtl/>
            </w:rPr>
          </w:rPrChange>
        </w:rPr>
        <w:t>رسم</w:t>
      </w:r>
      <w:r w:rsidRPr="00457BB8">
        <w:rPr>
          <w:rFonts w:ascii="IRNazanin" w:hAnsi="IRNazanin" w:cs="IRNazanin"/>
          <w:sz w:val="28"/>
          <w:szCs w:val="28"/>
          <w:rtl/>
          <w:rPrChange w:id="1693" w:author="Mohammad Mohammadi" w:date="2025-07-22T21:07:00Z">
            <w:rPr>
              <w:rFonts w:ascii="IRNazanin" w:hAnsi="IRNazanin" w:cs="IRNazanin"/>
              <w:sz w:val="28"/>
              <w:szCs w:val="28"/>
              <w:rtl/>
            </w:rPr>
          </w:rPrChange>
        </w:rPr>
        <w:t xml:space="preserve"> معاشقه است که مردم پیروزی </w:t>
      </w:r>
      <w:r w:rsidR="000B7ABD" w:rsidRPr="00457BB8">
        <w:rPr>
          <w:rFonts w:ascii="IRNazanin" w:hAnsi="IRNazanin" w:cs="IRNazanin"/>
          <w:sz w:val="28"/>
          <w:szCs w:val="28"/>
          <w:rtl/>
          <w:rPrChange w:id="1694" w:author="Mohammad Mohammadi" w:date="2025-07-22T21:07:00Z">
            <w:rPr>
              <w:rFonts w:ascii="IRNazanin" w:hAnsi="IRNazanin" w:cs="IRNazanin"/>
              <w:sz w:val="28"/>
              <w:szCs w:val="28"/>
              <w:rtl/>
            </w:rPr>
          </w:rPrChange>
        </w:rPr>
        <w:t>آن را بسیار خوش داشتند</w:t>
      </w:r>
      <w:r w:rsidRPr="00457BB8">
        <w:rPr>
          <w:rFonts w:ascii="IRNazanin" w:hAnsi="IRNazanin" w:cs="IRNazanin"/>
          <w:sz w:val="28"/>
          <w:szCs w:val="28"/>
          <w:rtl/>
          <w:rPrChange w:id="1695" w:author="Mohammad Mohammadi" w:date="2025-07-22T21:07:00Z">
            <w:rPr>
              <w:rFonts w:ascii="IRNazanin" w:hAnsi="IRNazanin" w:cs="IRNazanin"/>
              <w:sz w:val="28"/>
              <w:szCs w:val="28"/>
              <w:rtl/>
            </w:rPr>
          </w:rPrChange>
        </w:rPr>
        <w:t xml:space="preserve">. اگر دو خانواده با هم خوب کنار بیایند، </w:t>
      </w:r>
      <w:r w:rsidR="004540F5" w:rsidRPr="00457BB8">
        <w:rPr>
          <w:rFonts w:ascii="IRNazanin" w:hAnsi="IRNazanin" w:cs="IRNazanin"/>
          <w:sz w:val="28"/>
          <w:szCs w:val="28"/>
          <w:rtl/>
          <w:rPrChange w:id="1696" w:author="Mohammad Mohammadi" w:date="2025-07-22T21:07:00Z">
            <w:rPr>
              <w:rFonts w:ascii="IRNazanin" w:hAnsi="IRNazanin" w:cs="IRNazanin"/>
              <w:sz w:val="28"/>
              <w:szCs w:val="28"/>
              <w:rtl/>
            </w:rPr>
          </w:rPrChange>
        </w:rPr>
        <w:t>مرسوم است تا</w:t>
      </w:r>
      <w:r w:rsidRPr="00457BB8">
        <w:rPr>
          <w:rFonts w:ascii="IRNazanin" w:hAnsi="IRNazanin" w:cs="IRNazanin"/>
          <w:sz w:val="28"/>
          <w:szCs w:val="28"/>
          <w:rtl/>
          <w:rPrChange w:id="1697" w:author="Mohammad Mohammadi" w:date="2025-07-22T21:07:00Z">
            <w:rPr>
              <w:rFonts w:ascii="IRNazanin" w:hAnsi="IRNazanin" w:cs="IRNazanin"/>
              <w:sz w:val="28"/>
              <w:szCs w:val="28"/>
              <w:rtl/>
            </w:rPr>
          </w:rPrChange>
        </w:rPr>
        <w:t xml:space="preserve"> داماد شبانه و ظاهراً پنهانی به خانه پدر عروس برود. آنگاه</w:t>
      </w:r>
      <w:r w:rsidR="005D5138" w:rsidRPr="00457BB8">
        <w:rPr>
          <w:rFonts w:ascii="IRNazanin" w:hAnsi="IRNazanin" w:cs="IRNazanin"/>
          <w:sz w:val="28"/>
          <w:szCs w:val="28"/>
          <w:rtl/>
          <w:rPrChange w:id="1698" w:author="Mohammad Mohammadi" w:date="2025-07-22T21:07:00Z">
            <w:rPr>
              <w:rFonts w:ascii="IRNazanin" w:hAnsi="IRNazanin" w:cs="IRNazanin"/>
              <w:sz w:val="28"/>
              <w:szCs w:val="28"/>
              <w:rtl/>
            </w:rPr>
          </w:rPrChange>
        </w:rPr>
        <w:t xml:space="preserve"> دختر و پسر</w:t>
      </w:r>
      <w:r w:rsidRPr="00457BB8">
        <w:rPr>
          <w:rFonts w:ascii="IRNazanin" w:hAnsi="IRNazanin" w:cs="IRNazanin"/>
          <w:sz w:val="28"/>
          <w:szCs w:val="28"/>
          <w:rtl/>
          <w:rPrChange w:id="1699" w:author="Mohammad Mohammadi" w:date="2025-07-22T21:07:00Z">
            <w:rPr>
              <w:rFonts w:ascii="IRNazanin" w:hAnsi="IRNazanin" w:cs="IRNazanin"/>
              <w:sz w:val="28"/>
              <w:szCs w:val="28"/>
              <w:rtl/>
            </w:rPr>
          </w:rPrChange>
        </w:rPr>
        <w:t xml:space="preserve"> می‌توانند پیش از مراسم ازدواج و آوردن عروس به خانه شوهر، با هم نجوا کنند، </w:t>
      </w:r>
      <w:r w:rsidR="004540F5" w:rsidRPr="00457BB8">
        <w:rPr>
          <w:rFonts w:ascii="IRNazanin" w:hAnsi="IRNazanin" w:cs="IRNazanin"/>
          <w:sz w:val="28"/>
          <w:szCs w:val="28"/>
          <w:rtl/>
          <w:rPrChange w:id="1700" w:author="Mohammad Mohammadi" w:date="2025-07-22T21:07:00Z">
            <w:rPr>
              <w:rFonts w:ascii="IRNazanin" w:hAnsi="IRNazanin" w:cs="IRNazanin"/>
              <w:sz w:val="28"/>
              <w:szCs w:val="28"/>
              <w:rtl/>
            </w:rPr>
          </w:rPrChange>
        </w:rPr>
        <w:t>معاشقه</w:t>
      </w:r>
      <w:ins w:id="1701" w:author="Saeedi, Faiza" w:date="2025-06-29T22:37:00Z">
        <w:r w:rsidR="009D6B91" w:rsidRPr="00457BB8">
          <w:rPr>
            <w:rFonts w:ascii="IRNazanin" w:hAnsi="IRNazanin" w:cs="IRNazanin"/>
            <w:sz w:val="28"/>
            <w:szCs w:val="28"/>
            <w:rtl/>
            <w:rPrChange w:id="1702" w:author="Mohammad Mohammadi" w:date="2025-07-22T21:07:00Z">
              <w:rPr>
                <w:rFonts w:ascii="IRNazanin" w:hAnsi="IRNazanin" w:cs="IRNazanin"/>
                <w:sz w:val="28"/>
                <w:szCs w:val="28"/>
                <w:highlight w:val="green"/>
                <w:rtl/>
              </w:rPr>
            </w:rPrChange>
          </w:rPr>
          <w:t xml:space="preserve"> کنند</w:t>
        </w:r>
      </w:ins>
      <w:r w:rsidRPr="00457BB8">
        <w:rPr>
          <w:rFonts w:ascii="IRNazanin" w:hAnsi="IRNazanin" w:cs="IRNazanin"/>
          <w:sz w:val="28"/>
          <w:szCs w:val="28"/>
          <w:rtl/>
          <w:rPrChange w:id="1703" w:author="Mohammad Mohammadi" w:date="2025-07-22T21:07:00Z">
            <w:rPr>
              <w:rFonts w:ascii="IRNazanin" w:hAnsi="IRNazanin" w:cs="IRNazanin"/>
              <w:sz w:val="28"/>
              <w:szCs w:val="28"/>
              <w:rtl/>
            </w:rPr>
          </w:rPrChange>
        </w:rPr>
        <w:t xml:space="preserve"> و بخوابند</w:t>
      </w:r>
      <w:r w:rsidRPr="00457BB8">
        <w:rPr>
          <w:rFonts w:ascii="IRNazanin" w:hAnsi="IRNazanin" w:cs="IRNazanin"/>
          <w:sz w:val="28"/>
          <w:szCs w:val="28"/>
          <w:lang w:bidi="fa-IR"/>
          <w:rPrChange w:id="1704" w:author="Mohammad Mohammadi" w:date="2025-07-22T21:07:00Z">
            <w:rPr>
              <w:rFonts w:ascii="IRNazanin" w:hAnsi="IRNazanin" w:cs="IRNazanin"/>
              <w:sz w:val="28"/>
              <w:szCs w:val="28"/>
              <w:lang w:bidi="fa-IR"/>
            </w:rPr>
          </w:rPrChange>
        </w:rPr>
        <w:t>.</w:t>
      </w:r>
    </w:p>
    <w:p w14:paraId="48B2153B" w14:textId="77777777" w:rsidR="00CB1081" w:rsidRPr="00457BB8" w:rsidRDefault="00CB1081">
      <w:pPr>
        <w:keepNext/>
        <w:bidi/>
        <w:jc w:val="both"/>
        <w:rPr>
          <w:ins w:id="1705" w:author="Saeedi, Faiza" w:date="2025-07-01T11:16:00Z"/>
          <w:rFonts w:ascii="IRNazanin" w:hAnsi="IRNazanin" w:cs="IRNazanin"/>
          <w:sz w:val="28"/>
          <w:szCs w:val="28"/>
          <w:rPrChange w:id="1706" w:author="Mohammad Mohammadi" w:date="2025-07-22T21:07:00Z">
            <w:rPr>
              <w:ins w:id="1707" w:author="Saeedi, Faiza" w:date="2025-07-01T11:16:00Z"/>
            </w:rPr>
          </w:rPrChange>
        </w:rPr>
        <w:pPrChange w:id="1708" w:author="Saeedi, Faiza" w:date="2025-07-01T11:16:00Z">
          <w:pPr>
            <w:bidi/>
            <w:jc w:val="both"/>
          </w:pPr>
        </w:pPrChange>
      </w:pPr>
      <w:ins w:id="1709" w:author="Saeedi, Faiza" w:date="2025-07-01T11:15:00Z">
        <w:r w:rsidRPr="00457BB8">
          <w:rPr>
            <w:rFonts w:ascii="IRNazanin" w:hAnsi="IRNazanin" w:cs="IRNazanin"/>
            <w:noProof/>
            <w:sz w:val="28"/>
            <w:szCs w:val="28"/>
            <w:rtl/>
            <w:lang w:val="fa-IR" w:bidi="fa-IR"/>
            <w:rPrChange w:id="1710" w:author="Mohammad Mohammadi" w:date="2025-07-22T21:07:00Z">
              <w:rPr>
                <w:rFonts w:ascii="IRNazanin" w:hAnsi="IRNazanin" w:cs="IRNazanin"/>
                <w:noProof/>
                <w:sz w:val="28"/>
                <w:szCs w:val="28"/>
                <w:rtl/>
                <w:lang w:val="fa-IR" w:bidi="fa-IR"/>
              </w:rPr>
            </w:rPrChange>
          </w:rPr>
          <w:lastRenderedPageBreak/>
          <w:drawing>
            <wp:inline distT="0" distB="0" distL="0" distR="0" wp14:anchorId="3AA0B264" wp14:editId="15C5BA55">
              <wp:extent cx="5943600" cy="3536315"/>
              <wp:effectExtent l="0" t="0" r="0" b="0"/>
              <wp:docPr id="1826056365" name="Picture 5" descr="A person preparing food in a 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56365" name="Picture 5" descr="A person preparing food in a t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36315"/>
                      </a:xfrm>
                      <a:prstGeom prst="rect">
                        <a:avLst/>
                      </a:prstGeom>
                    </pic:spPr>
                  </pic:pic>
                </a:graphicData>
              </a:graphic>
            </wp:inline>
          </w:drawing>
        </w:r>
      </w:ins>
    </w:p>
    <w:p w14:paraId="491F6561" w14:textId="6918169C" w:rsidR="00CB1081" w:rsidRPr="00457BB8" w:rsidRDefault="00CB1081">
      <w:pPr>
        <w:pStyle w:val="Caption"/>
        <w:bidi/>
        <w:jc w:val="both"/>
        <w:rPr>
          <w:rFonts w:ascii="IRNazanin" w:hAnsi="IRNazanin" w:cs="IRNazanin"/>
          <w:sz w:val="28"/>
          <w:szCs w:val="28"/>
          <w:lang w:bidi="fa-IR"/>
          <w:rPrChange w:id="1711" w:author="Mohammad Mohammadi" w:date="2025-07-22T21:07:00Z">
            <w:rPr>
              <w:rFonts w:ascii="IRNazanin" w:hAnsi="IRNazanin" w:cs="IRNazanin"/>
              <w:sz w:val="28"/>
              <w:szCs w:val="28"/>
              <w:lang w:bidi="fa-IR"/>
            </w:rPr>
          </w:rPrChange>
        </w:rPr>
        <w:pPrChange w:id="1712" w:author="Saeedi, Faiza" w:date="2025-07-01T11:16:00Z">
          <w:pPr>
            <w:bidi/>
            <w:jc w:val="both"/>
          </w:pPr>
        </w:pPrChange>
      </w:pPr>
      <w:ins w:id="1713" w:author="Saeedi, Faiza" w:date="2025-07-01T11:16:00Z">
        <w:del w:id="1714" w:author="Mohammad Mohammadi" w:date="2025-07-07T16:08:00Z">
          <w:r w:rsidRPr="00457BB8" w:rsidDel="00D91AC6">
            <w:rPr>
              <w:rFonts w:ascii="IRNazanin" w:hAnsi="IRNazanin" w:cs="IRNazanin"/>
              <w:sz w:val="28"/>
              <w:szCs w:val="28"/>
              <w:rPrChange w:id="1715" w:author="Mohammad Mohammadi" w:date="2025-07-22T21:07:00Z">
                <w:rPr/>
              </w:rPrChange>
            </w:rPr>
            <w:delText>Figure</w:delText>
          </w:r>
        </w:del>
      </w:ins>
      <w:ins w:id="1716" w:author="Mohammad Mohammadi" w:date="2025-07-07T16:08:00Z">
        <w:r w:rsidR="00D91AC6" w:rsidRPr="00457BB8">
          <w:rPr>
            <w:rFonts w:ascii="IRNazanin" w:hAnsi="IRNazanin" w:cs="IRNazanin"/>
            <w:sz w:val="28"/>
            <w:szCs w:val="28"/>
            <w:rtl/>
            <w:rPrChange w:id="1717" w:author="Mohammad Mohammadi" w:date="2025-07-22T21:07:00Z">
              <w:rPr>
                <w:rFonts w:ascii="IRNazanin" w:hAnsi="IRNazanin" w:cs="IRNazanin"/>
                <w:sz w:val="28"/>
                <w:szCs w:val="28"/>
                <w:rtl/>
              </w:rPr>
            </w:rPrChange>
          </w:rPr>
          <w:t>شکل</w:t>
        </w:r>
      </w:ins>
      <w:ins w:id="1718" w:author="Saeedi, Faiza" w:date="2025-07-01T11:16:00Z">
        <w:r w:rsidRPr="00457BB8">
          <w:rPr>
            <w:rFonts w:ascii="IRNazanin" w:hAnsi="IRNazanin" w:cs="IRNazanin"/>
            <w:sz w:val="28"/>
            <w:szCs w:val="28"/>
            <w:rtl/>
            <w:rPrChange w:id="1719" w:author="Mohammad Mohammadi" w:date="2025-07-22T21:07:00Z">
              <w:rPr>
                <w:rtl/>
              </w:rPr>
            </w:rPrChange>
          </w:rPr>
          <w:t xml:space="preserve"> </w:t>
        </w:r>
        <w:r w:rsidRPr="00457BB8">
          <w:rPr>
            <w:rFonts w:ascii="IRNazanin" w:hAnsi="IRNazanin" w:cs="IRNazanin"/>
            <w:sz w:val="28"/>
            <w:szCs w:val="28"/>
            <w:rtl/>
            <w:rPrChange w:id="1720" w:author="Mohammad Mohammadi" w:date="2025-07-22T21:07:00Z">
              <w:rPr>
                <w:rtl/>
              </w:rPr>
            </w:rPrChange>
          </w:rPr>
          <w:fldChar w:fldCharType="begin"/>
        </w:r>
        <w:r w:rsidRPr="00457BB8">
          <w:rPr>
            <w:rFonts w:ascii="IRNazanin" w:hAnsi="IRNazanin" w:cs="IRNazanin"/>
            <w:sz w:val="28"/>
            <w:szCs w:val="28"/>
            <w:rtl/>
            <w:rPrChange w:id="1721" w:author="Mohammad Mohammadi" w:date="2025-07-22T21:07:00Z">
              <w:rPr>
                <w:rtl/>
              </w:rPr>
            </w:rPrChange>
          </w:rPr>
          <w:instrText xml:space="preserve"> </w:instrText>
        </w:r>
        <w:r w:rsidRPr="00457BB8">
          <w:rPr>
            <w:rFonts w:ascii="IRNazanin" w:hAnsi="IRNazanin" w:cs="IRNazanin"/>
            <w:sz w:val="28"/>
            <w:szCs w:val="28"/>
            <w:rPrChange w:id="1722" w:author="Mohammad Mohammadi" w:date="2025-07-22T21:07:00Z">
              <w:rPr/>
            </w:rPrChange>
          </w:rPr>
          <w:instrText>SEQ</w:instrText>
        </w:r>
        <w:r w:rsidRPr="00457BB8">
          <w:rPr>
            <w:rFonts w:ascii="IRNazanin" w:hAnsi="IRNazanin" w:cs="IRNazanin"/>
            <w:sz w:val="28"/>
            <w:szCs w:val="28"/>
            <w:rtl/>
            <w:rPrChange w:id="1723" w:author="Mohammad Mohammadi" w:date="2025-07-22T21:07:00Z">
              <w:rPr>
                <w:rtl/>
              </w:rPr>
            </w:rPrChange>
          </w:rPr>
          <w:instrText xml:space="preserve"> </w:instrText>
        </w:r>
        <w:r w:rsidRPr="00457BB8">
          <w:rPr>
            <w:rFonts w:ascii="IRNazanin" w:hAnsi="IRNazanin" w:cs="IRNazanin"/>
            <w:sz w:val="28"/>
            <w:szCs w:val="28"/>
            <w:rPrChange w:id="1724" w:author="Mohammad Mohammadi" w:date="2025-07-22T21:07:00Z">
              <w:rPr/>
            </w:rPrChange>
          </w:rPr>
          <w:instrText>Figure \* ARABIC</w:instrText>
        </w:r>
        <w:r w:rsidRPr="00457BB8">
          <w:rPr>
            <w:rFonts w:ascii="IRNazanin" w:hAnsi="IRNazanin" w:cs="IRNazanin"/>
            <w:sz w:val="28"/>
            <w:szCs w:val="28"/>
            <w:rtl/>
            <w:rPrChange w:id="1725" w:author="Mohammad Mohammadi" w:date="2025-07-22T21:07:00Z">
              <w:rPr>
                <w:rtl/>
              </w:rPr>
            </w:rPrChange>
          </w:rPr>
          <w:instrText xml:space="preserve"> </w:instrText>
        </w:r>
      </w:ins>
      <w:r w:rsidRPr="00457BB8">
        <w:rPr>
          <w:rFonts w:ascii="IRNazanin" w:hAnsi="IRNazanin" w:cs="IRNazanin"/>
          <w:sz w:val="28"/>
          <w:szCs w:val="28"/>
          <w:rtl/>
          <w:rPrChange w:id="1726" w:author="Mohammad Mohammadi" w:date="2025-07-22T21:07:00Z">
            <w:rPr>
              <w:rtl/>
            </w:rPr>
          </w:rPrChange>
        </w:rPr>
        <w:fldChar w:fldCharType="separate"/>
      </w:r>
      <w:ins w:id="1727" w:author="Saeedi, Faiza" w:date="2025-07-01T11:19:00Z">
        <w:r w:rsidRPr="00457BB8">
          <w:rPr>
            <w:rFonts w:ascii="IRNazanin" w:hAnsi="IRNazanin" w:cs="IRNazanin"/>
            <w:noProof/>
            <w:sz w:val="28"/>
            <w:szCs w:val="28"/>
            <w:rtl/>
            <w:rPrChange w:id="1728" w:author="Mohammad Mohammadi" w:date="2025-07-22T21:07:00Z">
              <w:rPr>
                <w:noProof/>
                <w:rtl/>
              </w:rPr>
            </w:rPrChange>
          </w:rPr>
          <w:t>5</w:t>
        </w:r>
      </w:ins>
      <w:ins w:id="1729" w:author="Saeedi, Faiza" w:date="2025-07-01T11:16:00Z">
        <w:r w:rsidRPr="00457BB8">
          <w:rPr>
            <w:rFonts w:ascii="IRNazanin" w:hAnsi="IRNazanin" w:cs="IRNazanin"/>
            <w:sz w:val="28"/>
            <w:szCs w:val="28"/>
            <w:rtl/>
            <w:rPrChange w:id="1730" w:author="Mohammad Mohammadi" w:date="2025-07-22T21:07:00Z">
              <w:rPr>
                <w:rtl/>
              </w:rPr>
            </w:rPrChange>
          </w:rPr>
          <w:fldChar w:fldCharType="end"/>
        </w:r>
        <w:r w:rsidRPr="00457BB8">
          <w:rPr>
            <w:rFonts w:ascii="IRNazanin" w:hAnsi="IRNazanin" w:cs="IRNazanin"/>
            <w:sz w:val="28"/>
            <w:szCs w:val="28"/>
            <w:rtl/>
            <w:lang w:bidi="fa-IR"/>
            <w:rPrChange w:id="1731" w:author="Mohammad Mohammadi" w:date="2025-07-22T21:07:00Z">
              <w:rPr>
                <w:rtl/>
                <w:lang w:bidi="fa-IR"/>
              </w:rPr>
            </w:rPrChange>
          </w:rPr>
          <w:t xml:space="preserve">: </w:t>
        </w:r>
        <w:r w:rsidRPr="00457BB8">
          <w:rPr>
            <w:rFonts w:ascii="IRNazanin" w:hAnsi="IRNazanin" w:cs="IRNazanin" w:hint="cs"/>
            <w:sz w:val="28"/>
            <w:szCs w:val="28"/>
            <w:rtl/>
            <w:lang w:bidi="fa-IR"/>
            <w:rPrChange w:id="1732" w:author="Mohammad Mohammadi" w:date="2025-07-22T21:07:00Z">
              <w:rPr>
                <w:rFonts w:hint="cs"/>
                <w:rtl/>
                <w:lang w:bidi="fa-IR"/>
              </w:rPr>
            </w:rPrChange>
          </w:rPr>
          <w:t>پاکیزه</w:t>
        </w:r>
        <w:r w:rsidRPr="00457BB8">
          <w:rPr>
            <w:rFonts w:ascii="IRNazanin" w:hAnsi="IRNazanin" w:cs="IRNazanin"/>
            <w:sz w:val="28"/>
            <w:szCs w:val="28"/>
            <w:rtl/>
            <w:lang w:bidi="fa-IR"/>
            <w:rPrChange w:id="1733" w:author="Mohammad Mohammadi" w:date="2025-07-22T21:07:00Z">
              <w:rPr>
                <w:rtl/>
                <w:lang w:bidi="fa-IR"/>
              </w:rPr>
            </w:rPrChange>
          </w:rPr>
          <w:t xml:space="preserve"> </w:t>
        </w:r>
        <w:r w:rsidRPr="00457BB8">
          <w:rPr>
            <w:rFonts w:ascii="IRNazanin" w:hAnsi="IRNazanin" w:cs="IRNazanin" w:hint="cs"/>
            <w:sz w:val="28"/>
            <w:szCs w:val="28"/>
            <w:rtl/>
            <w:lang w:bidi="fa-IR"/>
            <w:rPrChange w:id="1734" w:author="Mohammad Mohammadi" w:date="2025-07-22T21:07:00Z">
              <w:rPr>
                <w:rFonts w:hint="cs"/>
                <w:rtl/>
                <w:lang w:bidi="fa-IR"/>
              </w:rPr>
            </w:rPrChange>
          </w:rPr>
          <w:t>در</w:t>
        </w:r>
        <w:r w:rsidRPr="00457BB8">
          <w:rPr>
            <w:rFonts w:ascii="IRNazanin" w:hAnsi="IRNazanin" w:cs="IRNazanin"/>
            <w:sz w:val="28"/>
            <w:szCs w:val="28"/>
            <w:rtl/>
            <w:lang w:bidi="fa-IR"/>
            <w:rPrChange w:id="1735" w:author="Mohammad Mohammadi" w:date="2025-07-22T21:07:00Z">
              <w:rPr>
                <w:rtl/>
                <w:lang w:bidi="fa-IR"/>
              </w:rPr>
            </w:rPrChange>
          </w:rPr>
          <w:t xml:space="preserve"> </w:t>
        </w:r>
        <w:r w:rsidRPr="00457BB8">
          <w:rPr>
            <w:rFonts w:ascii="IRNazanin" w:hAnsi="IRNazanin" w:cs="IRNazanin" w:hint="cs"/>
            <w:sz w:val="28"/>
            <w:szCs w:val="28"/>
            <w:rtl/>
            <w:lang w:bidi="fa-IR"/>
            <w:rPrChange w:id="1736" w:author="Mohammad Mohammadi" w:date="2025-07-22T21:07:00Z">
              <w:rPr>
                <w:rFonts w:hint="cs"/>
                <w:rtl/>
                <w:lang w:bidi="fa-IR"/>
              </w:rPr>
            </w:rPrChange>
          </w:rPr>
          <w:t>حال</w:t>
        </w:r>
        <w:r w:rsidRPr="00457BB8">
          <w:rPr>
            <w:rFonts w:ascii="IRNazanin" w:hAnsi="IRNazanin" w:cs="IRNazanin"/>
            <w:sz w:val="28"/>
            <w:szCs w:val="28"/>
            <w:rtl/>
            <w:lang w:bidi="fa-IR"/>
            <w:rPrChange w:id="1737" w:author="Mohammad Mohammadi" w:date="2025-07-22T21:07:00Z">
              <w:rPr>
                <w:rtl/>
                <w:lang w:bidi="fa-IR"/>
              </w:rPr>
            </w:rPrChange>
          </w:rPr>
          <w:t xml:space="preserve"> </w:t>
        </w:r>
        <w:r w:rsidRPr="00457BB8">
          <w:rPr>
            <w:rFonts w:ascii="IRNazanin" w:hAnsi="IRNazanin" w:cs="IRNazanin" w:hint="cs"/>
            <w:sz w:val="28"/>
            <w:szCs w:val="28"/>
            <w:rtl/>
            <w:lang w:bidi="fa-IR"/>
            <w:rPrChange w:id="1738" w:author="Mohammad Mohammadi" w:date="2025-07-22T21:07:00Z">
              <w:rPr>
                <w:rFonts w:hint="cs"/>
                <w:rtl/>
                <w:lang w:bidi="fa-IR"/>
              </w:rPr>
            </w:rPrChange>
          </w:rPr>
          <w:t>پختن</w:t>
        </w:r>
        <w:r w:rsidRPr="00457BB8">
          <w:rPr>
            <w:rFonts w:ascii="IRNazanin" w:hAnsi="IRNazanin" w:cs="IRNazanin"/>
            <w:sz w:val="28"/>
            <w:szCs w:val="28"/>
            <w:rtl/>
            <w:lang w:bidi="fa-IR"/>
            <w:rPrChange w:id="1739" w:author="Mohammad Mohammadi" w:date="2025-07-22T21:07:00Z">
              <w:rPr>
                <w:rtl/>
                <w:lang w:bidi="fa-IR"/>
              </w:rPr>
            </w:rPrChange>
          </w:rPr>
          <w:t xml:space="preserve"> </w:t>
        </w:r>
        <w:r w:rsidRPr="00457BB8">
          <w:rPr>
            <w:rFonts w:ascii="IRNazanin" w:hAnsi="IRNazanin" w:cs="IRNazanin" w:hint="cs"/>
            <w:sz w:val="28"/>
            <w:szCs w:val="28"/>
            <w:rtl/>
            <w:lang w:bidi="fa-IR"/>
            <w:rPrChange w:id="1740" w:author="Mohammad Mohammadi" w:date="2025-07-22T21:07:00Z">
              <w:rPr>
                <w:rFonts w:hint="cs"/>
                <w:rtl/>
                <w:lang w:bidi="fa-IR"/>
              </w:rPr>
            </w:rPrChange>
          </w:rPr>
          <w:t>نان</w:t>
        </w:r>
        <w:r w:rsidRPr="00457BB8">
          <w:rPr>
            <w:rFonts w:ascii="IRNazanin" w:hAnsi="IRNazanin" w:cs="IRNazanin"/>
            <w:sz w:val="28"/>
            <w:szCs w:val="28"/>
            <w:rtl/>
            <w:lang w:bidi="fa-IR"/>
            <w:rPrChange w:id="1741" w:author="Mohammad Mohammadi" w:date="2025-07-22T21:07:00Z">
              <w:rPr>
                <w:rtl/>
                <w:lang w:bidi="fa-IR"/>
              </w:rPr>
            </w:rPrChange>
          </w:rPr>
          <w:t xml:space="preserve">. </w:t>
        </w:r>
        <w:r w:rsidRPr="00457BB8">
          <w:rPr>
            <w:rFonts w:ascii="IRNazanin" w:hAnsi="IRNazanin" w:cs="IRNazanin" w:hint="cs"/>
            <w:sz w:val="28"/>
            <w:szCs w:val="28"/>
            <w:rtl/>
            <w:lang w:bidi="fa-IR"/>
            <w:rPrChange w:id="1742" w:author="Mohammad Mohammadi" w:date="2025-07-22T21:07:00Z">
              <w:rPr>
                <w:rFonts w:hint="cs"/>
                <w:rtl/>
                <w:lang w:bidi="fa-IR"/>
              </w:rPr>
            </w:rPrChange>
          </w:rPr>
          <w:t>چراگاه</w:t>
        </w:r>
        <w:r w:rsidRPr="00457BB8">
          <w:rPr>
            <w:rFonts w:ascii="IRNazanin" w:hAnsi="IRNazanin" w:cs="IRNazanin"/>
            <w:sz w:val="28"/>
            <w:szCs w:val="28"/>
            <w:rtl/>
            <w:lang w:bidi="fa-IR"/>
            <w:rPrChange w:id="1743" w:author="Mohammad Mohammadi" w:date="2025-07-22T21:07:00Z">
              <w:rPr>
                <w:rtl/>
                <w:lang w:bidi="fa-IR"/>
              </w:rPr>
            </w:rPrChange>
          </w:rPr>
          <w:t xml:space="preserve"> </w:t>
        </w:r>
        <w:r w:rsidRPr="00457BB8">
          <w:rPr>
            <w:rFonts w:ascii="IRNazanin" w:hAnsi="IRNazanin" w:cs="IRNazanin" w:hint="cs"/>
            <w:sz w:val="28"/>
            <w:szCs w:val="28"/>
            <w:rtl/>
            <w:lang w:bidi="fa-IR"/>
            <w:rPrChange w:id="1744" w:author="Mohammad Mohammadi" w:date="2025-07-22T21:07:00Z">
              <w:rPr>
                <w:rFonts w:hint="cs"/>
                <w:rtl/>
                <w:lang w:bidi="fa-IR"/>
              </w:rPr>
            </w:rPrChange>
          </w:rPr>
          <w:t>بهاری،</w:t>
        </w:r>
        <w:r w:rsidRPr="00457BB8">
          <w:rPr>
            <w:rFonts w:ascii="IRNazanin" w:hAnsi="IRNazanin" w:cs="IRNazanin"/>
            <w:sz w:val="28"/>
            <w:szCs w:val="28"/>
            <w:rtl/>
            <w:lang w:bidi="fa-IR"/>
            <w:rPrChange w:id="1745" w:author="Mohammad Mohammadi" w:date="2025-07-22T21:07:00Z">
              <w:rPr>
                <w:rtl/>
                <w:lang w:bidi="fa-IR"/>
              </w:rPr>
            </w:rPrChange>
          </w:rPr>
          <w:t xml:space="preserve"> </w:t>
        </w:r>
        <w:r w:rsidRPr="00457BB8">
          <w:rPr>
            <w:rFonts w:ascii="IRNazanin" w:hAnsi="IRNazanin" w:cs="IRNazanin" w:hint="cs"/>
            <w:sz w:val="28"/>
            <w:szCs w:val="28"/>
            <w:rtl/>
            <w:lang w:bidi="fa-IR"/>
            <w:rPrChange w:id="1746" w:author="Mohammad Mohammadi" w:date="2025-07-22T21:07:00Z">
              <w:rPr>
                <w:rFonts w:hint="cs"/>
                <w:rtl/>
                <w:lang w:bidi="fa-IR"/>
              </w:rPr>
            </w:rPrChange>
          </w:rPr>
          <w:t>می</w:t>
        </w:r>
        <w:r w:rsidRPr="00457BB8">
          <w:rPr>
            <w:rFonts w:ascii="IRNazanin" w:hAnsi="IRNazanin" w:cs="IRNazanin"/>
            <w:sz w:val="28"/>
            <w:szCs w:val="28"/>
            <w:rtl/>
            <w:lang w:bidi="fa-IR"/>
            <w:rPrChange w:id="1747" w:author="Mohammad Mohammadi" w:date="2025-07-22T21:07:00Z">
              <w:rPr>
                <w:rtl/>
                <w:lang w:bidi="fa-IR"/>
              </w:rPr>
            </w:rPrChange>
          </w:rPr>
          <w:t xml:space="preserve"> ۱۹۷۱.</w:t>
        </w:r>
      </w:ins>
    </w:p>
    <w:p w14:paraId="782D7298" w14:textId="53E99FB5" w:rsidR="0051579E" w:rsidRPr="00457BB8" w:rsidRDefault="008D4228" w:rsidP="0051579E">
      <w:pPr>
        <w:bidi/>
        <w:jc w:val="both"/>
        <w:rPr>
          <w:rFonts w:ascii="IRNazanin" w:hAnsi="IRNazanin" w:cs="IRNazanin"/>
          <w:sz w:val="28"/>
          <w:szCs w:val="28"/>
          <w:rtl/>
          <w:lang w:bidi="fa-IR"/>
          <w:rPrChange w:id="1748"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1749" w:author="Mohammad Mohammadi" w:date="2025-07-22T21:07:00Z">
            <w:rPr>
              <w:rFonts w:ascii="IRNazanin" w:hAnsi="IRNazanin" w:cs="IRNazanin"/>
              <w:sz w:val="28"/>
              <w:szCs w:val="28"/>
              <w:rtl/>
            </w:rPr>
          </w:rPrChange>
        </w:rPr>
        <w:t xml:space="preserve">اکنون </w:t>
      </w:r>
      <w:r w:rsidR="0051579E" w:rsidRPr="00457BB8">
        <w:rPr>
          <w:rFonts w:ascii="IRNazanin" w:hAnsi="IRNazanin" w:cs="IRNazanin"/>
          <w:sz w:val="28"/>
          <w:szCs w:val="28"/>
          <w:rtl/>
          <w:rPrChange w:id="1750" w:author="Mohammad Mohammadi" w:date="2025-07-22T21:07:00Z">
            <w:rPr>
              <w:rFonts w:ascii="IRNazanin" w:hAnsi="IRNazanin" w:cs="IRNazanin"/>
              <w:sz w:val="28"/>
              <w:szCs w:val="28"/>
              <w:rtl/>
            </w:rPr>
          </w:rPrChange>
        </w:rPr>
        <w:t xml:space="preserve">پانزده سال است که </w:t>
      </w:r>
      <w:r w:rsidRPr="00457BB8">
        <w:rPr>
          <w:rFonts w:ascii="IRNazanin" w:hAnsi="IRNazanin" w:cs="IRNazanin"/>
          <w:sz w:val="28"/>
          <w:szCs w:val="28"/>
          <w:rtl/>
          <w:rPrChange w:id="1751" w:author="Mohammad Mohammadi" w:date="2025-07-22T21:07:00Z">
            <w:rPr>
              <w:rFonts w:ascii="IRNazanin" w:hAnsi="IRNazanin" w:cs="IRNazanin"/>
              <w:sz w:val="28"/>
              <w:szCs w:val="28"/>
              <w:rtl/>
            </w:rPr>
          </w:rPrChange>
        </w:rPr>
        <w:t xml:space="preserve">پاکیزه و تومان </w:t>
      </w:r>
      <w:r w:rsidR="0051579E" w:rsidRPr="00457BB8">
        <w:rPr>
          <w:rFonts w:ascii="IRNazanin" w:hAnsi="IRNazanin" w:cs="IRNazanin"/>
          <w:sz w:val="28"/>
          <w:szCs w:val="28"/>
          <w:rtl/>
          <w:rPrChange w:id="1752" w:author="Mohammad Mohammadi" w:date="2025-07-22T21:07:00Z">
            <w:rPr>
              <w:rFonts w:ascii="IRNazanin" w:hAnsi="IRNazanin" w:cs="IRNazanin"/>
              <w:sz w:val="28"/>
              <w:szCs w:val="28"/>
              <w:rtl/>
            </w:rPr>
          </w:rPrChange>
        </w:rPr>
        <w:t xml:space="preserve">ازدواج کرده‌اند؛ آن‌ها آشکارا عاشق و  </w:t>
      </w:r>
      <w:r w:rsidR="002A2583" w:rsidRPr="00457BB8">
        <w:rPr>
          <w:rFonts w:ascii="IRNazanin" w:hAnsi="IRNazanin" w:cs="IRNazanin"/>
          <w:sz w:val="28"/>
          <w:szCs w:val="28"/>
          <w:rtl/>
          <w:rPrChange w:id="1753" w:author="Mohammad Mohammadi" w:date="2025-07-22T21:07:00Z">
            <w:rPr>
              <w:rFonts w:ascii="IRNazanin" w:hAnsi="IRNazanin" w:cs="IRNazanin"/>
              <w:sz w:val="28"/>
              <w:szCs w:val="28"/>
              <w:rtl/>
            </w:rPr>
          </w:rPrChange>
        </w:rPr>
        <w:t xml:space="preserve">علاقه‌مند </w:t>
      </w:r>
      <w:r w:rsidR="0051579E" w:rsidRPr="00457BB8">
        <w:rPr>
          <w:rFonts w:ascii="IRNazanin" w:hAnsi="IRNazanin" w:cs="IRNazanin"/>
          <w:sz w:val="28"/>
          <w:szCs w:val="28"/>
          <w:rtl/>
          <w:rPrChange w:id="1754" w:author="Mohammad Mohammadi" w:date="2025-07-22T21:07:00Z">
            <w:rPr>
              <w:rFonts w:ascii="IRNazanin" w:hAnsi="IRNazanin" w:cs="IRNazanin"/>
              <w:sz w:val="28"/>
              <w:szCs w:val="28"/>
              <w:rtl/>
            </w:rPr>
          </w:rPrChange>
        </w:rPr>
        <w:t xml:space="preserve">یکدیگر </w:t>
      </w:r>
      <w:r w:rsidR="002A2583" w:rsidRPr="00457BB8">
        <w:rPr>
          <w:rFonts w:ascii="IRNazanin" w:hAnsi="IRNazanin" w:cs="IRNazanin"/>
          <w:sz w:val="28"/>
          <w:szCs w:val="28"/>
          <w:rtl/>
          <w:rPrChange w:id="1755" w:author="Mohammad Mohammadi" w:date="2025-07-22T21:07:00Z">
            <w:rPr>
              <w:rFonts w:ascii="IRNazanin" w:hAnsi="IRNazanin" w:cs="IRNazanin"/>
              <w:sz w:val="28"/>
              <w:szCs w:val="28"/>
              <w:rtl/>
            </w:rPr>
          </w:rPrChange>
        </w:rPr>
        <w:t>هستند</w:t>
      </w:r>
      <w:r w:rsidR="0051579E" w:rsidRPr="00457BB8">
        <w:rPr>
          <w:rFonts w:ascii="IRNazanin" w:hAnsi="IRNazanin" w:cs="IRNazanin"/>
          <w:sz w:val="28"/>
          <w:szCs w:val="28"/>
          <w:rtl/>
          <w:rPrChange w:id="1756" w:author="Mohammad Mohammadi" w:date="2025-07-22T21:07:00Z">
            <w:rPr>
              <w:rFonts w:ascii="IRNazanin" w:hAnsi="IRNazanin" w:cs="IRNazanin"/>
              <w:sz w:val="28"/>
              <w:szCs w:val="28"/>
              <w:rtl/>
            </w:rPr>
          </w:rPrChange>
        </w:rPr>
        <w:t xml:space="preserve">. سه فرزند اول </w:t>
      </w:r>
      <w:r w:rsidR="004E0B19" w:rsidRPr="00457BB8">
        <w:rPr>
          <w:rFonts w:ascii="IRNazanin" w:hAnsi="IRNazanin" w:cs="IRNazanin"/>
          <w:sz w:val="28"/>
          <w:szCs w:val="28"/>
          <w:rtl/>
          <w:rPrChange w:id="1757" w:author="Mohammad Mohammadi" w:date="2025-07-22T21:07:00Z">
            <w:rPr>
              <w:rFonts w:ascii="IRNazanin" w:hAnsi="IRNazanin" w:cs="IRNazanin"/>
              <w:sz w:val="28"/>
              <w:szCs w:val="28"/>
              <w:rtl/>
            </w:rPr>
          </w:rPrChange>
        </w:rPr>
        <w:t>پاکیزه از دنیا رفته‌اند</w:t>
      </w:r>
      <w:r w:rsidR="0051579E" w:rsidRPr="00457BB8">
        <w:rPr>
          <w:rFonts w:ascii="IRNazanin" w:hAnsi="IRNazanin" w:cs="IRNazanin"/>
          <w:sz w:val="28"/>
          <w:szCs w:val="28"/>
          <w:rtl/>
          <w:rPrChange w:id="1758" w:author="Mohammad Mohammadi" w:date="2025-07-22T21:07:00Z">
            <w:rPr>
              <w:rFonts w:ascii="IRNazanin" w:hAnsi="IRNazanin" w:cs="IRNazanin"/>
              <w:sz w:val="28"/>
              <w:szCs w:val="28"/>
              <w:rtl/>
            </w:rPr>
          </w:rPrChange>
        </w:rPr>
        <w:t xml:space="preserve">، اما اکنون دو پسر </w:t>
      </w:r>
      <w:r w:rsidR="004E0B19" w:rsidRPr="00457BB8">
        <w:rPr>
          <w:rFonts w:ascii="IRNazanin" w:hAnsi="IRNazanin" w:cs="IRNazanin"/>
          <w:sz w:val="28"/>
          <w:szCs w:val="28"/>
          <w:rtl/>
          <w:rPrChange w:id="1759" w:author="Mohammad Mohammadi" w:date="2025-07-22T21:07:00Z">
            <w:rPr>
              <w:rFonts w:ascii="IRNazanin" w:hAnsi="IRNazanin" w:cs="IRNazanin"/>
              <w:sz w:val="28"/>
              <w:szCs w:val="28"/>
              <w:rtl/>
            </w:rPr>
          </w:rPrChange>
        </w:rPr>
        <w:t xml:space="preserve">سالم </w:t>
      </w:r>
      <w:r w:rsidR="0051579E" w:rsidRPr="00457BB8">
        <w:rPr>
          <w:rFonts w:ascii="IRNazanin" w:hAnsi="IRNazanin" w:cs="IRNazanin"/>
          <w:sz w:val="28"/>
          <w:szCs w:val="28"/>
          <w:rtl/>
          <w:rPrChange w:id="1760" w:author="Mohammad Mohammadi" w:date="2025-07-22T21:07:00Z">
            <w:rPr>
              <w:rFonts w:ascii="IRNazanin" w:hAnsi="IRNazanin" w:cs="IRNazanin"/>
              <w:sz w:val="28"/>
              <w:szCs w:val="28"/>
              <w:rtl/>
            </w:rPr>
          </w:rPrChange>
        </w:rPr>
        <w:t>جوان و سه دختر دارد</w:t>
      </w:r>
      <w:r w:rsidR="004E0B19" w:rsidRPr="00457BB8">
        <w:rPr>
          <w:rFonts w:ascii="IRNazanin" w:hAnsi="IRNazanin" w:cs="IRNazanin"/>
          <w:sz w:val="28"/>
          <w:szCs w:val="28"/>
          <w:rtl/>
          <w:lang w:bidi="fa-IR"/>
          <w:rPrChange w:id="1761" w:author="Mohammad Mohammadi" w:date="2025-07-22T21:07:00Z">
            <w:rPr>
              <w:rFonts w:ascii="IRNazanin" w:hAnsi="IRNazanin" w:cs="IRNazanin"/>
              <w:sz w:val="28"/>
              <w:szCs w:val="28"/>
              <w:rtl/>
              <w:lang w:bidi="fa-IR"/>
            </w:rPr>
          </w:rPrChange>
        </w:rPr>
        <w:t>.</w:t>
      </w:r>
    </w:p>
    <w:p w14:paraId="02922DFA" w14:textId="10DDD31B" w:rsidR="0051579E" w:rsidRPr="00457BB8" w:rsidRDefault="002A6358" w:rsidP="0051579E">
      <w:pPr>
        <w:bidi/>
        <w:jc w:val="both"/>
        <w:rPr>
          <w:rFonts w:ascii="IRNazanin" w:hAnsi="IRNazanin" w:cs="IRNazanin"/>
          <w:sz w:val="28"/>
          <w:szCs w:val="28"/>
          <w:lang w:bidi="fa-IR"/>
          <w:rPrChange w:id="176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763" w:author="Mohammad Mohammadi" w:date="2025-07-22T21:07:00Z">
            <w:rPr>
              <w:rFonts w:ascii="IRNazanin" w:hAnsi="IRNazanin" w:cs="IRNazanin"/>
              <w:sz w:val="28"/>
              <w:szCs w:val="28"/>
              <w:rtl/>
            </w:rPr>
          </w:rPrChange>
        </w:rPr>
        <w:t>مریم بعد از</w:t>
      </w:r>
      <w:r w:rsidR="0051579E" w:rsidRPr="00457BB8">
        <w:rPr>
          <w:rFonts w:ascii="IRNazanin" w:hAnsi="IRNazanin" w:cs="IRNazanin"/>
          <w:sz w:val="28"/>
          <w:szCs w:val="28"/>
          <w:rtl/>
          <w:rPrChange w:id="1764" w:author="Mohammad Mohammadi" w:date="2025-07-22T21:07:00Z">
            <w:rPr>
              <w:rFonts w:ascii="IRNazanin" w:hAnsi="IRNazanin" w:cs="IRNazanin"/>
              <w:sz w:val="28"/>
              <w:szCs w:val="28"/>
              <w:rtl/>
            </w:rPr>
          </w:rPrChange>
        </w:rPr>
        <w:t xml:space="preserve"> ازدواج پاکیزه، با وجود داشتن پسران زیاد، نفوذ کمی در خانواده داشت. نزد</w:t>
      </w:r>
      <w:r w:rsidR="0051579E" w:rsidRPr="00457BB8">
        <w:rPr>
          <w:rFonts w:ascii="IRNazanin" w:hAnsi="IRNazanin" w:cs="IRNazanin" w:hint="cs"/>
          <w:sz w:val="28"/>
          <w:szCs w:val="28"/>
          <w:rtl/>
          <w:rPrChange w:id="1765" w:author="Mohammad Mohammadi" w:date="2025-07-22T21:07:00Z">
            <w:rPr>
              <w:rFonts w:ascii="IRNazanin" w:hAnsi="IRNazanin" w:cs="IRNazanin" w:hint="cs"/>
              <w:sz w:val="28"/>
              <w:szCs w:val="28"/>
              <w:rtl/>
            </w:rPr>
          </w:rPrChange>
        </w:rPr>
        <w:t>یک‌ترین</w:t>
      </w:r>
      <w:r w:rsidR="0051579E" w:rsidRPr="00457BB8">
        <w:rPr>
          <w:rFonts w:ascii="IRNazanin" w:hAnsi="IRNazanin" w:cs="IRNazanin"/>
          <w:sz w:val="28"/>
          <w:szCs w:val="28"/>
          <w:rtl/>
          <w:rPrChange w:id="1766" w:author="Mohammad Mohammadi" w:date="2025-07-22T21:07:00Z">
            <w:rPr>
              <w:rFonts w:ascii="IRNazanin" w:hAnsi="IRNazanin" w:cs="IRNazanin"/>
              <w:sz w:val="28"/>
              <w:szCs w:val="28"/>
              <w:rtl/>
            </w:rPr>
          </w:rPrChange>
        </w:rPr>
        <w:t xml:space="preserve"> رابطه او </w:t>
      </w:r>
      <w:r w:rsidRPr="00457BB8">
        <w:rPr>
          <w:rFonts w:ascii="IRNazanin" w:hAnsi="IRNazanin" w:cs="IRNazanin"/>
          <w:sz w:val="28"/>
          <w:szCs w:val="28"/>
          <w:rtl/>
          <w:rPrChange w:id="1767" w:author="Mohammad Mohammadi" w:date="2025-07-22T21:07:00Z">
            <w:rPr>
              <w:rFonts w:ascii="IRNazanin" w:hAnsi="IRNazanin" w:cs="IRNazanin"/>
              <w:sz w:val="28"/>
              <w:szCs w:val="28"/>
              <w:rtl/>
            </w:rPr>
          </w:rPrChange>
        </w:rPr>
        <w:t>ـ</w:t>
      </w:r>
      <w:r w:rsidR="0051579E" w:rsidRPr="00457BB8">
        <w:rPr>
          <w:rFonts w:ascii="IRNazanin" w:hAnsi="IRNazanin" w:cs="IRNazanin"/>
          <w:sz w:val="28"/>
          <w:szCs w:val="28"/>
          <w:rtl/>
          <w:rPrChange w:id="1768" w:author="Mohammad Mohammadi" w:date="2025-07-22T21:07:00Z">
            <w:rPr>
              <w:rFonts w:ascii="IRNazanin" w:hAnsi="IRNazanin" w:cs="IRNazanin"/>
              <w:sz w:val="28"/>
              <w:szCs w:val="28"/>
              <w:rtl/>
            </w:rPr>
          </w:rPrChange>
        </w:rPr>
        <w:t xml:space="preserve"> که با </w:t>
      </w:r>
      <w:r w:rsidR="00804568" w:rsidRPr="00457BB8">
        <w:rPr>
          <w:rFonts w:ascii="IRNazanin" w:hAnsi="IRNazanin" w:cs="IRNazanin"/>
          <w:sz w:val="28"/>
          <w:szCs w:val="28"/>
          <w:rtl/>
          <w:rPrChange w:id="1769" w:author="Mohammad Mohammadi" w:date="2025-07-22T21:07:00Z">
            <w:rPr>
              <w:rFonts w:ascii="IRNazanin" w:hAnsi="IRNazanin" w:cs="IRNazanin"/>
              <w:sz w:val="28"/>
              <w:szCs w:val="28"/>
              <w:rtl/>
            </w:rPr>
          </w:rPrChange>
        </w:rPr>
        <w:t>جنجال‌ها</w:t>
      </w:r>
      <w:r w:rsidR="00804568" w:rsidRPr="00457BB8">
        <w:rPr>
          <w:rFonts w:ascii="IRNazanin" w:hAnsi="IRNazanin" w:cs="IRNazanin" w:hint="cs"/>
          <w:sz w:val="28"/>
          <w:szCs w:val="28"/>
          <w:rtl/>
          <w:rPrChange w:id="1770" w:author="Mohammad Mohammadi" w:date="2025-07-22T21:07:00Z">
            <w:rPr>
              <w:rFonts w:ascii="IRNazanin" w:hAnsi="IRNazanin" w:cs="IRNazanin" w:hint="cs"/>
              <w:sz w:val="28"/>
              <w:szCs w:val="28"/>
              <w:rtl/>
            </w:rPr>
          </w:rPrChange>
        </w:rPr>
        <w:t>ی</w:t>
      </w:r>
      <w:r w:rsidR="0051579E" w:rsidRPr="00457BB8">
        <w:rPr>
          <w:rFonts w:ascii="IRNazanin" w:hAnsi="IRNazanin" w:cs="IRNazanin"/>
          <w:sz w:val="28"/>
          <w:szCs w:val="28"/>
          <w:rtl/>
          <w:rPrChange w:id="1771" w:author="Mohammad Mohammadi" w:date="2025-07-22T21:07:00Z">
            <w:rPr>
              <w:rFonts w:ascii="IRNazanin" w:hAnsi="IRNazanin" w:cs="IRNazanin"/>
              <w:sz w:val="28"/>
              <w:szCs w:val="28"/>
              <w:rtl/>
            </w:rPr>
          </w:rPrChange>
        </w:rPr>
        <w:t xml:space="preserve"> دائم</w:t>
      </w:r>
      <w:r w:rsidR="0051579E" w:rsidRPr="00457BB8">
        <w:rPr>
          <w:rFonts w:ascii="IRNazanin" w:hAnsi="IRNazanin" w:cs="IRNazanin" w:hint="cs"/>
          <w:sz w:val="28"/>
          <w:szCs w:val="28"/>
          <w:rtl/>
          <w:rPrChange w:id="1772" w:author="Mohammad Mohammadi" w:date="2025-07-22T21:07:00Z">
            <w:rPr>
              <w:rFonts w:ascii="IRNazanin" w:hAnsi="IRNazanin" w:cs="IRNazanin" w:hint="cs"/>
              <w:sz w:val="28"/>
              <w:szCs w:val="28"/>
              <w:rtl/>
            </w:rPr>
          </w:rPrChange>
        </w:rPr>
        <w:t>ی</w:t>
      </w:r>
      <w:r w:rsidR="0051579E" w:rsidRPr="00457BB8">
        <w:rPr>
          <w:rFonts w:ascii="IRNazanin" w:hAnsi="IRNazanin" w:cs="IRNazanin"/>
          <w:sz w:val="28"/>
          <w:szCs w:val="28"/>
          <w:rtl/>
          <w:rPrChange w:id="1773" w:author="Mohammad Mohammadi" w:date="2025-07-22T21:07:00Z">
            <w:rPr>
              <w:rFonts w:ascii="IRNazanin" w:hAnsi="IRNazanin" w:cs="IRNazanin"/>
              <w:sz w:val="28"/>
              <w:szCs w:val="28"/>
              <w:rtl/>
            </w:rPr>
          </w:rPrChange>
        </w:rPr>
        <w:t xml:space="preserve"> همراه است</w:t>
      </w:r>
      <w:ins w:id="1774" w:author="Saeedi, Faiza" w:date="2025-06-29T22:38:00Z">
        <w:r w:rsidR="009D6B91" w:rsidRPr="00457BB8">
          <w:rPr>
            <w:rFonts w:ascii="IRNazanin" w:hAnsi="IRNazanin" w:cs="IRNazanin" w:hint="cs"/>
            <w:sz w:val="28"/>
            <w:szCs w:val="28"/>
            <w:rtl/>
            <w:rPrChange w:id="1775" w:author="Mohammad Mohammadi" w:date="2025-07-22T21:07:00Z">
              <w:rPr>
                <w:rFonts w:ascii="IRNazanin" w:hAnsi="IRNazanin" w:cs="IRNazanin" w:hint="cs"/>
                <w:sz w:val="28"/>
                <w:szCs w:val="28"/>
                <w:highlight w:val="green"/>
                <w:rtl/>
              </w:rPr>
            </w:rPrChange>
          </w:rPr>
          <w:t>،</w:t>
        </w:r>
        <w:r w:rsidR="009D6B91" w:rsidRPr="00457BB8">
          <w:rPr>
            <w:rFonts w:ascii="IRNazanin" w:hAnsi="IRNazanin" w:cs="IRNazanin"/>
            <w:sz w:val="28"/>
            <w:szCs w:val="28"/>
            <w:rtl/>
            <w:rPrChange w:id="1776" w:author="Mohammad Mohammadi" w:date="2025-07-22T21:07:00Z">
              <w:rPr>
                <w:rFonts w:ascii="IRNazanin" w:hAnsi="IRNazanin" w:cs="IRNazanin"/>
                <w:sz w:val="28"/>
                <w:szCs w:val="28"/>
                <w:highlight w:val="green"/>
                <w:rtl/>
              </w:rPr>
            </w:rPrChange>
          </w:rPr>
          <w:t xml:space="preserve"> </w:t>
        </w:r>
      </w:ins>
      <w:del w:id="1777" w:author="Saeedi, Faiza" w:date="2025-06-29T22:38:00Z">
        <w:r w:rsidR="0051579E" w:rsidRPr="00457BB8" w:rsidDel="009D6B91">
          <w:rPr>
            <w:rFonts w:ascii="IRNazanin" w:hAnsi="IRNazanin" w:cs="IRNazanin"/>
            <w:sz w:val="28"/>
            <w:szCs w:val="28"/>
            <w:rtl/>
            <w:rPrChange w:id="1778" w:author="Mohammad Mohammadi" w:date="2025-07-22T21:07:00Z">
              <w:rPr>
                <w:rFonts w:ascii="IRNazanin" w:hAnsi="IRNazanin" w:cs="IRNazanin"/>
                <w:sz w:val="28"/>
                <w:szCs w:val="28"/>
                <w:rtl/>
              </w:rPr>
            </w:rPrChange>
          </w:rPr>
          <w:delText xml:space="preserve"> </w:delText>
        </w:r>
        <w:r w:rsidR="00804568" w:rsidRPr="00457BB8" w:rsidDel="009D6B91">
          <w:rPr>
            <w:rFonts w:ascii="IRNazanin" w:hAnsi="IRNazanin" w:cs="IRNazanin"/>
            <w:sz w:val="28"/>
            <w:szCs w:val="28"/>
            <w:rtl/>
            <w:rPrChange w:id="1779" w:author="Mohammad Mohammadi" w:date="2025-07-22T21:07:00Z">
              <w:rPr>
                <w:rFonts w:ascii="IRNazanin" w:hAnsi="IRNazanin" w:cs="IRNazanin"/>
                <w:sz w:val="28"/>
                <w:szCs w:val="28"/>
                <w:rtl/>
              </w:rPr>
            </w:rPrChange>
          </w:rPr>
          <w:delText>ـ</w:delText>
        </w:r>
      </w:del>
      <w:r w:rsidR="00804568" w:rsidRPr="00457BB8">
        <w:rPr>
          <w:rFonts w:ascii="IRNazanin" w:hAnsi="IRNazanin" w:cs="IRNazanin"/>
          <w:sz w:val="28"/>
          <w:szCs w:val="28"/>
          <w:rtl/>
          <w:rPrChange w:id="1780" w:author="Mohammad Mohammadi" w:date="2025-07-22T21:07:00Z">
            <w:rPr>
              <w:rFonts w:ascii="IRNazanin" w:hAnsi="IRNazanin" w:cs="IRNazanin"/>
              <w:sz w:val="28"/>
              <w:szCs w:val="28"/>
              <w:rtl/>
            </w:rPr>
          </w:rPrChange>
        </w:rPr>
        <w:t xml:space="preserve"> </w:t>
      </w:r>
      <w:r w:rsidR="0051579E" w:rsidRPr="00457BB8">
        <w:rPr>
          <w:rFonts w:ascii="IRNazanin" w:hAnsi="IRNazanin" w:cs="IRNazanin"/>
          <w:sz w:val="28"/>
          <w:szCs w:val="28"/>
          <w:rtl/>
          <w:rPrChange w:id="1781" w:author="Mohammad Mohammadi" w:date="2025-07-22T21:07:00Z">
            <w:rPr>
              <w:rFonts w:ascii="IRNazanin" w:hAnsi="IRNazanin" w:cs="IRNazanin"/>
              <w:sz w:val="28"/>
              <w:szCs w:val="28"/>
              <w:rtl/>
            </w:rPr>
          </w:rPrChange>
        </w:rPr>
        <w:t xml:space="preserve">با پاخال، </w:t>
      </w:r>
      <w:r w:rsidR="00D34BBA" w:rsidRPr="00457BB8">
        <w:rPr>
          <w:rFonts w:ascii="IRNazanin" w:hAnsi="IRNazanin" w:cs="IRNazanin"/>
          <w:sz w:val="28"/>
          <w:szCs w:val="28"/>
          <w:rtl/>
          <w:rPrChange w:id="1782" w:author="Mohammad Mohammadi" w:date="2025-07-22T21:07:00Z">
            <w:rPr>
              <w:rFonts w:ascii="IRNazanin" w:hAnsi="IRNazanin" w:cs="IRNazanin"/>
              <w:sz w:val="28"/>
              <w:szCs w:val="28"/>
              <w:rtl/>
            </w:rPr>
          </w:rPrChange>
        </w:rPr>
        <w:t>خانم</w:t>
      </w:r>
      <w:r w:rsidR="0051579E" w:rsidRPr="00457BB8">
        <w:rPr>
          <w:rFonts w:ascii="IRNazanin" w:hAnsi="IRNazanin" w:cs="IRNazanin"/>
          <w:sz w:val="28"/>
          <w:szCs w:val="28"/>
          <w:rtl/>
          <w:rPrChange w:id="1783" w:author="Mohammad Mohammadi" w:date="2025-07-22T21:07:00Z">
            <w:rPr>
              <w:rFonts w:ascii="IRNazanin" w:hAnsi="IRNazanin" w:cs="IRNazanin"/>
              <w:sz w:val="28"/>
              <w:szCs w:val="28"/>
              <w:rtl/>
            </w:rPr>
          </w:rPrChange>
        </w:rPr>
        <w:t xml:space="preserve"> پسر دومش، پادشاه </w:t>
      </w:r>
      <w:del w:id="1784" w:author="Saeedi, Faiza" w:date="2025-06-29T22:38:00Z">
        <w:r w:rsidR="0051579E" w:rsidRPr="00457BB8" w:rsidDel="009D6B91">
          <w:rPr>
            <w:rFonts w:ascii="IRNazanin" w:hAnsi="IRNazanin" w:cs="IRNazanin"/>
            <w:sz w:val="28"/>
            <w:szCs w:val="28"/>
            <w:rtl/>
            <w:rPrChange w:id="1785" w:author="Mohammad Mohammadi" w:date="2025-07-22T21:07:00Z">
              <w:rPr>
                <w:rFonts w:ascii="IRNazanin" w:hAnsi="IRNazanin" w:cs="IRNazanin"/>
                <w:sz w:val="28"/>
                <w:szCs w:val="28"/>
                <w:rtl/>
              </w:rPr>
            </w:rPrChange>
          </w:rPr>
          <w:delText>است</w:delText>
        </w:r>
      </w:del>
      <w:ins w:id="1786" w:author="Saeedi, Faiza" w:date="2025-06-29T22:38:00Z">
        <w:r w:rsidR="009D6B91" w:rsidRPr="00457BB8">
          <w:rPr>
            <w:rFonts w:ascii="IRNazanin" w:hAnsi="IRNazanin" w:cs="IRNazanin" w:hint="cs"/>
            <w:sz w:val="28"/>
            <w:szCs w:val="28"/>
            <w:rtl/>
            <w:rPrChange w:id="1787" w:author="Mohammad Mohammadi" w:date="2025-07-22T21:07:00Z">
              <w:rPr>
                <w:rFonts w:ascii="IRNazanin" w:hAnsi="IRNazanin" w:cs="IRNazanin" w:hint="cs"/>
                <w:sz w:val="28"/>
                <w:szCs w:val="28"/>
                <w:rtl/>
              </w:rPr>
            </w:rPrChange>
          </w:rPr>
          <w:t>برقرار</w:t>
        </w:r>
        <w:r w:rsidR="009D6B91" w:rsidRPr="00457BB8">
          <w:rPr>
            <w:rFonts w:ascii="IRNazanin" w:hAnsi="IRNazanin" w:cs="IRNazanin"/>
            <w:sz w:val="28"/>
            <w:szCs w:val="28"/>
            <w:rtl/>
            <w:rPrChange w:id="1788" w:author="Mohammad Mohammadi" w:date="2025-07-22T21:07:00Z">
              <w:rPr>
                <w:rFonts w:ascii="IRNazanin" w:hAnsi="IRNazanin" w:cs="IRNazanin"/>
                <w:sz w:val="28"/>
                <w:szCs w:val="28"/>
                <w:rtl/>
              </w:rPr>
            </w:rPrChange>
          </w:rPr>
          <w:t xml:space="preserve"> </w:t>
        </w:r>
        <w:r w:rsidR="009D6B91" w:rsidRPr="00457BB8">
          <w:rPr>
            <w:rFonts w:ascii="IRNazanin" w:hAnsi="IRNazanin" w:cs="IRNazanin" w:hint="cs"/>
            <w:sz w:val="28"/>
            <w:szCs w:val="28"/>
            <w:rtl/>
            <w:rPrChange w:id="1789" w:author="Mohammad Mohammadi" w:date="2025-07-22T21:07:00Z">
              <w:rPr>
                <w:rFonts w:ascii="IRNazanin" w:hAnsi="IRNazanin" w:cs="IRNazanin" w:hint="cs"/>
                <w:sz w:val="28"/>
                <w:szCs w:val="28"/>
                <w:rtl/>
              </w:rPr>
            </w:rPrChange>
          </w:rPr>
          <w:t>است</w:t>
        </w:r>
      </w:ins>
      <w:r w:rsidR="00D34BBA" w:rsidRPr="00457BB8">
        <w:rPr>
          <w:rFonts w:ascii="IRNazanin" w:hAnsi="IRNazanin" w:cs="IRNazanin"/>
          <w:sz w:val="28"/>
          <w:szCs w:val="28"/>
          <w:rtl/>
          <w:rPrChange w:id="1790" w:author="Mohammad Mohammadi" w:date="2025-07-22T21:07:00Z">
            <w:rPr>
              <w:rFonts w:ascii="IRNazanin" w:hAnsi="IRNazanin" w:cs="IRNazanin"/>
              <w:sz w:val="28"/>
              <w:szCs w:val="28"/>
              <w:rtl/>
            </w:rPr>
          </w:rPrChange>
        </w:rPr>
        <w:t xml:space="preserve">. پاخال هم امشب در مجلس </w:t>
      </w:r>
      <w:r w:rsidR="0051579E" w:rsidRPr="00457BB8">
        <w:rPr>
          <w:rFonts w:ascii="IRNazanin" w:hAnsi="IRNazanin" w:cs="IRNazanin"/>
          <w:sz w:val="28"/>
          <w:szCs w:val="28"/>
          <w:rtl/>
          <w:rPrChange w:id="1791" w:author="Mohammad Mohammadi" w:date="2025-07-22T21:07:00Z">
            <w:rPr>
              <w:rFonts w:ascii="IRNazanin" w:hAnsi="IRNazanin" w:cs="IRNazanin"/>
              <w:sz w:val="28"/>
              <w:szCs w:val="28"/>
              <w:rtl/>
            </w:rPr>
          </w:rPrChange>
        </w:rPr>
        <w:t>حضور دارد</w:t>
      </w:r>
      <w:r w:rsidR="0051579E" w:rsidRPr="00457BB8">
        <w:rPr>
          <w:rFonts w:ascii="IRNazanin" w:hAnsi="IRNazanin" w:cs="IRNazanin"/>
          <w:sz w:val="28"/>
          <w:szCs w:val="28"/>
          <w:lang w:bidi="fa-IR"/>
          <w:rPrChange w:id="1792" w:author="Mohammad Mohammadi" w:date="2025-07-22T21:07:00Z">
            <w:rPr>
              <w:rFonts w:ascii="IRNazanin" w:hAnsi="IRNazanin" w:cs="IRNazanin"/>
              <w:sz w:val="28"/>
              <w:szCs w:val="28"/>
              <w:lang w:bidi="fa-IR"/>
            </w:rPr>
          </w:rPrChange>
        </w:rPr>
        <w:t>.</w:t>
      </w:r>
    </w:p>
    <w:p w14:paraId="3CFA93EE" w14:textId="329B0222" w:rsidR="0051579E" w:rsidRPr="00457BB8" w:rsidRDefault="00A66F69" w:rsidP="0051579E">
      <w:pPr>
        <w:bidi/>
        <w:jc w:val="both"/>
        <w:rPr>
          <w:rFonts w:ascii="IRNazanin" w:hAnsi="IRNazanin" w:cs="IRNazanin"/>
          <w:sz w:val="28"/>
          <w:szCs w:val="28"/>
          <w:rtl/>
          <w:lang w:bidi="fa-IR"/>
          <w:rPrChange w:id="1793"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1794" w:author="Mohammad Mohammadi" w:date="2025-07-22T21:07:00Z">
            <w:rPr>
              <w:rFonts w:ascii="IRNazanin" w:hAnsi="IRNazanin" w:cs="IRNazanin"/>
              <w:sz w:val="28"/>
              <w:szCs w:val="28"/>
              <w:rtl/>
            </w:rPr>
          </w:rPrChange>
        </w:rPr>
        <w:t>حالا</w:t>
      </w:r>
      <w:r w:rsidR="0051579E" w:rsidRPr="00457BB8">
        <w:rPr>
          <w:rFonts w:ascii="IRNazanin" w:hAnsi="IRNazanin" w:cs="IRNazanin"/>
          <w:sz w:val="28"/>
          <w:szCs w:val="28"/>
          <w:rtl/>
          <w:rPrChange w:id="1795" w:author="Mohammad Mohammadi" w:date="2025-07-22T21:07:00Z">
            <w:rPr>
              <w:rFonts w:ascii="IRNazanin" w:hAnsi="IRNazanin" w:cs="IRNazanin"/>
              <w:sz w:val="28"/>
              <w:szCs w:val="28"/>
              <w:rtl/>
            </w:rPr>
          </w:rPrChange>
        </w:rPr>
        <w:t xml:space="preserve"> آگست </w:t>
      </w:r>
      <w:r w:rsidR="0051579E" w:rsidRPr="00457BB8">
        <w:rPr>
          <w:rFonts w:ascii="IRNazanin" w:hAnsi="IRNazanin" w:cs="IRNazanin"/>
          <w:sz w:val="28"/>
          <w:szCs w:val="28"/>
          <w:rtl/>
          <w:lang w:bidi="fa-IR"/>
          <w:rPrChange w:id="1796" w:author="Mohammad Mohammadi" w:date="2025-07-22T21:07:00Z">
            <w:rPr>
              <w:rFonts w:ascii="IRNazanin" w:hAnsi="IRNazanin" w:cs="IRNazanin"/>
              <w:sz w:val="28"/>
              <w:szCs w:val="28"/>
              <w:rtl/>
              <w:lang w:bidi="fa-IR"/>
            </w:rPr>
          </w:rPrChange>
        </w:rPr>
        <w:t>۱۹۷۲</w:t>
      </w:r>
      <w:r w:rsidR="0051579E" w:rsidRPr="00457BB8">
        <w:rPr>
          <w:rFonts w:ascii="IRNazanin" w:hAnsi="IRNazanin" w:cs="IRNazanin"/>
          <w:sz w:val="28"/>
          <w:szCs w:val="28"/>
          <w:rtl/>
          <w:rPrChange w:id="1797" w:author="Mohammad Mohammadi" w:date="2025-07-22T21:07:00Z">
            <w:rPr>
              <w:rFonts w:ascii="IRNazanin" w:hAnsi="IRNazanin" w:cs="IRNazanin"/>
              <w:sz w:val="28"/>
              <w:szCs w:val="28"/>
              <w:rtl/>
            </w:rPr>
          </w:rPrChange>
        </w:rPr>
        <w:t xml:space="preserve"> است </w:t>
      </w:r>
      <w:r w:rsidR="00661B8B" w:rsidRPr="00457BB8">
        <w:rPr>
          <w:rFonts w:ascii="IRNazanin" w:hAnsi="IRNazanin" w:cs="IRNazanin"/>
          <w:sz w:val="28"/>
          <w:szCs w:val="28"/>
          <w:rtl/>
          <w:rPrChange w:id="1798" w:author="Mohammad Mohammadi" w:date="2025-07-22T21:07:00Z">
            <w:rPr>
              <w:rFonts w:ascii="IRNazanin" w:hAnsi="IRNazanin" w:cs="IRNazanin"/>
              <w:sz w:val="28"/>
              <w:szCs w:val="28"/>
              <w:rtl/>
            </w:rPr>
          </w:rPrChange>
        </w:rPr>
        <w:t>ـ</w:t>
      </w:r>
      <w:r w:rsidR="0051579E" w:rsidRPr="00457BB8">
        <w:rPr>
          <w:rFonts w:ascii="IRNazanin" w:hAnsi="IRNazanin" w:cs="IRNazanin"/>
          <w:sz w:val="28"/>
          <w:szCs w:val="28"/>
          <w:rtl/>
          <w:rPrChange w:id="1799" w:author="Mohammad Mohammadi" w:date="2025-07-22T21:07:00Z">
            <w:rPr>
              <w:rFonts w:ascii="IRNazanin" w:hAnsi="IRNazanin" w:cs="IRNazanin"/>
              <w:sz w:val="28"/>
              <w:szCs w:val="28"/>
              <w:rtl/>
            </w:rPr>
          </w:rPrChange>
        </w:rPr>
        <w:t xml:space="preserve"> مردم پیروزی امسال به کوهستان </w:t>
      </w:r>
      <w:r w:rsidR="00661B8B" w:rsidRPr="00457BB8">
        <w:rPr>
          <w:rFonts w:ascii="IRNazanin" w:hAnsi="IRNazanin" w:cs="IRNazanin"/>
          <w:sz w:val="28"/>
          <w:szCs w:val="28"/>
          <w:rtl/>
          <w:rPrChange w:id="1800" w:author="Mohammad Mohammadi" w:date="2025-07-22T21:07:00Z">
            <w:rPr>
              <w:rFonts w:ascii="IRNazanin" w:hAnsi="IRNazanin" w:cs="IRNazanin"/>
              <w:sz w:val="28"/>
              <w:szCs w:val="28"/>
              <w:rtl/>
            </w:rPr>
          </w:rPrChange>
        </w:rPr>
        <w:t xml:space="preserve">برای ایلاق </w:t>
      </w:r>
      <w:r w:rsidR="0051579E" w:rsidRPr="00457BB8">
        <w:rPr>
          <w:rFonts w:ascii="IRNazanin" w:hAnsi="IRNazanin" w:cs="IRNazanin"/>
          <w:sz w:val="28"/>
          <w:szCs w:val="28"/>
          <w:rtl/>
          <w:rPrChange w:id="1801" w:author="Mohammad Mohammadi" w:date="2025-07-22T21:07:00Z">
            <w:rPr>
              <w:rFonts w:ascii="IRNazanin" w:hAnsi="IRNazanin" w:cs="IRNazanin"/>
              <w:sz w:val="28"/>
              <w:szCs w:val="28"/>
              <w:rtl/>
            </w:rPr>
          </w:rPrChange>
        </w:rPr>
        <w:t xml:space="preserve">نرفته‌اند، </w:t>
      </w:r>
      <w:r w:rsidR="00661B8B" w:rsidRPr="00457BB8">
        <w:rPr>
          <w:rFonts w:ascii="IRNazanin" w:hAnsi="IRNazanin" w:cs="IRNazanin"/>
          <w:sz w:val="28"/>
          <w:szCs w:val="28"/>
          <w:rtl/>
          <w:rPrChange w:id="1802" w:author="Mohammad Mohammadi" w:date="2025-07-22T21:07:00Z">
            <w:rPr>
              <w:rFonts w:ascii="IRNazanin" w:hAnsi="IRNazanin" w:cs="IRNazanin"/>
              <w:sz w:val="28"/>
              <w:szCs w:val="28"/>
              <w:rtl/>
            </w:rPr>
          </w:rPrChange>
        </w:rPr>
        <w:t xml:space="preserve">چون </w:t>
      </w:r>
      <w:r w:rsidR="0051579E" w:rsidRPr="00457BB8">
        <w:rPr>
          <w:rFonts w:ascii="IRNazanin" w:hAnsi="IRNazanin" w:cs="IRNazanin"/>
          <w:sz w:val="28"/>
          <w:szCs w:val="28"/>
          <w:rtl/>
          <w:rPrChange w:id="1803" w:author="Mohammad Mohammadi" w:date="2025-07-22T21:07:00Z">
            <w:rPr>
              <w:rFonts w:ascii="IRNazanin" w:hAnsi="IRNazanin" w:cs="IRNazanin"/>
              <w:sz w:val="28"/>
              <w:szCs w:val="28"/>
              <w:rtl/>
            </w:rPr>
          </w:rPrChange>
        </w:rPr>
        <w:t xml:space="preserve">تنها تعداد کمی از حیوانات </w:t>
      </w:r>
      <w:r w:rsidR="00661B8B" w:rsidRPr="00457BB8">
        <w:rPr>
          <w:rFonts w:ascii="IRNazanin" w:hAnsi="IRNazanin" w:cs="IRNazanin"/>
          <w:sz w:val="28"/>
          <w:szCs w:val="28"/>
          <w:rtl/>
          <w:rPrChange w:id="1804" w:author="Mohammad Mohammadi" w:date="2025-07-22T21:07:00Z">
            <w:rPr>
              <w:rFonts w:ascii="IRNazanin" w:hAnsi="IRNazanin" w:cs="IRNazanin"/>
              <w:sz w:val="28"/>
              <w:szCs w:val="28"/>
              <w:rtl/>
            </w:rPr>
          </w:rPrChange>
        </w:rPr>
        <w:t xml:space="preserve">آن‌ها از زمستان </w:t>
      </w:r>
      <w:r w:rsidR="00D73537" w:rsidRPr="00457BB8">
        <w:rPr>
          <w:rFonts w:ascii="IRNazanin" w:hAnsi="IRNazanin" w:cs="IRNazanin" w:hint="cs"/>
          <w:sz w:val="28"/>
          <w:szCs w:val="28"/>
          <w:rtl/>
          <w:rPrChange w:id="1805" w:author="Mohammad Mohammadi" w:date="2025-07-22T21:07:00Z">
            <w:rPr>
              <w:rFonts w:ascii="IRNazanin" w:hAnsi="IRNazanin" w:cs="IRNazanin" w:hint="cs"/>
              <w:sz w:val="28"/>
              <w:szCs w:val="28"/>
              <w:rtl/>
            </w:rPr>
          </w:rPrChange>
        </w:rPr>
        <w:t>سرد</w:t>
      </w:r>
      <w:r w:rsidR="00661B8B" w:rsidRPr="00457BB8">
        <w:rPr>
          <w:rFonts w:ascii="IRNazanin" w:hAnsi="IRNazanin" w:cs="IRNazanin"/>
          <w:sz w:val="28"/>
          <w:szCs w:val="28"/>
          <w:rtl/>
          <w:rPrChange w:id="1806" w:author="Mohammad Mohammadi" w:date="2025-07-22T21:07:00Z">
            <w:rPr>
              <w:rFonts w:ascii="IRNazanin" w:hAnsi="IRNazanin" w:cs="IRNazanin"/>
              <w:sz w:val="28"/>
              <w:szCs w:val="28"/>
              <w:rtl/>
            </w:rPr>
          </w:rPrChange>
        </w:rPr>
        <w:t xml:space="preserve"> </w:t>
      </w:r>
      <w:r w:rsidR="0051579E" w:rsidRPr="00457BB8">
        <w:rPr>
          <w:rFonts w:ascii="IRNazanin" w:hAnsi="IRNazanin" w:cs="IRNazanin"/>
          <w:sz w:val="28"/>
          <w:szCs w:val="28"/>
          <w:rtl/>
          <w:rPrChange w:id="1807" w:author="Mohammad Mohammadi" w:date="2025-07-22T21:07:00Z">
            <w:rPr>
              <w:rFonts w:ascii="IRNazanin" w:hAnsi="IRNazanin" w:cs="IRNazanin"/>
              <w:sz w:val="28"/>
              <w:szCs w:val="28"/>
              <w:rtl/>
            </w:rPr>
          </w:rPrChange>
        </w:rPr>
        <w:t xml:space="preserve">جان سالم </w:t>
      </w:r>
      <w:r w:rsidR="00661B8B" w:rsidRPr="00457BB8">
        <w:rPr>
          <w:rFonts w:ascii="IRNazanin" w:hAnsi="IRNazanin" w:cs="IRNazanin"/>
          <w:sz w:val="28"/>
          <w:szCs w:val="28"/>
          <w:rtl/>
          <w:rPrChange w:id="1808" w:author="Mohammad Mohammadi" w:date="2025-07-22T21:07:00Z">
            <w:rPr>
              <w:rFonts w:ascii="IRNazanin" w:hAnsi="IRNazanin" w:cs="IRNazanin"/>
              <w:sz w:val="28"/>
              <w:szCs w:val="28"/>
              <w:rtl/>
            </w:rPr>
          </w:rPrChange>
        </w:rPr>
        <w:t xml:space="preserve"> </w:t>
      </w:r>
      <w:r w:rsidR="0051579E" w:rsidRPr="00457BB8">
        <w:rPr>
          <w:rFonts w:ascii="IRNazanin" w:hAnsi="IRNazanin" w:cs="IRNazanin"/>
          <w:sz w:val="28"/>
          <w:szCs w:val="28"/>
          <w:rtl/>
          <w:rPrChange w:id="1809" w:author="Mohammad Mohammadi" w:date="2025-07-22T21:07:00Z">
            <w:rPr>
              <w:rFonts w:ascii="IRNazanin" w:hAnsi="IRNazanin" w:cs="IRNazanin"/>
              <w:sz w:val="28"/>
              <w:szCs w:val="28"/>
              <w:rtl/>
            </w:rPr>
          </w:rPrChange>
        </w:rPr>
        <w:t xml:space="preserve">به در برده‌اند. یک شب، مریم به تفصیل با نانسی درباره </w:t>
      </w:r>
      <w:r w:rsidR="001748DB" w:rsidRPr="00457BB8">
        <w:rPr>
          <w:rFonts w:ascii="IRNazanin" w:hAnsi="IRNazanin" w:cs="IRNazanin"/>
          <w:sz w:val="28"/>
          <w:szCs w:val="28"/>
          <w:rtl/>
          <w:rPrChange w:id="1810" w:author="Mohammad Mohammadi" w:date="2025-07-22T21:07:00Z">
            <w:rPr>
              <w:rFonts w:ascii="IRNazanin" w:hAnsi="IRNazanin" w:cs="IRNazanin"/>
              <w:sz w:val="28"/>
              <w:szCs w:val="28"/>
              <w:rtl/>
            </w:rPr>
          </w:rPrChange>
        </w:rPr>
        <w:t>هم‌باغش</w:t>
      </w:r>
      <w:r w:rsidR="0051579E" w:rsidRPr="00457BB8">
        <w:rPr>
          <w:rFonts w:ascii="IRNazanin" w:hAnsi="IRNazanin" w:cs="IRNazanin"/>
          <w:sz w:val="28"/>
          <w:szCs w:val="28"/>
          <w:rtl/>
          <w:rPrChange w:id="1811" w:author="Mohammad Mohammadi" w:date="2025-07-22T21:07:00Z">
            <w:rPr>
              <w:rFonts w:ascii="IRNazanin" w:hAnsi="IRNazanin" w:cs="IRNazanin"/>
              <w:sz w:val="28"/>
              <w:szCs w:val="28"/>
              <w:rtl/>
            </w:rPr>
          </w:rPrChange>
        </w:rPr>
        <w:t xml:space="preserve"> </w:t>
      </w:r>
      <w:r w:rsidR="001748DB" w:rsidRPr="00457BB8">
        <w:rPr>
          <w:rFonts w:ascii="IRNazanin" w:hAnsi="IRNazanin" w:cs="IRNazanin"/>
          <w:sz w:val="28"/>
          <w:szCs w:val="28"/>
          <w:rtl/>
          <w:rPrChange w:id="1812" w:author="Mohammad Mohammadi" w:date="2025-07-22T21:07:00Z">
            <w:rPr>
              <w:rFonts w:ascii="IRNazanin" w:hAnsi="IRNazanin" w:cs="IRNazanin"/>
              <w:sz w:val="28"/>
              <w:szCs w:val="28"/>
              <w:rtl/>
            </w:rPr>
          </w:rPrChange>
        </w:rPr>
        <w:t>گپ زد.</w:t>
      </w:r>
      <w:r w:rsidR="0051579E" w:rsidRPr="00457BB8">
        <w:rPr>
          <w:rFonts w:ascii="IRNazanin" w:hAnsi="IRNazanin" w:cs="IRNazanin"/>
          <w:sz w:val="28"/>
          <w:szCs w:val="28"/>
          <w:rtl/>
          <w:rPrChange w:id="1813" w:author="Mohammad Mohammadi" w:date="2025-07-22T21:07:00Z">
            <w:rPr>
              <w:rFonts w:ascii="IRNazanin" w:hAnsi="IRNazanin" w:cs="IRNazanin"/>
              <w:sz w:val="28"/>
              <w:szCs w:val="28"/>
              <w:rtl/>
            </w:rPr>
          </w:rPrChange>
        </w:rPr>
        <w:t xml:space="preserve"> </w:t>
      </w:r>
      <w:r w:rsidR="001748DB" w:rsidRPr="00457BB8">
        <w:rPr>
          <w:rFonts w:ascii="IRNazanin" w:hAnsi="IRNazanin" w:cs="IRNazanin"/>
          <w:sz w:val="28"/>
          <w:szCs w:val="28"/>
          <w:rtl/>
          <w:rPrChange w:id="1814" w:author="Mohammad Mohammadi" w:date="2025-07-22T21:07:00Z">
            <w:rPr>
              <w:rFonts w:ascii="IRNazanin" w:hAnsi="IRNazanin" w:cs="IRNazanin"/>
              <w:sz w:val="28"/>
              <w:szCs w:val="28"/>
              <w:rtl/>
            </w:rPr>
          </w:rPrChange>
        </w:rPr>
        <w:t xml:space="preserve">فارسی </w:t>
      </w:r>
      <w:r w:rsidR="00D73537" w:rsidRPr="00457BB8">
        <w:rPr>
          <w:rFonts w:ascii="IRNazanin" w:hAnsi="IRNazanin" w:cs="IRNazanin" w:hint="cs"/>
          <w:sz w:val="28"/>
          <w:szCs w:val="28"/>
          <w:rtl/>
          <w:rPrChange w:id="1815" w:author="Mohammad Mohammadi" w:date="2025-07-22T21:07:00Z">
            <w:rPr>
              <w:rFonts w:ascii="IRNazanin" w:hAnsi="IRNazanin" w:cs="IRNazanin" w:hint="cs"/>
              <w:sz w:val="28"/>
              <w:szCs w:val="28"/>
              <w:rtl/>
            </w:rPr>
          </w:rPrChange>
        </w:rPr>
        <w:t>حرف</w:t>
      </w:r>
      <w:r w:rsidR="00D73537" w:rsidRPr="00457BB8">
        <w:rPr>
          <w:rFonts w:ascii="IRNazanin" w:hAnsi="IRNazanin" w:cs="IRNazanin"/>
          <w:sz w:val="28"/>
          <w:szCs w:val="28"/>
          <w:rtl/>
          <w:rPrChange w:id="1816" w:author="Mohammad Mohammadi" w:date="2025-07-22T21:07:00Z">
            <w:rPr>
              <w:rFonts w:ascii="IRNazanin" w:hAnsi="IRNazanin" w:cs="IRNazanin"/>
              <w:sz w:val="28"/>
              <w:szCs w:val="28"/>
              <w:rtl/>
            </w:rPr>
          </w:rPrChange>
        </w:rPr>
        <w:t xml:space="preserve"> </w:t>
      </w:r>
      <w:r w:rsidR="00D73537" w:rsidRPr="00457BB8">
        <w:rPr>
          <w:rFonts w:ascii="IRNazanin" w:hAnsi="IRNazanin" w:cs="IRNazanin" w:hint="cs"/>
          <w:sz w:val="28"/>
          <w:szCs w:val="28"/>
          <w:rtl/>
          <w:rPrChange w:id="1817" w:author="Mohammad Mohammadi" w:date="2025-07-22T21:07:00Z">
            <w:rPr>
              <w:rFonts w:ascii="IRNazanin" w:hAnsi="IRNazanin" w:cs="IRNazanin" w:hint="cs"/>
              <w:sz w:val="28"/>
              <w:szCs w:val="28"/>
              <w:rtl/>
            </w:rPr>
          </w:rPrChange>
        </w:rPr>
        <w:t>زدنش</w:t>
      </w:r>
      <w:r w:rsidR="00D73537" w:rsidRPr="00457BB8">
        <w:rPr>
          <w:rFonts w:ascii="IRNazanin" w:hAnsi="IRNazanin" w:cs="IRNazanin"/>
          <w:sz w:val="28"/>
          <w:szCs w:val="28"/>
          <w:rtl/>
          <w:rPrChange w:id="1818" w:author="Mohammad Mohammadi" w:date="2025-07-22T21:07:00Z">
            <w:rPr>
              <w:rFonts w:ascii="IRNazanin" w:hAnsi="IRNazanin" w:cs="IRNazanin"/>
              <w:sz w:val="28"/>
              <w:szCs w:val="28"/>
              <w:rtl/>
            </w:rPr>
          </w:rPrChange>
        </w:rPr>
        <w:t xml:space="preserve"> </w:t>
      </w:r>
      <w:r w:rsidR="00D73537" w:rsidRPr="00457BB8">
        <w:rPr>
          <w:rFonts w:ascii="IRNazanin" w:hAnsi="IRNazanin" w:cs="IRNazanin" w:hint="cs"/>
          <w:sz w:val="28"/>
          <w:szCs w:val="28"/>
          <w:rtl/>
          <w:rPrChange w:id="1819" w:author="Mohammad Mohammadi" w:date="2025-07-22T21:07:00Z">
            <w:rPr>
              <w:rFonts w:ascii="IRNazanin" w:hAnsi="IRNazanin" w:cs="IRNazanin" w:hint="cs"/>
              <w:sz w:val="28"/>
              <w:szCs w:val="28"/>
              <w:rtl/>
            </w:rPr>
          </w:rPrChange>
        </w:rPr>
        <w:t>خیلی</w:t>
      </w:r>
      <w:r w:rsidR="00D73537" w:rsidRPr="00457BB8">
        <w:rPr>
          <w:rFonts w:ascii="IRNazanin" w:hAnsi="IRNazanin" w:cs="IRNazanin"/>
          <w:sz w:val="28"/>
          <w:szCs w:val="28"/>
          <w:rtl/>
          <w:rPrChange w:id="1820" w:author="Mohammad Mohammadi" w:date="2025-07-22T21:07:00Z">
            <w:rPr>
              <w:rFonts w:ascii="IRNazanin" w:hAnsi="IRNazanin" w:cs="IRNazanin"/>
              <w:sz w:val="28"/>
              <w:szCs w:val="28"/>
              <w:rtl/>
            </w:rPr>
          </w:rPrChange>
        </w:rPr>
        <w:t xml:space="preserve"> </w:t>
      </w:r>
      <w:r w:rsidR="00D73537" w:rsidRPr="00457BB8">
        <w:rPr>
          <w:rFonts w:ascii="IRNazanin" w:hAnsi="IRNazanin" w:cs="IRNazanin" w:hint="cs"/>
          <w:sz w:val="28"/>
          <w:szCs w:val="28"/>
          <w:rtl/>
          <w:rPrChange w:id="1821" w:author="Mohammad Mohammadi" w:date="2025-07-22T21:07:00Z">
            <w:rPr>
              <w:rFonts w:ascii="IRNazanin" w:hAnsi="IRNazanin" w:cs="IRNazanin" w:hint="cs"/>
              <w:sz w:val="28"/>
              <w:szCs w:val="28"/>
              <w:rtl/>
            </w:rPr>
          </w:rPrChange>
        </w:rPr>
        <w:t>خوب</w:t>
      </w:r>
      <w:r w:rsidR="00D73537" w:rsidRPr="00457BB8">
        <w:rPr>
          <w:rFonts w:ascii="IRNazanin" w:hAnsi="IRNazanin" w:cs="IRNazanin"/>
          <w:sz w:val="28"/>
          <w:szCs w:val="28"/>
          <w:rtl/>
          <w:rPrChange w:id="1822" w:author="Mohammad Mohammadi" w:date="2025-07-22T21:07:00Z">
            <w:rPr>
              <w:rFonts w:ascii="IRNazanin" w:hAnsi="IRNazanin" w:cs="IRNazanin"/>
              <w:sz w:val="28"/>
              <w:szCs w:val="28"/>
              <w:rtl/>
            </w:rPr>
          </w:rPrChange>
        </w:rPr>
        <w:t xml:space="preserve"> </w:t>
      </w:r>
      <w:r w:rsidR="00D73537" w:rsidRPr="00457BB8">
        <w:rPr>
          <w:rFonts w:ascii="IRNazanin" w:hAnsi="IRNazanin" w:cs="IRNazanin" w:hint="cs"/>
          <w:sz w:val="28"/>
          <w:szCs w:val="28"/>
          <w:rtl/>
          <w:rPrChange w:id="1823" w:author="Mohammad Mohammadi" w:date="2025-07-22T21:07:00Z">
            <w:rPr>
              <w:rFonts w:ascii="IRNazanin" w:hAnsi="IRNazanin" w:cs="IRNazanin" w:hint="cs"/>
              <w:sz w:val="28"/>
              <w:szCs w:val="28"/>
              <w:rtl/>
            </w:rPr>
          </w:rPrChange>
        </w:rPr>
        <w:t>است</w:t>
      </w:r>
      <w:r w:rsidR="001748DB" w:rsidRPr="00457BB8">
        <w:rPr>
          <w:rFonts w:ascii="IRNazanin" w:hAnsi="IRNazanin" w:cs="IRNazanin"/>
          <w:sz w:val="28"/>
          <w:szCs w:val="28"/>
          <w:rtl/>
          <w:rPrChange w:id="1824" w:author="Mohammad Mohammadi" w:date="2025-07-22T21:07:00Z">
            <w:rPr>
              <w:rFonts w:ascii="IRNazanin" w:hAnsi="IRNazanin" w:cs="IRNazanin"/>
              <w:sz w:val="28"/>
              <w:szCs w:val="28"/>
              <w:rtl/>
            </w:rPr>
          </w:rPrChange>
        </w:rPr>
        <w:t>، هر چند</w:t>
      </w:r>
      <w:r w:rsidR="0051579E" w:rsidRPr="00457BB8">
        <w:rPr>
          <w:rFonts w:ascii="IRNazanin" w:hAnsi="IRNazanin" w:cs="IRNazanin"/>
          <w:sz w:val="28"/>
          <w:szCs w:val="28"/>
          <w:rtl/>
          <w:rPrChange w:id="1825" w:author="Mohammad Mohammadi" w:date="2025-07-22T21:07:00Z">
            <w:rPr>
              <w:rFonts w:ascii="IRNazanin" w:hAnsi="IRNazanin" w:cs="IRNazanin"/>
              <w:sz w:val="28"/>
              <w:szCs w:val="28"/>
              <w:rtl/>
            </w:rPr>
          </w:rPrChange>
        </w:rPr>
        <w:t xml:space="preserve"> که با کلمات و عبارات پشتو آمیخته است. حرف‌های زیادی برای گفتن دارد و کلمات از دهانش</w:t>
      </w:r>
      <w:r w:rsidR="007E6302" w:rsidRPr="00457BB8">
        <w:rPr>
          <w:rFonts w:ascii="IRNazanin" w:hAnsi="IRNazanin" w:cs="IRNazanin"/>
          <w:sz w:val="28"/>
          <w:szCs w:val="28"/>
          <w:rtl/>
          <w:rPrChange w:id="1826" w:author="Mohammad Mohammadi" w:date="2025-07-22T21:07:00Z">
            <w:rPr>
              <w:rFonts w:ascii="IRNazanin" w:hAnsi="IRNazanin" w:cs="IRNazanin"/>
              <w:sz w:val="28"/>
              <w:szCs w:val="28"/>
              <w:rtl/>
            </w:rPr>
          </w:rPrChange>
        </w:rPr>
        <w:t xml:space="preserve"> بی‌امان</w:t>
      </w:r>
      <w:r w:rsidR="0051579E" w:rsidRPr="00457BB8">
        <w:rPr>
          <w:rFonts w:ascii="IRNazanin" w:hAnsi="IRNazanin" w:cs="IRNazanin"/>
          <w:sz w:val="28"/>
          <w:szCs w:val="28"/>
          <w:rtl/>
          <w:rPrChange w:id="1827" w:author="Mohammad Mohammadi" w:date="2025-07-22T21:07:00Z">
            <w:rPr>
              <w:rFonts w:ascii="IRNazanin" w:hAnsi="IRNazanin" w:cs="IRNazanin"/>
              <w:sz w:val="28"/>
              <w:szCs w:val="28"/>
              <w:rtl/>
            </w:rPr>
          </w:rPrChange>
        </w:rPr>
        <w:t xml:space="preserve"> سرازیر می‌شوند، به همین دلیل دنبال کردن </w:t>
      </w:r>
      <w:r w:rsidR="00D73537" w:rsidRPr="00457BB8">
        <w:rPr>
          <w:rFonts w:ascii="IRNazanin" w:hAnsi="IRNazanin" w:cs="IRNazanin" w:hint="cs"/>
          <w:sz w:val="28"/>
          <w:szCs w:val="28"/>
          <w:rtl/>
          <w:rPrChange w:id="1828" w:author="Mohammad Mohammadi" w:date="2025-07-22T21:07:00Z">
            <w:rPr>
              <w:rFonts w:ascii="IRNazanin" w:hAnsi="IRNazanin" w:cs="IRNazanin" w:hint="cs"/>
              <w:sz w:val="28"/>
              <w:szCs w:val="28"/>
              <w:rtl/>
            </w:rPr>
          </w:rPrChange>
        </w:rPr>
        <w:t>قصه‌هایش</w:t>
      </w:r>
      <w:r w:rsidR="0051579E" w:rsidRPr="00457BB8">
        <w:rPr>
          <w:rFonts w:ascii="IRNazanin" w:hAnsi="IRNazanin" w:cs="IRNazanin"/>
          <w:sz w:val="28"/>
          <w:szCs w:val="28"/>
          <w:rtl/>
          <w:rPrChange w:id="1829" w:author="Mohammad Mohammadi" w:date="2025-07-22T21:07:00Z">
            <w:rPr>
              <w:rFonts w:ascii="IRNazanin" w:hAnsi="IRNazanin" w:cs="IRNazanin"/>
              <w:sz w:val="28"/>
              <w:szCs w:val="28"/>
              <w:rtl/>
            </w:rPr>
          </w:rPrChange>
        </w:rPr>
        <w:t xml:space="preserve"> آسان نیست</w:t>
      </w:r>
      <w:r w:rsidR="00D73537" w:rsidRPr="00457BB8">
        <w:rPr>
          <w:rFonts w:ascii="IRNazanin" w:hAnsi="IRNazanin" w:cs="IRNazanin"/>
          <w:sz w:val="28"/>
          <w:szCs w:val="28"/>
          <w:rtl/>
          <w:rPrChange w:id="1830" w:author="Mohammad Mohammadi" w:date="2025-07-22T21:07:00Z">
            <w:rPr>
              <w:rFonts w:ascii="IRNazanin" w:hAnsi="IRNazanin" w:cs="IRNazanin"/>
              <w:sz w:val="28"/>
              <w:szCs w:val="28"/>
              <w:rtl/>
            </w:rPr>
          </w:rPrChange>
        </w:rPr>
        <w:t>.</w:t>
      </w:r>
      <w:r w:rsidR="0051579E" w:rsidRPr="00457BB8">
        <w:rPr>
          <w:rFonts w:ascii="IRNazanin" w:hAnsi="IRNazanin" w:cs="IRNazanin"/>
          <w:sz w:val="28"/>
          <w:szCs w:val="28"/>
          <w:rtl/>
          <w:rPrChange w:id="1831" w:author="Mohammad Mohammadi" w:date="2025-07-22T21:07:00Z">
            <w:rPr>
              <w:rFonts w:ascii="IRNazanin" w:hAnsi="IRNazanin" w:cs="IRNazanin"/>
              <w:sz w:val="28"/>
              <w:szCs w:val="28"/>
              <w:rtl/>
            </w:rPr>
          </w:rPrChange>
        </w:rPr>
        <w:t xml:space="preserve"> پاخال </w:t>
      </w:r>
      <w:r w:rsidR="00D73537" w:rsidRPr="00457BB8">
        <w:rPr>
          <w:rFonts w:ascii="IRNazanin" w:hAnsi="IRNazanin" w:cs="IRNazanin" w:hint="cs"/>
          <w:sz w:val="28"/>
          <w:szCs w:val="28"/>
          <w:rtl/>
          <w:rPrChange w:id="1832" w:author="Mohammad Mohammadi" w:date="2025-07-22T21:07:00Z">
            <w:rPr>
              <w:rFonts w:ascii="IRNazanin" w:hAnsi="IRNazanin" w:cs="IRNazanin" w:hint="cs"/>
              <w:sz w:val="28"/>
              <w:szCs w:val="28"/>
              <w:rtl/>
            </w:rPr>
          </w:rPrChange>
        </w:rPr>
        <w:t>هم</w:t>
      </w:r>
      <w:r w:rsidR="00D73537" w:rsidRPr="00457BB8">
        <w:rPr>
          <w:rFonts w:ascii="IRNazanin" w:hAnsi="IRNazanin" w:cs="IRNazanin"/>
          <w:sz w:val="28"/>
          <w:szCs w:val="28"/>
          <w:rtl/>
          <w:rPrChange w:id="1833" w:author="Mohammad Mohammadi" w:date="2025-07-22T21:07:00Z">
            <w:rPr>
              <w:rFonts w:ascii="IRNazanin" w:hAnsi="IRNazanin" w:cs="IRNazanin"/>
              <w:sz w:val="28"/>
              <w:szCs w:val="28"/>
              <w:rtl/>
            </w:rPr>
          </w:rPrChange>
        </w:rPr>
        <w:t xml:space="preserve"> </w:t>
      </w:r>
      <w:r w:rsidR="00271947" w:rsidRPr="00457BB8">
        <w:rPr>
          <w:rFonts w:ascii="IRNazanin" w:hAnsi="IRNazanin" w:cs="IRNazanin"/>
          <w:sz w:val="28"/>
          <w:szCs w:val="28"/>
          <w:rtl/>
          <w:rPrChange w:id="1834" w:author="Mohammad Mohammadi" w:date="2025-07-22T21:07:00Z">
            <w:rPr>
              <w:rFonts w:ascii="IRNazanin" w:hAnsi="IRNazanin" w:cs="IRNazanin"/>
              <w:sz w:val="28"/>
              <w:szCs w:val="28"/>
              <w:rtl/>
            </w:rPr>
          </w:rPrChange>
        </w:rPr>
        <w:t>یکسره بین حرفش می</w:t>
      </w:r>
      <w:r w:rsidR="00E112AB" w:rsidRPr="00457BB8">
        <w:rPr>
          <w:rFonts w:ascii="IRNazanin" w:hAnsi="IRNazanin" w:cs="IRNazanin"/>
          <w:sz w:val="28"/>
          <w:szCs w:val="28"/>
          <w:rtl/>
          <w:rPrChange w:id="1835" w:author="Mohammad Mohammadi" w:date="2025-07-22T21:07:00Z">
            <w:rPr>
              <w:rFonts w:ascii="IRNazanin" w:hAnsi="IRNazanin" w:cs="IRNazanin"/>
              <w:sz w:val="28"/>
              <w:szCs w:val="28"/>
              <w:rtl/>
            </w:rPr>
          </w:rPrChange>
        </w:rPr>
        <w:t>‌</w:t>
      </w:r>
      <w:r w:rsidR="00271947" w:rsidRPr="00457BB8">
        <w:rPr>
          <w:rFonts w:ascii="IRNazanin" w:hAnsi="IRNazanin" w:cs="IRNazanin"/>
          <w:sz w:val="28"/>
          <w:szCs w:val="28"/>
          <w:rtl/>
          <w:rPrChange w:id="1836" w:author="Mohammad Mohammadi" w:date="2025-07-22T21:07:00Z">
            <w:rPr>
              <w:rFonts w:ascii="IRNazanin" w:hAnsi="IRNazanin" w:cs="IRNazanin"/>
              <w:sz w:val="28"/>
              <w:szCs w:val="28"/>
              <w:rtl/>
            </w:rPr>
          </w:rPrChange>
        </w:rPr>
        <w:t xml:space="preserve">پرد </w:t>
      </w:r>
      <w:r w:rsidR="00E112AB" w:rsidRPr="00457BB8">
        <w:rPr>
          <w:rFonts w:ascii="IRNazanin" w:hAnsi="IRNazanin" w:cs="IRNazanin"/>
          <w:sz w:val="28"/>
          <w:szCs w:val="28"/>
          <w:rtl/>
          <w:rPrChange w:id="1837" w:author="Mohammad Mohammadi" w:date="2025-07-22T21:07:00Z">
            <w:rPr>
              <w:rFonts w:ascii="IRNazanin" w:hAnsi="IRNazanin" w:cs="IRNazanin"/>
              <w:sz w:val="28"/>
              <w:szCs w:val="28"/>
              <w:rtl/>
            </w:rPr>
          </w:rPrChange>
        </w:rPr>
        <w:t>تا</w:t>
      </w:r>
      <w:r w:rsidR="0051579E" w:rsidRPr="00457BB8">
        <w:rPr>
          <w:rFonts w:ascii="IRNazanin" w:hAnsi="IRNazanin" w:cs="IRNazanin"/>
          <w:sz w:val="28"/>
          <w:szCs w:val="28"/>
          <w:rtl/>
          <w:rPrChange w:id="1838" w:author="Mohammad Mohammadi" w:date="2025-07-22T21:07:00Z">
            <w:rPr>
              <w:rFonts w:ascii="IRNazanin" w:hAnsi="IRNazanin" w:cs="IRNazanin"/>
              <w:sz w:val="28"/>
              <w:szCs w:val="28"/>
              <w:rtl/>
            </w:rPr>
          </w:rPrChange>
        </w:rPr>
        <w:t xml:space="preserve"> </w:t>
      </w:r>
      <w:r w:rsidR="00271947" w:rsidRPr="00457BB8">
        <w:rPr>
          <w:rFonts w:ascii="IRNazanin" w:hAnsi="IRNazanin" w:cs="IRNazanin"/>
          <w:sz w:val="28"/>
          <w:szCs w:val="28"/>
          <w:rtl/>
          <w:rPrChange w:id="1839" w:author="Mohammad Mohammadi" w:date="2025-07-22T21:07:00Z">
            <w:rPr>
              <w:rFonts w:ascii="IRNazanin" w:hAnsi="IRNazanin" w:cs="IRNazanin"/>
              <w:sz w:val="28"/>
              <w:szCs w:val="28"/>
              <w:rtl/>
            </w:rPr>
          </w:rPrChange>
        </w:rPr>
        <w:t xml:space="preserve">گپ‌هایش را  در مورد بعضی چیزها یا </w:t>
      </w:r>
      <w:r w:rsidR="0051579E" w:rsidRPr="00457BB8">
        <w:rPr>
          <w:rFonts w:ascii="IRNazanin" w:hAnsi="IRNazanin" w:cs="IRNazanin"/>
          <w:sz w:val="28"/>
          <w:szCs w:val="28"/>
          <w:rtl/>
          <w:rPrChange w:id="1840" w:author="Mohammad Mohammadi" w:date="2025-07-22T21:07:00Z">
            <w:rPr>
              <w:rFonts w:ascii="IRNazanin" w:hAnsi="IRNazanin" w:cs="IRNazanin"/>
              <w:sz w:val="28"/>
              <w:szCs w:val="28"/>
              <w:rtl/>
            </w:rPr>
          </w:rPrChange>
        </w:rPr>
        <w:t>تاریخ‌ها تصحیح یا تکذیب کند. گرچه مریم</w:t>
      </w:r>
      <w:r w:rsidR="009B2257" w:rsidRPr="00457BB8">
        <w:rPr>
          <w:rFonts w:ascii="IRNazanin" w:hAnsi="IRNazanin" w:cs="IRNazanin"/>
          <w:sz w:val="28"/>
          <w:szCs w:val="28"/>
          <w:rtl/>
          <w:rPrChange w:id="1841" w:author="Mohammad Mohammadi" w:date="2025-07-22T21:07:00Z">
            <w:rPr>
              <w:rFonts w:ascii="IRNazanin" w:hAnsi="IRNazanin" w:cs="IRNazanin"/>
              <w:sz w:val="28"/>
              <w:szCs w:val="28"/>
              <w:rtl/>
            </w:rPr>
          </w:rPrChange>
        </w:rPr>
        <w:t xml:space="preserve"> </w:t>
      </w:r>
      <w:r w:rsidR="00FC3BA9" w:rsidRPr="00457BB8">
        <w:rPr>
          <w:rFonts w:ascii="IRNazanin" w:hAnsi="IRNazanin" w:cs="IRNazanin" w:hint="cs"/>
          <w:sz w:val="28"/>
          <w:szCs w:val="28"/>
          <w:rtl/>
          <w:rPrChange w:id="1842" w:author="Mohammad Mohammadi" w:date="2025-07-22T21:07:00Z">
            <w:rPr>
              <w:rFonts w:ascii="IRNazanin" w:hAnsi="IRNazanin" w:cs="IRNazanin" w:hint="cs"/>
              <w:sz w:val="28"/>
              <w:szCs w:val="28"/>
              <w:rtl/>
            </w:rPr>
          </w:rPrChange>
        </w:rPr>
        <w:t>بیهوده</w:t>
      </w:r>
      <w:r w:rsidR="00FC3BA9" w:rsidRPr="00457BB8">
        <w:rPr>
          <w:rFonts w:ascii="IRNazanin" w:hAnsi="IRNazanin" w:cs="IRNazanin"/>
          <w:sz w:val="28"/>
          <w:szCs w:val="28"/>
          <w:rtl/>
          <w:rPrChange w:id="1843" w:author="Mohammad Mohammadi" w:date="2025-07-22T21:07:00Z">
            <w:rPr>
              <w:rFonts w:ascii="IRNazanin" w:hAnsi="IRNazanin" w:cs="IRNazanin"/>
              <w:sz w:val="28"/>
              <w:szCs w:val="28"/>
              <w:rtl/>
            </w:rPr>
          </w:rPrChange>
        </w:rPr>
        <w:t xml:space="preserve"> </w:t>
      </w:r>
      <w:r w:rsidR="0051579E" w:rsidRPr="00457BB8">
        <w:rPr>
          <w:rFonts w:ascii="IRNazanin" w:hAnsi="IRNazanin" w:cs="IRNazanin"/>
          <w:sz w:val="28"/>
          <w:szCs w:val="28"/>
          <w:rtl/>
          <w:rPrChange w:id="1844" w:author="Mohammad Mohammadi" w:date="2025-07-22T21:07:00Z">
            <w:rPr>
              <w:rFonts w:ascii="IRNazanin" w:hAnsi="IRNazanin" w:cs="IRNazanin"/>
              <w:sz w:val="28"/>
              <w:szCs w:val="28"/>
              <w:rtl/>
            </w:rPr>
          </w:rPrChange>
        </w:rPr>
        <w:t xml:space="preserve">از پاکیزه دلخور </w:t>
      </w:r>
      <w:r w:rsidR="009B2257" w:rsidRPr="00457BB8">
        <w:rPr>
          <w:rFonts w:ascii="IRNazanin" w:hAnsi="IRNazanin" w:cs="IRNazanin"/>
          <w:sz w:val="28"/>
          <w:szCs w:val="28"/>
          <w:rtl/>
          <w:rPrChange w:id="1845" w:author="Mohammad Mohammadi" w:date="2025-07-22T21:07:00Z">
            <w:rPr>
              <w:rFonts w:ascii="IRNazanin" w:hAnsi="IRNazanin" w:cs="IRNazanin"/>
              <w:sz w:val="28"/>
              <w:szCs w:val="28"/>
              <w:rtl/>
            </w:rPr>
          </w:rPrChange>
        </w:rPr>
        <w:t>نیست</w:t>
      </w:r>
      <w:r w:rsidR="0051579E" w:rsidRPr="00457BB8">
        <w:rPr>
          <w:rFonts w:ascii="IRNazanin" w:hAnsi="IRNazanin" w:cs="IRNazanin"/>
          <w:sz w:val="28"/>
          <w:szCs w:val="28"/>
          <w:rtl/>
          <w:rPrChange w:id="1846" w:author="Mohammad Mohammadi" w:date="2025-07-22T21:07:00Z">
            <w:rPr>
              <w:rFonts w:ascii="IRNazanin" w:hAnsi="IRNazanin" w:cs="IRNazanin"/>
              <w:sz w:val="28"/>
              <w:szCs w:val="28"/>
              <w:rtl/>
            </w:rPr>
          </w:rPrChange>
        </w:rPr>
        <w:t>، اما انسانیت و همدردی او به خوبی نمایان است</w:t>
      </w:r>
      <w:r w:rsidR="0051579E" w:rsidRPr="00457BB8">
        <w:rPr>
          <w:rFonts w:ascii="IRNazanin" w:hAnsi="IRNazanin" w:cs="IRNazanin"/>
          <w:sz w:val="28"/>
          <w:szCs w:val="28"/>
          <w:lang w:bidi="fa-IR"/>
          <w:rPrChange w:id="1847" w:author="Mohammad Mohammadi" w:date="2025-07-22T21:07:00Z">
            <w:rPr>
              <w:rFonts w:ascii="IRNazanin" w:hAnsi="IRNazanin" w:cs="IRNazanin"/>
              <w:sz w:val="28"/>
              <w:szCs w:val="28"/>
              <w:lang w:bidi="fa-IR"/>
            </w:rPr>
          </w:rPrChange>
        </w:rPr>
        <w:t>.</w:t>
      </w:r>
    </w:p>
    <w:p w14:paraId="7FA03063" w14:textId="2EA3F470" w:rsidR="00497BA4" w:rsidRPr="00457BB8" w:rsidRDefault="002F466B" w:rsidP="00497BA4">
      <w:pPr>
        <w:bidi/>
        <w:jc w:val="both"/>
        <w:rPr>
          <w:rFonts w:ascii="IRNazanin" w:hAnsi="IRNazanin" w:cs="IRNazanin"/>
          <w:sz w:val="28"/>
          <w:szCs w:val="28"/>
          <w:lang w:bidi="fa-IR"/>
          <w:rPrChange w:id="1848" w:author="Mohammad Mohammadi" w:date="2025-07-22T21:07:00Z">
            <w:rPr>
              <w:rFonts w:ascii="IRNazanin" w:hAnsi="IRNazanin" w:cs="IRNazanin"/>
              <w:sz w:val="28"/>
              <w:szCs w:val="28"/>
              <w:lang w:bidi="fa-IR"/>
            </w:rPr>
          </w:rPrChange>
        </w:rPr>
      </w:pPr>
      <w:ins w:id="1849" w:author="Saeedi, Faiza" w:date="2025-06-06T00:02:00Z">
        <w:r w:rsidRPr="00457BB8">
          <w:rPr>
            <w:rFonts w:ascii="IRNazanin" w:hAnsi="IRNazanin" w:cs="IRNazanin" w:hint="eastAsia"/>
            <w:sz w:val="28"/>
            <w:szCs w:val="28"/>
            <w:rtl/>
            <w:rPrChange w:id="1850" w:author="Mohammad Mohammadi" w:date="2025-07-22T21:07:00Z">
              <w:rPr>
                <w:rFonts w:ascii="IRNazanin" w:hAnsi="IRNazanin" w:cs="IRNazanin" w:hint="eastAsia"/>
                <w:sz w:val="28"/>
                <w:szCs w:val="28"/>
                <w:rtl/>
              </w:rPr>
            </w:rPrChange>
          </w:rPr>
          <w:lastRenderedPageBreak/>
          <w:t>«</w:t>
        </w:r>
      </w:ins>
      <w:r w:rsidR="00497BA4" w:rsidRPr="00457BB8">
        <w:rPr>
          <w:rFonts w:ascii="IRNazanin" w:hAnsi="IRNazanin" w:cs="IRNazanin"/>
          <w:sz w:val="28"/>
          <w:szCs w:val="28"/>
          <w:rtl/>
          <w:rPrChange w:id="1851" w:author="Mohammad Mohammadi" w:date="2025-07-22T21:07:00Z">
            <w:rPr>
              <w:rFonts w:ascii="IRNazanin" w:hAnsi="IRNazanin" w:cs="IRNazanin"/>
              <w:sz w:val="28"/>
              <w:szCs w:val="28"/>
              <w:rtl/>
            </w:rPr>
          </w:rPrChange>
        </w:rPr>
        <w:t>هنگامی که از کوهستان بازگشتیم، من پنجمین فرزندم، کلاخان را باردار بودم</w:t>
      </w:r>
      <w:r w:rsidR="00CB1C77" w:rsidRPr="00457BB8">
        <w:rPr>
          <w:rFonts w:ascii="IRNazanin" w:hAnsi="IRNazanin" w:cs="IRNazanin"/>
          <w:sz w:val="28"/>
          <w:szCs w:val="28"/>
          <w:rtl/>
          <w:rPrChange w:id="1852" w:author="Mohammad Mohammadi" w:date="2025-07-22T21:07:00Z">
            <w:rPr>
              <w:rFonts w:ascii="IRNazanin" w:hAnsi="IRNazanin" w:cs="IRNazanin"/>
              <w:sz w:val="28"/>
              <w:szCs w:val="28"/>
              <w:rtl/>
            </w:rPr>
          </w:rPrChange>
        </w:rPr>
        <w:t xml:space="preserve">. </w:t>
      </w:r>
      <w:r w:rsidR="00C658E3" w:rsidRPr="00457BB8">
        <w:rPr>
          <w:rFonts w:ascii="IRNazanin" w:hAnsi="IRNazanin" w:cs="IRNazanin"/>
          <w:sz w:val="28"/>
          <w:szCs w:val="28"/>
          <w:rtl/>
          <w:rPrChange w:id="1853" w:author="Mohammad Mohammadi" w:date="2025-07-22T21:07:00Z">
            <w:rPr>
              <w:rFonts w:ascii="IRNazanin" w:hAnsi="IRNazanin" w:cs="IRNazanin"/>
              <w:sz w:val="28"/>
              <w:szCs w:val="28"/>
              <w:rtl/>
            </w:rPr>
          </w:rPrChange>
        </w:rPr>
        <w:t>شوهرم</w:t>
      </w:r>
      <w:r w:rsidR="00497BA4" w:rsidRPr="00457BB8">
        <w:rPr>
          <w:rFonts w:ascii="IRNazanin" w:hAnsi="IRNazanin" w:cs="IRNazanin"/>
          <w:sz w:val="28"/>
          <w:szCs w:val="28"/>
          <w:rtl/>
          <w:rPrChange w:id="1854" w:author="Mohammad Mohammadi" w:date="2025-07-22T21:07:00Z">
            <w:rPr>
              <w:rFonts w:ascii="IRNazanin" w:hAnsi="IRNazanin" w:cs="IRNazanin"/>
              <w:sz w:val="28"/>
              <w:szCs w:val="28"/>
              <w:rtl/>
            </w:rPr>
          </w:rPrChange>
        </w:rPr>
        <w:t xml:space="preserve"> تومان در آن زمان نامزد پاکیزه بود و آماد</w:t>
      </w:r>
      <w:r w:rsidR="00911AE2" w:rsidRPr="00457BB8">
        <w:rPr>
          <w:rFonts w:ascii="IRNazanin" w:hAnsi="IRNazanin" w:cs="IRNazanin" w:hint="cs"/>
          <w:sz w:val="28"/>
          <w:szCs w:val="28"/>
          <w:rtl/>
          <w:rPrChange w:id="1855" w:author="Mohammad Mohammadi" w:date="2025-07-22T21:07:00Z">
            <w:rPr>
              <w:rFonts w:ascii="IRNazanin" w:hAnsi="IRNazanin" w:cs="IRNazanin" w:hint="cs"/>
              <w:sz w:val="28"/>
              <w:szCs w:val="28"/>
              <w:rtl/>
            </w:rPr>
          </w:rPrChange>
        </w:rPr>
        <w:t>گی</w:t>
      </w:r>
      <w:r w:rsidR="00911AE2" w:rsidRPr="00457BB8">
        <w:rPr>
          <w:rFonts w:ascii="IRNazanin" w:hAnsi="IRNazanin" w:cs="IRNazanin"/>
          <w:sz w:val="28"/>
          <w:szCs w:val="28"/>
          <w:rtl/>
          <w:rPrChange w:id="1856"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57" w:author="Mohammad Mohammadi" w:date="2025-07-22T21:07:00Z">
            <w:rPr>
              <w:rFonts w:ascii="IRNazanin" w:hAnsi="IRNazanin" w:cs="IRNazanin" w:hint="cs"/>
              <w:sz w:val="28"/>
              <w:szCs w:val="28"/>
              <w:rtl/>
            </w:rPr>
          </w:rPrChange>
        </w:rPr>
        <w:t>آوردن</w:t>
      </w:r>
      <w:r w:rsidR="00911AE2" w:rsidRPr="00457BB8">
        <w:rPr>
          <w:rFonts w:ascii="IRNazanin" w:hAnsi="IRNazanin" w:cs="IRNazanin"/>
          <w:sz w:val="28"/>
          <w:szCs w:val="28"/>
          <w:rtl/>
          <w:rPrChange w:id="1858"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59" w:author="Mohammad Mohammadi" w:date="2025-07-22T21:07:00Z">
            <w:rPr>
              <w:rFonts w:ascii="IRNazanin" w:hAnsi="IRNazanin" w:cs="IRNazanin" w:hint="cs"/>
              <w:sz w:val="28"/>
              <w:szCs w:val="28"/>
              <w:rtl/>
            </w:rPr>
          </w:rPrChange>
        </w:rPr>
        <w:t>او</w:t>
      </w:r>
      <w:r w:rsidR="00911AE2" w:rsidRPr="00457BB8">
        <w:rPr>
          <w:rFonts w:ascii="IRNazanin" w:hAnsi="IRNazanin" w:cs="IRNazanin"/>
          <w:sz w:val="28"/>
          <w:szCs w:val="28"/>
          <w:rtl/>
          <w:rPrChange w:id="1860"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61" w:author="Mohammad Mohammadi" w:date="2025-07-22T21:07:00Z">
            <w:rPr>
              <w:rFonts w:ascii="IRNazanin" w:hAnsi="IRNazanin" w:cs="IRNazanin" w:hint="cs"/>
              <w:sz w:val="28"/>
              <w:szCs w:val="28"/>
              <w:rtl/>
            </w:rPr>
          </w:rPrChange>
        </w:rPr>
        <w:t>به</w:t>
      </w:r>
      <w:r w:rsidR="00911AE2" w:rsidRPr="00457BB8">
        <w:rPr>
          <w:rFonts w:ascii="IRNazanin" w:hAnsi="IRNazanin" w:cs="IRNazanin"/>
          <w:sz w:val="28"/>
          <w:szCs w:val="28"/>
          <w:rtl/>
          <w:rPrChange w:id="1862"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63" w:author="Mohammad Mohammadi" w:date="2025-07-22T21:07:00Z">
            <w:rPr>
              <w:rFonts w:ascii="IRNazanin" w:hAnsi="IRNazanin" w:cs="IRNazanin" w:hint="cs"/>
              <w:sz w:val="28"/>
              <w:szCs w:val="28"/>
              <w:rtl/>
            </w:rPr>
          </w:rPrChange>
        </w:rPr>
        <w:t>خانه</w:t>
      </w:r>
      <w:r w:rsidR="00911AE2" w:rsidRPr="00457BB8">
        <w:rPr>
          <w:rFonts w:ascii="IRNazanin" w:hAnsi="IRNazanin" w:cs="IRNazanin"/>
          <w:sz w:val="28"/>
          <w:szCs w:val="28"/>
          <w:rtl/>
          <w:rPrChange w:id="1864"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65" w:author="Mohammad Mohammadi" w:date="2025-07-22T21:07:00Z">
            <w:rPr>
              <w:rFonts w:ascii="IRNazanin" w:hAnsi="IRNazanin" w:cs="IRNazanin" w:hint="cs"/>
              <w:sz w:val="28"/>
              <w:szCs w:val="28"/>
              <w:rtl/>
            </w:rPr>
          </w:rPrChange>
        </w:rPr>
        <w:t>را</w:t>
      </w:r>
      <w:r w:rsidR="00911AE2" w:rsidRPr="00457BB8">
        <w:rPr>
          <w:rFonts w:ascii="IRNazanin" w:hAnsi="IRNazanin" w:cs="IRNazanin"/>
          <w:sz w:val="28"/>
          <w:szCs w:val="28"/>
          <w:rtl/>
          <w:rPrChange w:id="1866" w:author="Mohammad Mohammadi" w:date="2025-07-22T21:07:00Z">
            <w:rPr>
              <w:rFonts w:ascii="IRNazanin" w:hAnsi="IRNazanin" w:cs="IRNazanin"/>
              <w:sz w:val="28"/>
              <w:szCs w:val="28"/>
              <w:rtl/>
            </w:rPr>
          </w:rPrChange>
        </w:rPr>
        <w:t xml:space="preserve"> </w:t>
      </w:r>
      <w:r w:rsidR="00911AE2" w:rsidRPr="00457BB8">
        <w:rPr>
          <w:rFonts w:ascii="IRNazanin" w:hAnsi="IRNazanin" w:cs="IRNazanin" w:hint="cs"/>
          <w:sz w:val="28"/>
          <w:szCs w:val="28"/>
          <w:rtl/>
          <w:rPrChange w:id="1867" w:author="Mohammad Mohammadi" w:date="2025-07-22T21:07:00Z">
            <w:rPr>
              <w:rFonts w:ascii="IRNazanin" w:hAnsi="IRNazanin" w:cs="IRNazanin" w:hint="cs"/>
              <w:sz w:val="28"/>
              <w:szCs w:val="28"/>
              <w:rtl/>
            </w:rPr>
          </w:rPrChange>
        </w:rPr>
        <w:t>می‌گرفت</w:t>
      </w:r>
      <w:r w:rsidR="00911AE2" w:rsidRPr="00457BB8">
        <w:rPr>
          <w:rFonts w:ascii="IRNazanin" w:hAnsi="IRNazanin" w:cs="IRNazanin"/>
          <w:sz w:val="28"/>
          <w:szCs w:val="28"/>
          <w:rtl/>
          <w:rPrChange w:id="1868" w:author="Mohammad Mohammadi" w:date="2025-07-22T21:07:00Z">
            <w:rPr>
              <w:rFonts w:ascii="IRNazanin" w:hAnsi="IRNazanin" w:cs="IRNazanin"/>
              <w:sz w:val="28"/>
              <w:szCs w:val="28"/>
              <w:rtl/>
            </w:rPr>
          </w:rPrChange>
        </w:rPr>
        <w:t>.</w:t>
      </w:r>
    </w:p>
    <w:p w14:paraId="3F6D3BAD" w14:textId="291B2AE7" w:rsidR="00497BA4" w:rsidRPr="00457BB8" w:rsidRDefault="00C658E3" w:rsidP="00497BA4">
      <w:pPr>
        <w:bidi/>
        <w:jc w:val="both"/>
        <w:rPr>
          <w:rFonts w:ascii="IRNazanin" w:hAnsi="IRNazanin" w:cs="IRNazanin"/>
          <w:sz w:val="28"/>
          <w:szCs w:val="28"/>
          <w:rtl/>
          <w:lang w:bidi="fa-IR"/>
          <w:rPrChange w:id="1869"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1870" w:author="Mohammad Mohammadi" w:date="2025-07-22T21:07:00Z">
            <w:rPr>
              <w:rFonts w:ascii="IRNazanin" w:hAnsi="IRNazanin" w:cs="IRNazanin"/>
              <w:sz w:val="28"/>
              <w:szCs w:val="28"/>
              <w:rtl/>
            </w:rPr>
          </w:rPrChange>
        </w:rPr>
        <w:t xml:space="preserve">یک روز </w:t>
      </w:r>
      <w:r w:rsidR="00497BA4" w:rsidRPr="00457BB8">
        <w:rPr>
          <w:rFonts w:ascii="IRNazanin" w:hAnsi="IRNazanin" w:cs="IRNazanin"/>
          <w:sz w:val="28"/>
          <w:szCs w:val="28"/>
          <w:rtl/>
          <w:rPrChange w:id="1871" w:author="Mohammad Mohammadi" w:date="2025-07-22T21:07:00Z">
            <w:rPr>
              <w:rFonts w:ascii="IRNazanin" w:hAnsi="IRNazanin" w:cs="IRNazanin"/>
              <w:sz w:val="28"/>
              <w:szCs w:val="28"/>
              <w:rtl/>
            </w:rPr>
          </w:rPrChange>
        </w:rPr>
        <w:t xml:space="preserve">تومان </w:t>
      </w:r>
      <w:r w:rsidRPr="00457BB8">
        <w:rPr>
          <w:rFonts w:ascii="IRNazanin" w:hAnsi="IRNazanin" w:cs="IRNazanin"/>
          <w:sz w:val="28"/>
          <w:szCs w:val="28"/>
          <w:rtl/>
          <w:rPrChange w:id="1872" w:author="Mohammad Mohammadi" w:date="2025-07-22T21:07:00Z">
            <w:rPr>
              <w:rFonts w:ascii="IRNazanin" w:hAnsi="IRNazanin" w:cs="IRNazanin"/>
              <w:sz w:val="28"/>
              <w:szCs w:val="28"/>
              <w:rtl/>
            </w:rPr>
          </w:rPrChange>
        </w:rPr>
        <w:t xml:space="preserve">آمد و </w:t>
      </w:r>
      <w:r w:rsidR="00497BA4" w:rsidRPr="00457BB8">
        <w:rPr>
          <w:rFonts w:ascii="IRNazanin" w:hAnsi="IRNazanin" w:cs="IRNazanin"/>
          <w:sz w:val="28"/>
          <w:szCs w:val="28"/>
          <w:rtl/>
          <w:rPrChange w:id="1873" w:author="Mohammad Mohammadi" w:date="2025-07-22T21:07:00Z">
            <w:rPr>
              <w:rFonts w:ascii="IRNazanin" w:hAnsi="IRNazanin" w:cs="IRNazanin"/>
              <w:sz w:val="28"/>
              <w:szCs w:val="28"/>
              <w:rtl/>
            </w:rPr>
          </w:rPrChange>
        </w:rPr>
        <w:t>گفت: «وسایل</w:t>
      </w:r>
      <w:r w:rsidR="00EA35CB" w:rsidRPr="00457BB8">
        <w:rPr>
          <w:rFonts w:ascii="IRNazanin" w:hAnsi="IRNazanin" w:cs="IRNazanin" w:hint="cs"/>
          <w:sz w:val="28"/>
          <w:szCs w:val="28"/>
          <w:rtl/>
          <w:rPrChange w:id="1874" w:author="Mohammad Mohammadi" w:date="2025-07-22T21:07:00Z">
            <w:rPr>
              <w:rFonts w:ascii="IRNazanin" w:hAnsi="IRNazanin" w:cs="IRNazanin" w:hint="cs"/>
              <w:sz w:val="28"/>
              <w:szCs w:val="28"/>
              <w:rtl/>
            </w:rPr>
          </w:rPrChange>
        </w:rPr>
        <w:t>‌تان</w:t>
      </w:r>
      <w:r w:rsidR="00497BA4" w:rsidRPr="00457BB8">
        <w:rPr>
          <w:rFonts w:ascii="IRNazanin" w:hAnsi="IRNazanin" w:cs="IRNazanin"/>
          <w:sz w:val="28"/>
          <w:szCs w:val="28"/>
          <w:rtl/>
          <w:rPrChange w:id="1875" w:author="Mohammad Mohammadi" w:date="2025-07-22T21:07:00Z">
            <w:rPr>
              <w:rFonts w:ascii="IRNazanin" w:hAnsi="IRNazanin" w:cs="IRNazanin"/>
              <w:sz w:val="28"/>
              <w:szCs w:val="28"/>
              <w:rtl/>
            </w:rPr>
          </w:rPrChange>
        </w:rPr>
        <w:t xml:space="preserve"> را بردار</w:t>
      </w:r>
      <w:r w:rsidR="00EA35CB" w:rsidRPr="00457BB8">
        <w:rPr>
          <w:rFonts w:ascii="IRNazanin" w:hAnsi="IRNazanin" w:cs="IRNazanin" w:hint="cs"/>
          <w:sz w:val="28"/>
          <w:szCs w:val="28"/>
          <w:rtl/>
          <w:rPrChange w:id="1876" w:author="Mohammad Mohammadi" w:date="2025-07-22T21:07:00Z">
            <w:rPr>
              <w:rFonts w:ascii="IRNazanin" w:hAnsi="IRNazanin" w:cs="IRNazanin" w:hint="cs"/>
              <w:sz w:val="28"/>
              <w:szCs w:val="28"/>
              <w:rtl/>
            </w:rPr>
          </w:rPrChange>
        </w:rPr>
        <w:t>ی</w:t>
      </w:r>
      <w:r w:rsidR="00497BA4" w:rsidRPr="00457BB8">
        <w:rPr>
          <w:rFonts w:ascii="IRNazanin" w:hAnsi="IRNazanin" w:cs="IRNazanin"/>
          <w:sz w:val="28"/>
          <w:szCs w:val="28"/>
          <w:rtl/>
          <w:rPrChange w:id="1877" w:author="Mohammad Mohammadi" w:date="2025-07-22T21:07:00Z">
            <w:rPr>
              <w:rFonts w:ascii="IRNazanin" w:hAnsi="IRNazanin" w:cs="IRNazanin"/>
              <w:sz w:val="28"/>
              <w:szCs w:val="28"/>
              <w:rtl/>
            </w:rPr>
          </w:rPrChange>
        </w:rPr>
        <w:t>د و از اینجا برو</w:t>
      </w:r>
      <w:r w:rsidR="00EA35CB" w:rsidRPr="00457BB8">
        <w:rPr>
          <w:rFonts w:ascii="IRNazanin" w:hAnsi="IRNazanin" w:cs="IRNazanin" w:hint="cs"/>
          <w:sz w:val="28"/>
          <w:szCs w:val="28"/>
          <w:rtl/>
          <w:rPrChange w:id="1878" w:author="Mohammad Mohammadi" w:date="2025-07-22T21:07:00Z">
            <w:rPr>
              <w:rFonts w:ascii="IRNazanin" w:hAnsi="IRNazanin" w:cs="IRNazanin" w:hint="cs"/>
              <w:sz w:val="28"/>
              <w:szCs w:val="28"/>
              <w:rtl/>
            </w:rPr>
          </w:rPrChange>
        </w:rPr>
        <w:t>ی</w:t>
      </w:r>
      <w:r w:rsidR="00497BA4" w:rsidRPr="00457BB8">
        <w:rPr>
          <w:rFonts w:ascii="IRNazanin" w:hAnsi="IRNazanin" w:cs="IRNazanin"/>
          <w:sz w:val="28"/>
          <w:szCs w:val="28"/>
          <w:rtl/>
          <w:rPrChange w:id="1879" w:author="Mohammad Mohammadi" w:date="2025-07-22T21:07:00Z">
            <w:rPr>
              <w:rFonts w:ascii="IRNazanin" w:hAnsi="IRNazanin" w:cs="IRNazanin"/>
              <w:sz w:val="28"/>
              <w:szCs w:val="28"/>
              <w:rtl/>
            </w:rPr>
          </w:rPrChange>
        </w:rPr>
        <w:t xml:space="preserve">د، دیگر </w:t>
      </w:r>
      <w:r w:rsidRPr="00457BB8">
        <w:rPr>
          <w:rFonts w:ascii="IRNazanin" w:hAnsi="IRNazanin" w:cs="IRNazanin"/>
          <w:sz w:val="28"/>
          <w:szCs w:val="28"/>
          <w:rtl/>
          <w:rPrChange w:id="1880" w:author="Mohammad Mohammadi" w:date="2025-07-22T21:07:00Z">
            <w:rPr>
              <w:rFonts w:ascii="IRNazanin" w:hAnsi="IRNazanin" w:cs="IRNazanin"/>
              <w:sz w:val="28"/>
              <w:szCs w:val="28"/>
              <w:rtl/>
            </w:rPr>
          </w:rPrChange>
        </w:rPr>
        <w:t>یکجا</w:t>
      </w:r>
      <w:r w:rsidR="00497BA4" w:rsidRPr="00457BB8">
        <w:rPr>
          <w:rFonts w:ascii="IRNazanin" w:hAnsi="IRNazanin" w:cs="IRNazanin"/>
          <w:sz w:val="28"/>
          <w:szCs w:val="28"/>
          <w:rtl/>
          <w:rPrChange w:id="1881" w:author="Mohammad Mohammadi" w:date="2025-07-22T21:07:00Z">
            <w:rPr>
              <w:rFonts w:ascii="IRNazanin" w:hAnsi="IRNazanin" w:cs="IRNazanin"/>
              <w:sz w:val="28"/>
              <w:szCs w:val="28"/>
              <w:rtl/>
            </w:rPr>
          </w:rPrChange>
        </w:rPr>
        <w:t xml:space="preserve"> زندگی </w:t>
      </w:r>
      <w:r w:rsidRPr="00457BB8">
        <w:rPr>
          <w:rFonts w:ascii="IRNazanin" w:hAnsi="IRNazanin" w:cs="IRNazanin"/>
          <w:sz w:val="28"/>
          <w:szCs w:val="28"/>
          <w:rtl/>
          <w:rPrChange w:id="1882" w:author="Mohammad Mohammadi" w:date="2025-07-22T21:07:00Z">
            <w:rPr>
              <w:rFonts w:ascii="IRNazanin" w:hAnsi="IRNazanin" w:cs="IRNazanin"/>
              <w:sz w:val="28"/>
              <w:szCs w:val="28"/>
              <w:rtl/>
            </w:rPr>
          </w:rPrChange>
        </w:rPr>
        <w:t>نمی‌کنیم».</w:t>
      </w:r>
      <w:r w:rsidR="00497BA4" w:rsidRPr="00457BB8">
        <w:rPr>
          <w:rFonts w:ascii="IRNazanin" w:hAnsi="IRNazanin" w:cs="IRNazanin"/>
          <w:sz w:val="28"/>
          <w:szCs w:val="28"/>
          <w:rtl/>
          <w:rPrChange w:id="1883" w:author="Mohammad Mohammadi" w:date="2025-07-22T21:07:00Z">
            <w:rPr>
              <w:rFonts w:ascii="IRNazanin" w:hAnsi="IRNazanin" w:cs="IRNazanin"/>
              <w:sz w:val="28"/>
              <w:szCs w:val="28"/>
              <w:rtl/>
            </w:rPr>
          </w:rPrChange>
        </w:rPr>
        <w:t xml:space="preserve"> به خاطر </w:t>
      </w:r>
      <w:r w:rsidRPr="00457BB8">
        <w:rPr>
          <w:rFonts w:ascii="IRNazanin" w:hAnsi="IRNazanin" w:cs="IRNazanin"/>
          <w:sz w:val="28"/>
          <w:szCs w:val="28"/>
          <w:rtl/>
          <w:rPrChange w:id="1884" w:author="Mohammad Mohammadi" w:date="2025-07-22T21:07:00Z">
            <w:rPr>
              <w:rFonts w:ascii="IRNazanin" w:hAnsi="IRNazanin" w:cs="IRNazanin"/>
              <w:sz w:val="28"/>
              <w:szCs w:val="28"/>
              <w:rtl/>
            </w:rPr>
          </w:rPrChange>
        </w:rPr>
        <w:t xml:space="preserve">جنگ و </w:t>
      </w:r>
      <w:r w:rsidR="00497BA4" w:rsidRPr="00457BB8">
        <w:rPr>
          <w:rFonts w:ascii="IRNazanin" w:hAnsi="IRNazanin" w:cs="IRNazanin"/>
          <w:sz w:val="28"/>
          <w:szCs w:val="28"/>
          <w:rtl/>
          <w:rPrChange w:id="1885" w:author="Mohammad Mohammadi" w:date="2025-07-22T21:07:00Z">
            <w:rPr>
              <w:rFonts w:ascii="IRNazanin" w:hAnsi="IRNazanin" w:cs="IRNazanin"/>
              <w:sz w:val="28"/>
              <w:szCs w:val="28"/>
              <w:rtl/>
            </w:rPr>
          </w:rPrChange>
        </w:rPr>
        <w:t xml:space="preserve">دعوا نبود. </w:t>
      </w:r>
      <w:r w:rsidRPr="00457BB8">
        <w:rPr>
          <w:rFonts w:ascii="IRNazanin" w:hAnsi="IRNazanin" w:cs="IRNazanin"/>
          <w:sz w:val="28"/>
          <w:szCs w:val="28"/>
          <w:rtl/>
          <w:rPrChange w:id="1886" w:author="Mohammad Mohammadi" w:date="2025-07-22T21:07:00Z">
            <w:rPr>
              <w:rFonts w:ascii="IRNazanin" w:hAnsi="IRNazanin" w:cs="IRNazanin"/>
              <w:sz w:val="28"/>
              <w:szCs w:val="28"/>
              <w:rtl/>
            </w:rPr>
          </w:rPrChange>
        </w:rPr>
        <w:t>تومان</w:t>
      </w:r>
      <w:r w:rsidR="00497BA4" w:rsidRPr="00457BB8">
        <w:rPr>
          <w:rFonts w:ascii="IRNazanin" w:hAnsi="IRNazanin" w:cs="IRNazanin"/>
          <w:sz w:val="28"/>
          <w:szCs w:val="28"/>
          <w:rtl/>
          <w:rPrChange w:id="1887" w:author="Mohammad Mohammadi" w:date="2025-07-22T21:07:00Z">
            <w:rPr>
              <w:rFonts w:ascii="IRNazanin" w:hAnsi="IRNazanin" w:cs="IRNazanin"/>
              <w:sz w:val="28"/>
              <w:szCs w:val="28"/>
              <w:rtl/>
            </w:rPr>
          </w:rPrChange>
        </w:rPr>
        <w:t xml:space="preserve"> گفت که تعدادمان زیاد است؛ باید خانو</w:t>
      </w:r>
      <w:r w:rsidRPr="00457BB8">
        <w:rPr>
          <w:rFonts w:ascii="IRNazanin" w:hAnsi="IRNazanin" w:cs="IRNazanin"/>
          <w:sz w:val="28"/>
          <w:szCs w:val="28"/>
          <w:rtl/>
          <w:rPrChange w:id="1888" w:author="Mohammad Mohammadi" w:date="2025-07-22T21:07:00Z">
            <w:rPr>
              <w:rFonts w:ascii="IRNazanin" w:hAnsi="IRNazanin" w:cs="IRNazanin"/>
              <w:sz w:val="28"/>
              <w:szCs w:val="28"/>
              <w:rtl/>
            </w:rPr>
          </w:rPrChange>
        </w:rPr>
        <w:t>اده</w:t>
      </w:r>
      <w:r w:rsidR="00497BA4" w:rsidRPr="00457BB8">
        <w:rPr>
          <w:rFonts w:ascii="IRNazanin" w:hAnsi="IRNazanin" w:cs="IRNazanin"/>
          <w:sz w:val="28"/>
          <w:szCs w:val="28"/>
          <w:rtl/>
          <w:rPrChange w:id="1889" w:author="Mohammad Mohammadi" w:date="2025-07-22T21:07:00Z">
            <w:rPr>
              <w:rFonts w:ascii="IRNazanin" w:hAnsi="IRNazanin" w:cs="IRNazanin"/>
              <w:sz w:val="28"/>
              <w:szCs w:val="28"/>
              <w:rtl/>
            </w:rPr>
          </w:rPrChange>
        </w:rPr>
        <w:t xml:space="preserve"> را تقسیم کنیم، به قول خودمان «ویش» کنیم. «اگر از هم جدا شویم، وقتی پاکیزه آمد، همه راحت‌تر خواه</w:t>
      </w:r>
      <w:r w:rsidR="00CD3D21" w:rsidRPr="00457BB8">
        <w:rPr>
          <w:rFonts w:ascii="IRNazanin" w:hAnsi="IRNazanin" w:cs="IRNazanin"/>
          <w:sz w:val="28"/>
          <w:szCs w:val="28"/>
          <w:rtl/>
          <w:rPrChange w:id="1890" w:author="Mohammad Mohammadi" w:date="2025-07-22T21:07:00Z">
            <w:rPr>
              <w:rFonts w:ascii="IRNazanin" w:hAnsi="IRNazanin" w:cs="IRNazanin"/>
              <w:sz w:val="28"/>
              <w:szCs w:val="28"/>
              <w:rtl/>
            </w:rPr>
          </w:rPrChange>
        </w:rPr>
        <w:t>یم</w:t>
      </w:r>
      <w:r w:rsidR="00497BA4" w:rsidRPr="00457BB8">
        <w:rPr>
          <w:rFonts w:ascii="IRNazanin" w:hAnsi="IRNazanin" w:cs="IRNazanin"/>
          <w:sz w:val="28"/>
          <w:szCs w:val="28"/>
          <w:rtl/>
          <w:rPrChange w:id="1891" w:author="Mohammad Mohammadi" w:date="2025-07-22T21:07:00Z">
            <w:rPr>
              <w:rFonts w:ascii="IRNazanin" w:hAnsi="IRNazanin" w:cs="IRNazanin"/>
              <w:sz w:val="28"/>
              <w:szCs w:val="28"/>
              <w:rtl/>
            </w:rPr>
          </w:rPrChange>
        </w:rPr>
        <w:t xml:space="preserve"> بود</w:t>
      </w:r>
      <w:r w:rsidR="00CC77CB" w:rsidRPr="00457BB8">
        <w:rPr>
          <w:rFonts w:ascii="IRNazanin" w:hAnsi="IRNazanin" w:cs="IRNazanin"/>
          <w:sz w:val="28"/>
          <w:szCs w:val="28"/>
          <w:rtl/>
          <w:lang w:bidi="fa-IR"/>
          <w:rPrChange w:id="1892" w:author="Mohammad Mohammadi" w:date="2025-07-22T21:07:00Z">
            <w:rPr>
              <w:rFonts w:ascii="IRNazanin" w:hAnsi="IRNazanin" w:cs="IRNazanin"/>
              <w:sz w:val="28"/>
              <w:szCs w:val="28"/>
              <w:rtl/>
              <w:lang w:bidi="fa-IR"/>
            </w:rPr>
          </w:rPrChange>
        </w:rPr>
        <w:t>».</w:t>
      </w:r>
    </w:p>
    <w:p w14:paraId="5C974379" w14:textId="51CEC247" w:rsidR="00497BA4" w:rsidRPr="00457BB8" w:rsidRDefault="00497BA4" w:rsidP="00497BA4">
      <w:pPr>
        <w:bidi/>
        <w:jc w:val="both"/>
        <w:rPr>
          <w:rFonts w:ascii="IRNazanin" w:hAnsi="IRNazanin" w:cs="IRNazanin"/>
          <w:sz w:val="28"/>
          <w:szCs w:val="28"/>
          <w:lang w:bidi="fa-IR"/>
          <w:rPrChange w:id="189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894" w:author="Mohammad Mohammadi" w:date="2025-07-22T21:07:00Z">
            <w:rPr>
              <w:rFonts w:ascii="IRNazanin" w:hAnsi="IRNazanin" w:cs="IRNazanin"/>
              <w:sz w:val="28"/>
              <w:szCs w:val="28"/>
              <w:rtl/>
            </w:rPr>
          </w:rPrChange>
        </w:rPr>
        <w:t>کلاخان به دنیا آمد</w:t>
      </w:r>
      <w:r w:rsidR="00CD3D21" w:rsidRPr="00457BB8">
        <w:rPr>
          <w:rFonts w:ascii="IRNazanin" w:hAnsi="IRNazanin" w:cs="IRNazanin"/>
          <w:sz w:val="28"/>
          <w:szCs w:val="28"/>
          <w:rtl/>
          <w:rPrChange w:id="1895"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1896" w:author="Mohammad Mohammadi" w:date="2025-07-22T21:07:00Z">
            <w:rPr>
              <w:rFonts w:ascii="IRNazanin" w:hAnsi="IRNazanin" w:cs="IRNazanin"/>
              <w:sz w:val="28"/>
              <w:szCs w:val="28"/>
              <w:rtl/>
            </w:rPr>
          </w:rPrChange>
        </w:rPr>
        <w:t xml:space="preserve">سپس </w:t>
      </w:r>
      <w:r w:rsidR="00E4480D" w:rsidRPr="00457BB8">
        <w:rPr>
          <w:rFonts w:ascii="IRNazanin" w:hAnsi="IRNazanin" w:cs="IRNazanin"/>
          <w:sz w:val="28"/>
          <w:szCs w:val="28"/>
          <w:rtl/>
          <w:rPrChange w:id="1897" w:author="Mohammad Mohammadi" w:date="2025-07-22T21:07:00Z">
            <w:rPr>
              <w:rFonts w:ascii="IRNazanin" w:hAnsi="IRNazanin" w:cs="IRNazanin"/>
              <w:sz w:val="28"/>
              <w:szCs w:val="28"/>
              <w:rtl/>
            </w:rPr>
          </w:rPrChange>
        </w:rPr>
        <w:t xml:space="preserve">عروسی </w:t>
      </w:r>
      <w:r w:rsidRPr="00457BB8">
        <w:rPr>
          <w:rFonts w:ascii="IRNazanin" w:hAnsi="IRNazanin" w:cs="IRNazanin"/>
          <w:sz w:val="28"/>
          <w:szCs w:val="28"/>
          <w:rtl/>
          <w:rPrChange w:id="1898" w:author="Mohammad Mohammadi" w:date="2025-07-22T21:07:00Z">
            <w:rPr>
              <w:rFonts w:ascii="IRNazanin" w:hAnsi="IRNazanin" w:cs="IRNazanin"/>
              <w:sz w:val="28"/>
              <w:szCs w:val="28"/>
              <w:rtl/>
            </w:rPr>
          </w:rPrChange>
        </w:rPr>
        <w:t xml:space="preserve">تومان </w:t>
      </w:r>
      <w:r w:rsidR="00E4480D" w:rsidRPr="00457BB8">
        <w:rPr>
          <w:rFonts w:ascii="IRNazanin" w:hAnsi="IRNazanin" w:cs="IRNazanin"/>
          <w:sz w:val="28"/>
          <w:szCs w:val="28"/>
          <w:rtl/>
          <w:rPrChange w:id="1899" w:author="Mohammad Mohammadi" w:date="2025-07-22T21:07:00Z">
            <w:rPr>
              <w:rFonts w:ascii="IRNazanin" w:hAnsi="IRNazanin" w:cs="IRNazanin"/>
              <w:sz w:val="28"/>
              <w:szCs w:val="28"/>
              <w:rtl/>
            </w:rPr>
          </w:rPrChange>
        </w:rPr>
        <w:t xml:space="preserve">و </w:t>
      </w:r>
      <w:r w:rsidRPr="00457BB8">
        <w:rPr>
          <w:rFonts w:ascii="IRNazanin" w:hAnsi="IRNazanin" w:cs="IRNazanin"/>
          <w:sz w:val="28"/>
          <w:szCs w:val="28"/>
          <w:rtl/>
          <w:rPrChange w:id="1900" w:author="Mohammad Mohammadi" w:date="2025-07-22T21:07:00Z">
            <w:rPr>
              <w:rFonts w:ascii="IRNazanin" w:hAnsi="IRNazanin" w:cs="IRNazanin"/>
              <w:sz w:val="28"/>
              <w:szCs w:val="28"/>
              <w:rtl/>
            </w:rPr>
          </w:rPrChange>
        </w:rPr>
        <w:t xml:space="preserve">پاکیزه برگزار </w:t>
      </w:r>
      <w:r w:rsidR="00E4480D" w:rsidRPr="00457BB8">
        <w:rPr>
          <w:rFonts w:ascii="IRNazanin" w:hAnsi="IRNazanin" w:cs="IRNazanin"/>
          <w:sz w:val="28"/>
          <w:szCs w:val="28"/>
          <w:rtl/>
          <w:rPrChange w:id="1901" w:author="Mohammad Mohammadi" w:date="2025-07-22T21:07:00Z">
            <w:rPr>
              <w:rFonts w:ascii="IRNazanin" w:hAnsi="IRNazanin" w:cs="IRNazanin"/>
              <w:sz w:val="28"/>
              <w:szCs w:val="28"/>
              <w:rtl/>
            </w:rPr>
          </w:rPrChange>
        </w:rPr>
        <w:t xml:space="preserve">شد </w:t>
      </w:r>
      <w:r w:rsidRPr="00457BB8">
        <w:rPr>
          <w:rFonts w:ascii="IRNazanin" w:hAnsi="IRNazanin" w:cs="IRNazanin"/>
          <w:sz w:val="28"/>
          <w:szCs w:val="28"/>
          <w:rtl/>
          <w:rPrChange w:id="1902" w:author="Mohammad Mohammadi" w:date="2025-07-22T21:07:00Z">
            <w:rPr>
              <w:rFonts w:ascii="IRNazanin" w:hAnsi="IRNazanin" w:cs="IRNazanin"/>
              <w:sz w:val="28"/>
              <w:szCs w:val="28"/>
              <w:rtl/>
            </w:rPr>
          </w:rPrChange>
        </w:rPr>
        <w:t>و او را به خانه آورد</w:t>
      </w:r>
      <w:r w:rsidR="00C6626F" w:rsidRPr="00457BB8">
        <w:rPr>
          <w:rFonts w:ascii="IRNazanin" w:hAnsi="IRNazanin" w:cs="IRNazanin"/>
          <w:sz w:val="28"/>
          <w:szCs w:val="28"/>
          <w:rtl/>
          <w:rPrChange w:id="190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04" w:author="Mohammad Mohammadi" w:date="2025-07-22T21:07:00Z">
            <w:rPr>
              <w:rFonts w:ascii="IRNazanin" w:hAnsi="IRNazanin" w:cs="IRNazanin"/>
              <w:sz w:val="28"/>
              <w:szCs w:val="28"/>
              <w:rtl/>
            </w:rPr>
          </w:rPrChange>
        </w:rPr>
        <w:t xml:space="preserve"> ما هم خانوا</w:t>
      </w:r>
      <w:r w:rsidR="00E4480D" w:rsidRPr="00457BB8">
        <w:rPr>
          <w:rFonts w:ascii="IRNazanin" w:hAnsi="IRNazanin" w:cs="IRNazanin"/>
          <w:sz w:val="28"/>
          <w:szCs w:val="28"/>
          <w:rtl/>
          <w:rPrChange w:id="1905" w:author="Mohammad Mohammadi" w:date="2025-07-22T21:07:00Z">
            <w:rPr>
              <w:rFonts w:ascii="IRNazanin" w:hAnsi="IRNazanin" w:cs="IRNazanin"/>
              <w:sz w:val="28"/>
              <w:szCs w:val="28"/>
              <w:rtl/>
            </w:rPr>
          </w:rPrChange>
        </w:rPr>
        <w:t>ده</w:t>
      </w:r>
      <w:r w:rsidRPr="00457BB8">
        <w:rPr>
          <w:rFonts w:ascii="IRNazanin" w:hAnsi="IRNazanin" w:cs="IRNazanin"/>
          <w:sz w:val="28"/>
          <w:szCs w:val="28"/>
          <w:rtl/>
          <w:rPrChange w:id="1906" w:author="Mohammad Mohammadi" w:date="2025-07-22T21:07:00Z">
            <w:rPr>
              <w:rFonts w:ascii="IRNazanin" w:hAnsi="IRNazanin" w:cs="IRNazanin"/>
              <w:sz w:val="28"/>
              <w:szCs w:val="28"/>
              <w:rtl/>
            </w:rPr>
          </w:rPrChange>
        </w:rPr>
        <w:t xml:space="preserve"> را جدا کردیم. پس از ترک خانه، </w:t>
      </w:r>
      <w:r w:rsidR="00E4480D" w:rsidRPr="00457BB8">
        <w:rPr>
          <w:rFonts w:ascii="IRNazanin" w:hAnsi="IRNazanin" w:cs="IRNazanin"/>
          <w:sz w:val="28"/>
          <w:szCs w:val="28"/>
          <w:rtl/>
          <w:rPrChange w:id="1907" w:author="Mohammad Mohammadi" w:date="2025-07-22T21:07:00Z">
            <w:rPr>
              <w:rFonts w:ascii="IRNazanin" w:hAnsi="IRNazanin" w:cs="IRNazanin"/>
              <w:sz w:val="28"/>
              <w:szCs w:val="28"/>
              <w:rtl/>
            </w:rPr>
          </w:rPrChange>
        </w:rPr>
        <w:t xml:space="preserve">تا </w:t>
      </w:r>
      <w:r w:rsidRPr="00457BB8">
        <w:rPr>
          <w:rFonts w:ascii="IRNazanin" w:hAnsi="IRNazanin" w:cs="IRNazanin"/>
          <w:sz w:val="28"/>
          <w:szCs w:val="28"/>
          <w:rtl/>
          <w:rPrChange w:id="1908" w:author="Mohammad Mohammadi" w:date="2025-07-22T21:07:00Z">
            <w:rPr>
              <w:rFonts w:ascii="IRNazanin" w:hAnsi="IRNazanin" w:cs="IRNazanin"/>
              <w:sz w:val="28"/>
              <w:szCs w:val="28"/>
              <w:rtl/>
            </w:rPr>
          </w:rPrChange>
        </w:rPr>
        <w:t>یک سال، مادرش نازو و من با پسرخوانده‌اش د</w:t>
      </w:r>
      <w:r w:rsidR="000D325C" w:rsidRPr="00457BB8">
        <w:rPr>
          <w:rFonts w:ascii="IRNazanin" w:hAnsi="IRNazanin" w:cs="IRNazanin"/>
          <w:sz w:val="28"/>
          <w:szCs w:val="28"/>
          <w:rtl/>
          <w:rPrChange w:id="190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10" w:author="Mohammad Mohammadi" w:date="2025-07-22T21:07:00Z">
            <w:rPr>
              <w:rFonts w:ascii="IRNazanin" w:hAnsi="IRNazanin" w:cs="IRNazanin"/>
              <w:sz w:val="28"/>
              <w:szCs w:val="28"/>
              <w:rtl/>
            </w:rPr>
          </w:rPrChange>
        </w:rPr>
        <w:t>رخان و برادرزاده‌اش جان‌محمد</w:t>
      </w:r>
      <w:r w:rsidR="000D325C" w:rsidRPr="00457BB8">
        <w:rPr>
          <w:rFonts w:ascii="IRNazanin" w:hAnsi="IRNazanin" w:cs="IRNazanin"/>
          <w:sz w:val="28"/>
          <w:szCs w:val="28"/>
          <w:rtl/>
          <w:rPrChange w:id="1911" w:author="Mohammad Mohammadi" w:date="2025-07-22T21:07:00Z">
            <w:rPr>
              <w:rFonts w:ascii="IRNazanin" w:hAnsi="IRNazanin" w:cs="IRNazanin"/>
              <w:sz w:val="28"/>
              <w:szCs w:val="28"/>
              <w:rtl/>
            </w:rPr>
          </w:rPrChange>
        </w:rPr>
        <w:t xml:space="preserve"> یکجا</w:t>
      </w:r>
      <w:r w:rsidRPr="00457BB8">
        <w:rPr>
          <w:rFonts w:ascii="IRNazanin" w:hAnsi="IRNazanin" w:cs="IRNazanin"/>
          <w:sz w:val="28"/>
          <w:szCs w:val="28"/>
          <w:rtl/>
          <w:rPrChange w:id="1912" w:author="Mohammad Mohammadi" w:date="2025-07-22T21:07:00Z">
            <w:rPr>
              <w:rFonts w:ascii="IRNazanin" w:hAnsi="IRNazanin" w:cs="IRNazanin"/>
              <w:sz w:val="28"/>
              <w:szCs w:val="28"/>
              <w:rtl/>
            </w:rPr>
          </w:rPrChange>
        </w:rPr>
        <w:t xml:space="preserve"> زندگی کردیم. </w:t>
      </w:r>
      <w:r w:rsidR="00C6626F" w:rsidRPr="00457BB8">
        <w:rPr>
          <w:rFonts w:ascii="IRNazanin" w:hAnsi="IRNazanin" w:cs="IRNazanin" w:hint="cs"/>
          <w:sz w:val="28"/>
          <w:szCs w:val="28"/>
          <w:rtl/>
          <w:rPrChange w:id="1913" w:author="Mohammad Mohammadi" w:date="2025-07-22T21:07:00Z">
            <w:rPr>
              <w:rFonts w:ascii="IRNazanin" w:hAnsi="IRNazanin" w:cs="IRNazanin" w:hint="cs"/>
              <w:sz w:val="28"/>
              <w:szCs w:val="28"/>
              <w:rtl/>
            </w:rPr>
          </w:rPrChange>
        </w:rPr>
        <w:t>در</w:t>
      </w:r>
      <w:r w:rsidR="00C6626F" w:rsidRPr="00457BB8">
        <w:rPr>
          <w:rFonts w:ascii="IRNazanin" w:hAnsi="IRNazanin" w:cs="IRNazanin"/>
          <w:sz w:val="28"/>
          <w:szCs w:val="28"/>
          <w:rtl/>
          <w:rPrChange w:id="1914" w:author="Mohammad Mohammadi" w:date="2025-07-22T21:07:00Z">
            <w:rPr>
              <w:rFonts w:ascii="IRNazanin" w:hAnsi="IRNazanin" w:cs="IRNazanin"/>
              <w:sz w:val="28"/>
              <w:szCs w:val="28"/>
              <w:rtl/>
            </w:rPr>
          </w:rPrChange>
        </w:rPr>
        <w:t xml:space="preserve"> </w:t>
      </w:r>
      <w:r w:rsidR="00C6626F" w:rsidRPr="00457BB8">
        <w:rPr>
          <w:rFonts w:ascii="IRNazanin" w:hAnsi="IRNazanin" w:cs="IRNazanin" w:hint="cs"/>
          <w:sz w:val="28"/>
          <w:szCs w:val="28"/>
          <w:rtl/>
          <w:rPrChange w:id="1915" w:author="Mohammad Mohammadi" w:date="2025-07-22T21:07:00Z">
            <w:rPr>
              <w:rFonts w:ascii="IRNazanin" w:hAnsi="IRNazanin" w:cs="IRNazanin" w:hint="cs"/>
              <w:sz w:val="28"/>
              <w:szCs w:val="28"/>
              <w:rtl/>
            </w:rPr>
          </w:rPrChange>
        </w:rPr>
        <w:t>خانه‌ی</w:t>
      </w:r>
      <w:r w:rsidR="00C6626F" w:rsidRPr="00457BB8">
        <w:rPr>
          <w:rFonts w:ascii="IRNazanin" w:hAnsi="IRNazanin" w:cs="IRNazanin"/>
          <w:sz w:val="28"/>
          <w:szCs w:val="28"/>
          <w:rtl/>
          <w:rPrChange w:id="1916" w:author="Mohammad Mohammadi" w:date="2025-07-22T21:07:00Z">
            <w:rPr>
              <w:rFonts w:ascii="IRNazanin" w:hAnsi="IRNazanin" w:cs="IRNazanin"/>
              <w:sz w:val="28"/>
              <w:szCs w:val="28"/>
              <w:rtl/>
            </w:rPr>
          </w:rPrChange>
        </w:rPr>
        <w:t xml:space="preserve"> </w:t>
      </w:r>
      <w:r w:rsidR="00C6626F" w:rsidRPr="00457BB8">
        <w:rPr>
          <w:rFonts w:ascii="IRNazanin" w:hAnsi="IRNazanin" w:cs="IRNazanin" w:hint="cs"/>
          <w:sz w:val="28"/>
          <w:szCs w:val="28"/>
          <w:rtl/>
          <w:rPrChange w:id="1917" w:author="Mohammad Mohammadi" w:date="2025-07-22T21:07:00Z">
            <w:rPr>
              <w:rFonts w:ascii="IRNazanin" w:hAnsi="IRNazanin" w:cs="IRNazanin" w:hint="cs"/>
              <w:sz w:val="28"/>
              <w:szCs w:val="28"/>
              <w:rtl/>
            </w:rPr>
          </w:rPrChange>
        </w:rPr>
        <w:t>دیگر،</w:t>
      </w:r>
      <w:r w:rsidRPr="00457BB8">
        <w:rPr>
          <w:rFonts w:ascii="IRNazanin" w:hAnsi="IRNazanin" w:cs="IRNazanin"/>
          <w:sz w:val="28"/>
          <w:szCs w:val="28"/>
          <w:rtl/>
          <w:rPrChange w:id="1918" w:author="Mohammad Mohammadi" w:date="2025-07-22T21:07:00Z">
            <w:rPr>
              <w:rFonts w:ascii="IRNazanin" w:hAnsi="IRNazanin" w:cs="IRNazanin"/>
              <w:sz w:val="28"/>
              <w:szCs w:val="28"/>
              <w:rtl/>
            </w:rPr>
          </w:rPrChange>
        </w:rPr>
        <w:t xml:space="preserve"> د</w:t>
      </w:r>
      <w:r w:rsidR="00FB3256" w:rsidRPr="00457BB8">
        <w:rPr>
          <w:rFonts w:ascii="IRNazanin" w:hAnsi="IRNazanin" w:cs="IRNazanin"/>
          <w:sz w:val="28"/>
          <w:szCs w:val="28"/>
          <w:rtl/>
          <w:rPrChange w:id="191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20" w:author="Mohammad Mohammadi" w:date="2025-07-22T21:07:00Z">
            <w:rPr>
              <w:rFonts w:ascii="IRNazanin" w:hAnsi="IRNazanin" w:cs="IRNazanin"/>
              <w:sz w:val="28"/>
              <w:szCs w:val="28"/>
              <w:rtl/>
            </w:rPr>
          </w:rPrChange>
        </w:rPr>
        <w:t xml:space="preserve">رخان و </w:t>
      </w:r>
      <w:r w:rsidR="00FB3256" w:rsidRPr="00457BB8">
        <w:rPr>
          <w:rFonts w:ascii="IRNazanin" w:hAnsi="IRNazanin" w:cs="IRNazanin"/>
          <w:sz w:val="28"/>
          <w:szCs w:val="28"/>
          <w:rtl/>
          <w:rPrChange w:id="1921" w:author="Mohammad Mohammadi" w:date="2025-07-22T21:07:00Z">
            <w:rPr>
              <w:rFonts w:ascii="IRNazanin" w:hAnsi="IRNazanin" w:cs="IRNazanin"/>
              <w:sz w:val="28"/>
              <w:szCs w:val="28"/>
              <w:rtl/>
            </w:rPr>
          </w:rPrChange>
        </w:rPr>
        <w:t>خانمش</w:t>
      </w:r>
      <w:r w:rsidRPr="00457BB8">
        <w:rPr>
          <w:rFonts w:ascii="IRNazanin" w:hAnsi="IRNazanin" w:cs="IRNazanin"/>
          <w:sz w:val="28"/>
          <w:szCs w:val="28"/>
          <w:rtl/>
          <w:rPrChange w:id="1922" w:author="Mohammad Mohammadi" w:date="2025-07-22T21:07:00Z">
            <w:rPr>
              <w:rFonts w:ascii="IRNazanin" w:hAnsi="IRNazanin" w:cs="IRNazanin"/>
              <w:sz w:val="28"/>
              <w:szCs w:val="28"/>
              <w:rtl/>
            </w:rPr>
          </w:rPrChange>
        </w:rPr>
        <w:t xml:space="preserve"> قریش، جان‌محمد و همسرش ش</w:t>
      </w:r>
      <w:r w:rsidR="00FB3256" w:rsidRPr="00457BB8">
        <w:rPr>
          <w:rFonts w:ascii="IRNazanin" w:hAnsi="IRNazanin" w:cs="IRNazanin"/>
          <w:sz w:val="28"/>
          <w:szCs w:val="28"/>
          <w:rtl/>
          <w:rPrChange w:id="192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24" w:author="Mohammad Mohammadi" w:date="2025-07-22T21:07:00Z">
            <w:rPr>
              <w:rFonts w:ascii="IRNazanin" w:hAnsi="IRNazanin" w:cs="IRNazanin"/>
              <w:sz w:val="28"/>
              <w:szCs w:val="28"/>
              <w:rtl/>
            </w:rPr>
          </w:rPrChange>
        </w:rPr>
        <w:t>ک</w:t>
      </w:r>
      <w:r w:rsidR="00FB3256" w:rsidRPr="00457BB8">
        <w:rPr>
          <w:rFonts w:ascii="IRNazanin" w:hAnsi="IRNazanin" w:cs="IRNazanin"/>
          <w:sz w:val="28"/>
          <w:szCs w:val="28"/>
          <w:rtl/>
          <w:rPrChange w:id="192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26" w:author="Mohammad Mohammadi" w:date="2025-07-22T21:07:00Z">
            <w:rPr>
              <w:rFonts w:ascii="IRNazanin" w:hAnsi="IRNazanin" w:cs="IRNazanin"/>
              <w:sz w:val="28"/>
              <w:szCs w:val="28"/>
              <w:rtl/>
            </w:rPr>
          </w:rPrChange>
        </w:rPr>
        <w:t xml:space="preserve">ر </w:t>
      </w:r>
      <w:r w:rsidR="00C6626F" w:rsidRPr="00457BB8">
        <w:rPr>
          <w:rFonts w:ascii="IRNazanin" w:hAnsi="IRNazanin" w:cs="IRNazanin" w:hint="cs"/>
          <w:sz w:val="28"/>
          <w:szCs w:val="28"/>
          <w:rtl/>
          <w:rPrChange w:id="1927" w:author="Mohammad Mohammadi" w:date="2025-07-22T21:07:00Z">
            <w:rPr>
              <w:rFonts w:ascii="IRNazanin" w:hAnsi="IRNazanin" w:cs="IRNazanin" w:hint="cs"/>
              <w:sz w:val="28"/>
              <w:szCs w:val="28"/>
              <w:rtl/>
            </w:rPr>
          </w:rPrChange>
        </w:rPr>
        <w:t>زندگی</w:t>
      </w:r>
      <w:r w:rsidR="00C6626F" w:rsidRPr="00457BB8">
        <w:rPr>
          <w:rFonts w:ascii="IRNazanin" w:hAnsi="IRNazanin" w:cs="IRNazanin"/>
          <w:sz w:val="28"/>
          <w:szCs w:val="28"/>
          <w:rtl/>
          <w:rPrChange w:id="1928" w:author="Mohammad Mohammadi" w:date="2025-07-22T21:07:00Z">
            <w:rPr>
              <w:rFonts w:ascii="IRNazanin" w:hAnsi="IRNazanin" w:cs="IRNazanin"/>
              <w:sz w:val="28"/>
              <w:szCs w:val="28"/>
              <w:rtl/>
            </w:rPr>
          </w:rPrChange>
        </w:rPr>
        <w:t xml:space="preserve"> </w:t>
      </w:r>
      <w:r w:rsidR="00C6626F" w:rsidRPr="00457BB8">
        <w:rPr>
          <w:rFonts w:ascii="IRNazanin" w:hAnsi="IRNazanin" w:cs="IRNazanin" w:hint="cs"/>
          <w:sz w:val="28"/>
          <w:szCs w:val="28"/>
          <w:rtl/>
          <w:rPrChange w:id="1929" w:author="Mohammad Mohammadi" w:date="2025-07-22T21:07:00Z">
            <w:rPr>
              <w:rFonts w:ascii="IRNazanin" w:hAnsi="IRNazanin" w:cs="IRNazanin" w:hint="cs"/>
              <w:sz w:val="28"/>
              <w:szCs w:val="28"/>
              <w:rtl/>
            </w:rPr>
          </w:rPrChange>
        </w:rPr>
        <w:t>می‌کردند</w:t>
      </w:r>
      <w:r w:rsidRPr="00457BB8">
        <w:rPr>
          <w:rFonts w:ascii="IRNazanin" w:hAnsi="IRNazanin" w:cs="IRNazanin"/>
          <w:sz w:val="28"/>
          <w:szCs w:val="28"/>
          <w:rtl/>
          <w:rPrChange w:id="1930" w:author="Mohammad Mohammadi" w:date="2025-07-22T21:07:00Z">
            <w:rPr>
              <w:rFonts w:ascii="IRNazanin" w:hAnsi="IRNazanin" w:cs="IRNazanin"/>
              <w:sz w:val="28"/>
              <w:szCs w:val="28"/>
              <w:rtl/>
            </w:rPr>
          </w:rPrChange>
        </w:rPr>
        <w:t xml:space="preserve">؛ </w:t>
      </w:r>
      <w:r w:rsidR="00FB3256" w:rsidRPr="00457BB8">
        <w:rPr>
          <w:rFonts w:ascii="IRNazanin" w:hAnsi="IRNazanin" w:cs="IRNazanin"/>
          <w:sz w:val="28"/>
          <w:szCs w:val="28"/>
          <w:rtl/>
          <w:rPrChange w:id="1931" w:author="Mohammad Mohammadi" w:date="2025-07-22T21:07:00Z">
            <w:rPr>
              <w:rFonts w:ascii="IRNazanin" w:hAnsi="IRNazanin" w:cs="IRNazanin"/>
              <w:sz w:val="28"/>
              <w:szCs w:val="28"/>
              <w:rtl/>
            </w:rPr>
          </w:rPrChange>
        </w:rPr>
        <w:t xml:space="preserve">اختر </w:t>
      </w:r>
      <w:r w:rsidRPr="00457BB8">
        <w:rPr>
          <w:rFonts w:ascii="IRNazanin" w:hAnsi="IRNazanin" w:cs="IRNazanin"/>
          <w:sz w:val="28"/>
          <w:szCs w:val="28"/>
          <w:rtl/>
          <w:rPrChange w:id="1932" w:author="Mohammad Mohammadi" w:date="2025-07-22T21:07:00Z">
            <w:rPr>
              <w:rFonts w:ascii="IRNazanin" w:hAnsi="IRNazanin" w:cs="IRNazanin"/>
              <w:sz w:val="28"/>
              <w:szCs w:val="28"/>
              <w:rtl/>
            </w:rPr>
          </w:rPrChange>
        </w:rPr>
        <w:t>برادر د</w:t>
      </w:r>
      <w:r w:rsidR="00FB3256" w:rsidRPr="00457BB8">
        <w:rPr>
          <w:rFonts w:ascii="IRNazanin" w:hAnsi="IRNazanin" w:cs="IRNazanin"/>
          <w:sz w:val="28"/>
          <w:szCs w:val="28"/>
          <w:rtl/>
          <w:rPrChange w:id="193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1934" w:author="Mohammad Mohammadi" w:date="2025-07-22T21:07:00Z">
            <w:rPr>
              <w:rFonts w:ascii="IRNazanin" w:hAnsi="IRNazanin" w:cs="IRNazanin"/>
              <w:sz w:val="28"/>
              <w:szCs w:val="28"/>
              <w:rtl/>
            </w:rPr>
          </w:rPrChange>
        </w:rPr>
        <w:t xml:space="preserve">رخان، هنوز </w:t>
      </w:r>
      <w:r w:rsidR="00FB3256" w:rsidRPr="00457BB8">
        <w:rPr>
          <w:rFonts w:ascii="IRNazanin" w:hAnsi="IRNazanin" w:cs="IRNazanin"/>
          <w:sz w:val="28"/>
          <w:szCs w:val="28"/>
          <w:rtl/>
          <w:rPrChange w:id="1935" w:author="Mohammad Mohammadi" w:date="2025-07-22T21:07:00Z">
            <w:rPr>
              <w:rFonts w:ascii="IRNazanin" w:hAnsi="IRNazanin" w:cs="IRNazanin"/>
              <w:sz w:val="28"/>
              <w:szCs w:val="28"/>
              <w:rtl/>
            </w:rPr>
          </w:rPrChange>
        </w:rPr>
        <w:t xml:space="preserve">مجرد </w:t>
      </w:r>
      <w:r w:rsidRPr="00457BB8">
        <w:rPr>
          <w:rFonts w:ascii="IRNazanin" w:hAnsi="IRNazanin" w:cs="IRNazanin"/>
          <w:sz w:val="28"/>
          <w:szCs w:val="28"/>
          <w:rtl/>
          <w:rPrChange w:id="1936" w:author="Mohammad Mohammadi" w:date="2025-07-22T21:07:00Z">
            <w:rPr>
              <w:rFonts w:ascii="IRNazanin" w:hAnsi="IRNazanin" w:cs="IRNazanin"/>
              <w:sz w:val="28"/>
              <w:szCs w:val="28"/>
              <w:rtl/>
            </w:rPr>
          </w:rPrChange>
        </w:rPr>
        <w:t xml:space="preserve">بود. من </w:t>
      </w:r>
      <w:r w:rsidR="00E808EC" w:rsidRPr="00457BB8">
        <w:rPr>
          <w:rFonts w:ascii="IRNazanin" w:hAnsi="IRNazanin" w:cs="IRNazanin"/>
          <w:sz w:val="28"/>
          <w:szCs w:val="28"/>
          <w:rtl/>
          <w:rPrChange w:id="1937" w:author="Mohammad Mohammadi" w:date="2025-07-22T21:07:00Z">
            <w:rPr>
              <w:rFonts w:ascii="IRNazanin" w:hAnsi="IRNazanin" w:cs="IRNazanin"/>
              <w:sz w:val="28"/>
              <w:szCs w:val="28"/>
              <w:rtl/>
            </w:rPr>
          </w:rPrChange>
        </w:rPr>
        <w:t>همراه</w:t>
      </w:r>
      <w:r w:rsidRPr="00457BB8">
        <w:rPr>
          <w:rFonts w:ascii="IRNazanin" w:hAnsi="IRNazanin" w:cs="IRNazanin"/>
          <w:sz w:val="28"/>
          <w:szCs w:val="28"/>
          <w:rtl/>
          <w:rPrChange w:id="1938" w:author="Mohammad Mohammadi" w:date="2025-07-22T21:07:00Z">
            <w:rPr>
              <w:rFonts w:ascii="IRNazanin" w:hAnsi="IRNazanin" w:cs="IRNazanin"/>
              <w:sz w:val="28"/>
              <w:szCs w:val="28"/>
              <w:rtl/>
            </w:rPr>
          </w:rPrChange>
        </w:rPr>
        <w:t xml:space="preserve"> نازو </w:t>
      </w:r>
      <w:r w:rsidR="00E808EC" w:rsidRPr="00457BB8">
        <w:rPr>
          <w:rFonts w:ascii="IRNazanin" w:hAnsi="IRNazanin" w:cs="IRNazanin"/>
          <w:sz w:val="28"/>
          <w:szCs w:val="28"/>
          <w:rtl/>
          <w:rPrChange w:id="1939" w:author="Mohammad Mohammadi" w:date="2025-07-22T21:07:00Z">
            <w:rPr>
              <w:rFonts w:ascii="IRNazanin" w:hAnsi="IRNazanin" w:cs="IRNazanin"/>
              <w:sz w:val="28"/>
              <w:szCs w:val="28"/>
              <w:rtl/>
            </w:rPr>
          </w:rPrChange>
        </w:rPr>
        <w:t xml:space="preserve">سوار یک شتر شدیم </w:t>
      </w:r>
      <w:r w:rsidRPr="00457BB8">
        <w:rPr>
          <w:rFonts w:ascii="IRNazanin" w:hAnsi="IRNazanin" w:cs="IRNazanin"/>
          <w:sz w:val="28"/>
          <w:szCs w:val="28"/>
          <w:rtl/>
          <w:rPrChange w:id="1940" w:author="Mohammad Mohammadi" w:date="2025-07-22T21:07:00Z">
            <w:rPr>
              <w:rFonts w:ascii="IRNazanin" w:hAnsi="IRNazanin" w:cs="IRNazanin"/>
              <w:sz w:val="28"/>
              <w:szCs w:val="28"/>
              <w:rtl/>
            </w:rPr>
          </w:rPrChange>
        </w:rPr>
        <w:t xml:space="preserve">و شکر و قریش </w:t>
      </w:r>
      <w:r w:rsidR="00E808EC" w:rsidRPr="00457BB8">
        <w:rPr>
          <w:rFonts w:ascii="IRNazanin" w:hAnsi="IRNazanin" w:cs="IRNazanin"/>
          <w:sz w:val="28"/>
          <w:szCs w:val="28"/>
          <w:rtl/>
          <w:rPrChange w:id="1941" w:author="Mohammad Mohammadi" w:date="2025-07-22T21:07:00Z">
            <w:rPr>
              <w:rFonts w:ascii="IRNazanin" w:hAnsi="IRNazanin" w:cs="IRNazanin"/>
              <w:sz w:val="28"/>
              <w:szCs w:val="28"/>
              <w:rtl/>
            </w:rPr>
          </w:rPrChange>
        </w:rPr>
        <w:t xml:space="preserve">سوار </w:t>
      </w:r>
      <w:r w:rsidRPr="00457BB8">
        <w:rPr>
          <w:rFonts w:ascii="IRNazanin" w:hAnsi="IRNazanin" w:cs="IRNazanin"/>
          <w:sz w:val="28"/>
          <w:szCs w:val="28"/>
          <w:rtl/>
          <w:rPrChange w:id="1942" w:author="Mohammad Mohammadi" w:date="2025-07-22T21:07:00Z">
            <w:rPr>
              <w:rFonts w:ascii="IRNazanin" w:hAnsi="IRNazanin" w:cs="IRNazanin"/>
              <w:sz w:val="28"/>
              <w:szCs w:val="28"/>
              <w:rtl/>
            </w:rPr>
          </w:rPrChange>
        </w:rPr>
        <w:t xml:space="preserve">شتری دیگر </w:t>
      </w:r>
      <w:r w:rsidR="00E808EC" w:rsidRPr="00457BB8">
        <w:rPr>
          <w:rFonts w:ascii="IRNazanin" w:hAnsi="IRNazanin" w:cs="IRNazanin"/>
          <w:sz w:val="28"/>
          <w:szCs w:val="28"/>
          <w:rtl/>
          <w:rPrChange w:id="1943" w:author="Mohammad Mohammadi" w:date="2025-07-22T21:07:00Z">
            <w:rPr>
              <w:rFonts w:ascii="IRNazanin" w:hAnsi="IRNazanin" w:cs="IRNazanin"/>
              <w:sz w:val="28"/>
              <w:szCs w:val="28"/>
              <w:rtl/>
            </w:rPr>
          </w:rPrChange>
        </w:rPr>
        <w:t>شدند</w:t>
      </w:r>
      <w:r w:rsidRPr="00457BB8">
        <w:rPr>
          <w:rFonts w:ascii="IRNazanin" w:hAnsi="IRNazanin" w:cs="IRNazanin"/>
          <w:sz w:val="28"/>
          <w:szCs w:val="28"/>
          <w:rtl/>
          <w:rPrChange w:id="1944" w:author="Mohammad Mohammadi" w:date="2025-07-22T21:07:00Z">
            <w:rPr>
              <w:rFonts w:ascii="IRNazanin" w:hAnsi="IRNazanin" w:cs="IRNazanin"/>
              <w:sz w:val="28"/>
              <w:szCs w:val="28"/>
              <w:rtl/>
            </w:rPr>
          </w:rPrChange>
        </w:rPr>
        <w:t xml:space="preserve">. یک مشک بزرگ پر از روغن </w:t>
      </w:r>
      <w:r w:rsidR="00E808EC" w:rsidRPr="00457BB8">
        <w:rPr>
          <w:rFonts w:ascii="IRNazanin" w:hAnsi="IRNazanin" w:cs="IRNazanin"/>
          <w:sz w:val="28"/>
          <w:szCs w:val="28"/>
          <w:rtl/>
          <w:rPrChange w:id="1945" w:author="Mohammad Mohammadi" w:date="2025-07-22T21:07:00Z">
            <w:rPr>
              <w:rFonts w:ascii="IRNazanin" w:hAnsi="IRNazanin" w:cs="IRNazanin"/>
              <w:sz w:val="28"/>
              <w:szCs w:val="28"/>
              <w:rtl/>
            </w:rPr>
          </w:rPrChange>
        </w:rPr>
        <w:t xml:space="preserve">زرد </w:t>
      </w:r>
      <w:r w:rsidRPr="00457BB8">
        <w:rPr>
          <w:rFonts w:ascii="IRNazanin" w:hAnsi="IRNazanin" w:cs="IRNazanin"/>
          <w:sz w:val="28"/>
          <w:szCs w:val="28"/>
          <w:rtl/>
          <w:rPrChange w:id="1946" w:author="Mohammad Mohammadi" w:date="2025-07-22T21:07:00Z">
            <w:rPr>
              <w:rFonts w:ascii="IRNazanin" w:hAnsi="IRNazanin" w:cs="IRNazanin"/>
              <w:sz w:val="28"/>
              <w:szCs w:val="28"/>
              <w:rtl/>
            </w:rPr>
          </w:rPrChange>
        </w:rPr>
        <w:t xml:space="preserve">با خودم </w:t>
      </w:r>
      <w:r w:rsidR="00E808EC" w:rsidRPr="00457BB8">
        <w:rPr>
          <w:rFonts w:ascii="IRNazanin" w:hAnsi="IRNazanin" w:cs="IRNazanin"/>
          <w:sz w:val="28"/>
          <w:szCs w:val="28"/>
          <w:rtl/>
          <w:rPrChange w:id="1947" w:author="Mohammad Mohammadi" w:date="2025-07-22T21:07:00Z">
            <w:rPr>
              <w:rFonts w:ascii="IRNazanin" w:hAnsi="IRNazanin" w:cs="IRNazanin"/>
              <w:sz w:val="28"/>
              <w:szCs w:val="28"/>
              <w:rtl/>
            </w:rPr>
          </w:rPrChange>
        </w:rPr>
        <w:t>گرفتم</w:t>
      </w:r>
      <w:r w:rsidRPr="00457BB8">
        <w:rPr>
          <w:rFonts w:ascii="IRNazanin" w:hAnsi="IRNazanin" w:cs="IRNazanin"/>
          <w:sz w:val="28"/>
          <w:szCs w:val="28"/>
          <w:rtl/>
          <w:rPrChange w:id="1948" w:author="Mohammad Mohammadi" w:date="2025-07-22T21:07:00Z">
            <w:rPr>
              <w:rFonts w:ascii="IRNazanin" w:hAnsi="IRNazanin" w:cs="IRNazanin"/>
              <w:sz w:val="28"/>
              <w:szCs w:val="28"/>
              <w:rtl/>
            </w:rPr>
          </w:rPrChange>
        </w:rPr>
        <w:t xml:space="preserve">. یک </w:t>
      </w:r>
      <w:r w:rsidR="00E808EC" w:rsidRPr="00457BB8">
        <w:rPr>
          <w:rFonts w:ascii="IRNazanin" w:hAnsi="IRNazanin" w:cs="IRNazanin"/>
          <w:sz w:val="28"/>
          <w:szCs w:val="28"/>
          <w:rtl/>
          <w:rPrChange w:id="1949" w:author="Mohammad Mohammadi" w:date="2025-07-22T21:07:00Z">
            <w:rPr>
              <w:rFonts w:ascii="IRNazanin" w:hAnsi="IRNazanin" w:cs="IRNazanin"/>
              <w:sz w:val="28"/>
              <w:szCs w:val="28"/>
              <w:rtl/>
            </w:rPr>
          </w:rPrChange>
        </w:rPr>
        <w:t xml:space="preserve">خریطه </w:t>
      </w:r>
      <w:r w:rsidRPr="00457BB8">
        <w:rPr>
          <w:rFonts w:ascii="IRNazanin" w:hAnsi="IRNazanin" w:cs="IRNazanin"/>
          <w:sz w:val="28"/>
          <w:szCs w:val="28"/>
          <w:rtl/>
          <w:rPrChange w:id="1950" w:author="Mohammad Mohammadi" w:date="2025-07-22T21:07:00Z">
            <w:rPr>
              <w:rFonts w:ascii="IRNazanin" w:hAnsi="IRNazanin" w:cs="IRNazanin"/>
              <w:sz w:val="28"/>
              <w:szCs w:val="28"/>
              <w:rtl/>
            </w:rPr>
          </w:rPrChange>
        </w:rPr>
        <w:t xml:space="preserve">بزرگ </w:t>
      </w:r>
      <w:r w:rsidR="00E808EC" w:rsidRPr="00457BB8">
        <w:rPr>
          <w:rFonts w:ascii="IRNazanin" w:hAnsi="IRNazanin" w:cs="IRNazanin"/>
          <w:sz w:val="28"/>
          <w:szCs w:val="28"/>
          <w:rtl/>
          <w:rPrChange w:id="1951" w:author="Mohammad Mohammadi" w:date="2025-07-22T21:07:00Z">
            <w:rPr>
              <w:rFonts w:ascii="IRNazanin" w:hAnsi="IRNazanin" w:cs="IRNazanin"/>
              <w:sz w:val="28"/>
              <w:szCs w:val="28"/>
              <w:rtl/>
            </w:rPr>
          </w:rPrChange>
        </w:rPr>
        <w:t>قروت</w:t>
      </w:r>
      <w:r w:rsidR="00A55B2E" w:rsidRPr="00457BB8">
        <w:rPr>
          <w:rFonts w:ascii="IRNazanin" w:hAnsi="IRNazanin" w:cs="IRNazanin"/>
          <w:sz w:val="28"/>
          <w:szCs w:val="28"/>
          <w:rtl/>
          <w:rPrChange w:id="1952"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1953" w:author="Mohammad Mohammadi" w:date="2025-07-22T21:07:00Z">
            <w:rPr>
              <w:rFonts w:ascii="IRNazanin" w:hAnsi="IRNazanin" w:cs="IRNazanin"/>
              <w:sz w:val="28"/>
              <w:szCs w:val="28"/>
              <w:rtl/>
            </w:rPr>
          </w:rPrChange>
        </w:rPr>
        <w:t xml:space="preserve">هم بود که آن را </w:t>
      </w:r>
      <w:r w:rsidR="00772ECE" w:rsidRPr="00457BB8">
        <w:rPr>
          <w:rFonts w:ascii="IRNazanin" w:hAnsi="IRNazanin" w:cs="IRNazanin"/>
          <w:sz w:val="28"/>
          <w:szCs w:val="28"/>
          <w:rtl/>
          <w:rPrChange w:id="1954" w:author="Mohammad Mohammadi" w:date="2025-07-22T21:07:00Z">
            <w:rPr>
              <w:rFonts w:ascii="IRNazanin" w:hAnsi="IRNazanin" w:cs="IRNazanin"/>
              <w:sz w:val="28"/>
              <w:szCs w:val="28"/>
              <w:rtl/>
            </w:rPr>
          </w:rPrChange>
        </w:rPr>
        <w:t>بین خود نیم کردیم.</w:t>
      </w:r>
    </w:p>
    <w:p w14:paraId="32045AD1" w14:textId="1E31A238" w:rsidR="00497BA4" w:rsidRPr="00457BB8" w:rsidRDefault="00A31721" w:rsidP="00497BA4">
      <w:pPr>
        <w:bidi/>
        <w:jc w:val="both"/>
        <w:rPr>
          <w:rFonts w:ascii="IRNazanin" w:hAnsi="IRNazanin" w:cs="IRNazanin"/>
          <w:sz w:val="28"/>
          <w:szCs w:val="28"/>
          <w:lang w:bidi="fa-IR"/>
          <w:rPrChange w:id="1955"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956" w:author="Mohammad Mohammadi" w:date="2025-07-22T21:07:00Z">
            <w:rPr>
              <w:rFonts w:ascii="IRNazanin" w:hAnsi="IRNazanin" w:cs="IRNazanin"/>
              <w:sz w:val="28"/>
              <w:szCs w:val="28"/>
              <w:rtl/>
            </w:rPr>
          </w:rPrChange>
        </w:rPr>
        <w:t>پیش</w:t>
      </w:r>
      <w:r w:rsidR="00497BA4" w:rsidRPr="00457BB8">
        <w:rPr>
          <w:rFonts w:ascii="IRNazanin" w:hAnsi="IRNazanin" w:cs="IRNazanin"/>
          <w:sz w:val="28"/>
          <w:szCs w:val="28"/>
          <w:rtl/>
          <w:rPrChange w:id="1957" w:author="Mohammad Mohammadi" w:date="2025-07-22T21:07:00Z">
            <w:rPr>
              <w:rFonts w:ascii="IRNazanin" w:hAnsi="IRNazanin" w:cs="IRNazanin"/>
              <w:sz w:val="28"/>
              <w:szCs w:val="28"/>
              <w:rtl/>
            </w:rPr>
          </w:rPrChange>
        </w:rPr>
        <w:t xml:space="preserve"> از عروسی‌، تومان هر شب برای «بازی» با پاکیزه می‌رفت</w:t>
      </w:r>
      <w:r w:rsidR="0081499C" w:rsidRPr="00457BB8">
        <w:rPr>
          <w:rFonts w:ascii="IRNazanin" w:hAnsi="IRNazanin" w:cs="IRNazanin"/>
          <w:sz w:val="28"/>
          <w:szCs w:val="28"/>
          <w:rtl/>
          <w:rPrChange w:id="1958" w:author="Mohammad Mohammadi" w:date="2025-07-22T21:07:00Z">
            <w:rPr>
              <w:rFonts w:ascii="IRNazanin" w:hAnsi="IRNazanin" w:cs="IRNazanin"/>
              <w:sz w:val="28"/>
              <w:szCs w:val="28"/>
              <w:rtl/>
            </w:rPr>
          </w:rPrChange>
        </w:rPr>
        <w:t xml:space="preserve">. </w:t>
      </w:r>
      <w:r w:rsidR="00497BA4" w:rsidRPr="00457BB8">
        <w:rPr>
          <w:rFonts w:ascii="IRNazanin" w:hAnsi="IRNazanin" w:cs="IRNazanin"/>
          <w:sz w:val="28"/>
          <w:szCs w:val="28"/>
          <w:rtl/>
          <w:rPrChange w:id="1959" w:author="Mohammad Mohammadi" w:date="2025-07-22T21:07:00Z">
            <w:rPr>
              <w:rFonts w:ascii="IRNazanin" w:hAnsi="IRNazanin" w:cs="IRNazanin"/>
              <w:sz w:val="28"/>
              <w:szCs w:val="28"/>
              <w:rtl/>
            </w:rPr>
          </w:rPrChange>
        </w:rPr>
        <w:t>نازو بسیار</w:t>
      </w:r>
      <w:r w:rsidR="00221AF3" w:rsidRPr="00457BB8">
        <w:rPr>
          <w:rFonts w:ascii="IRNazanin" w:hAnsi="IRNazanin" w:cs="IRNazanin"/>
          <w:sz w:val="28"/>
          <w:szCs w:val="28"/>
          <w:rtl/>
          <w:rPrChange w:id="1960" w:author="Mohammad Mohammadi" w:date="2025-07-22T21:07:00Z">
            <w:rPr>
              <w:rFonts w:ascii="IRNazanin" w:hAnsi="IRNazanin" w:cs="IRNazanin"/>
              <w:sz w:val="28"/>
              <w:szCs w:val="28"/>
              <w:rtl/>
            </w:rPr>
          </w:rPrChange>
        </w:rPr>
        <w:t xml:space="preserve"> مرا</w:t>
      </w:r>
      <w:r w:rsidR="00497BA4" w:rsidRPr="00457BB8">
        <w:rPr>
          <w:rFonts w:ascii="IRNazanin" w:hAnsi="IRNazanin" w:cs="IRNazanin"/>
          <w:sz w:val="28"/>
          <w:szCs w:val="28"/>
          <w:rtl/>
          <w:rPrChange w:id="1961" w:author="Mohammad Mohammadi" w:date="2025-07-22T21:07:00Z">
            <w:rPr>
              <w:rFonts w:ascii="IRNazanin" w:hAnsi="IRNazanin" w:cs="IRNazanin"/>
              <w:sz w:val="28"/>
              <w:szCs w:val="28"/>
              <w:rtl/>
            </w:rPr>
          </w:rPrChange>
        </w:rPr>
        <w:t xml:space="preserve"> </w:t>
      </w:r>
      <w:r w:rsidR="00221AF3" w:rsidRPr="00457BB8">
        <w:rPr>
          <w:rFonts w:ascii="IRNazanin" w:hAnsi="IRNazanin" w:cs="IRNazanin"/>
          <w:sz w:val="28"/>
          <w:szCs w:val="28"/>
          <w:rtl/>
          <w:rPrChange w:id="1962" w:author="Mohammad Mohammadi" w:date="2025-07-22T21:07:00Z">
            <w:rPr>
              <w:rFonts w:ascii="IRNazanin" w:hAnsi="IRNazanin" w:cs="IRNazanin"/>
              <w:sz w:val="28"/>
              <w:szCs w:val="28"/>
              <w:rtl/>
            </w:rPr>
          </w:rPrChange>
        </w:rPr>
        <w:t xml:space="preserve">خوش </w:t>
      </w:r>
      <w:r w:rsidR="00497BA4" w:rsidRPr="00457BB8">
        <w:rPr>
          <w:rFonts w:ascii="IRNazanin" w:hAnsi="IRNazanin" w:cs="IRNazanin"/>
          <w:sz w:val="28"/>
          <w:szCs w:val="28"/>
          <w:rtl/>
          <w:rPrChange w:id="1963" w:author="Mohammad Mohammadi" w:date="2025-07-22T21:07:00Z">
            <w:rPr>
              <w:rFonts w:ascii="IRNazanin" w:hAnsi="IRNazanin" w:cs="IRNazanin"/>
              <w:sz w:val="28"/>
              <w:szCs w:val="28"/>
              <w:rtl/>
            </w:rPr>
          </w:rPrChange>
        </w:rPr>
        <w:t xml:space="preserve">داشت </w:t>
      </w:r>
      <w:r w:rsidR="00221AF3" w:rsidRPr="00457BB8">
        <w:rPr>
          <w:rFonts w:ascii="IRNazanin" w:hAnsi="IRNazanin" w:cs="IRNazanin"/>
          <w:sz w:val="28"/>
          <w:szCs w:val="28"/>
          <w:rtl/>
          <w:rPrChange w:id="1964" w:author="Mohammad Mohammadi" w:date="2025-07-22T21:07:00Z">
            <w:rPr>
              <w:rFonts w:ascii="IRNazanin" w:hAnsi="IRNazanin" w:cs="IRNazanin"/>
              <w:sz w:val="28"/>
              <w:szCs w:val="28"/>
              <w:rtl/>
            </w:rPr>
          </w:rPrChange>
        </w:rPr>
        <w:t xml:space="preserve">برای همین به او </w:t>
      </w:r>
      <w:r w:rsidR="00497BA4" w:rsidRPr="00457BB8">
        <w:rPr>
          <w:rFonts w:ascii="IRNazanin" w:hAnsi="IRNazanin" w:cs="IRNazanin"/>
          <w:sz w:val="28"/>
          <w:szCs w:val="28"/>
          <w:rtl/>
          <w:rPrChange w:id="1965" w:author="Mohammad Mohammadi" w:date="2025-07-22T21:07:00Z">
            <w:rPr>
              <w:rFonts w:ascii="IRNazanin" w:hAnsi="IRNazanin" w:cs="IRNazanin"/>
              <w:sz w:val="28"/>
              <w:szCs w:val="28"/>
              <w:rtl/>
            </w:rPr>
          </w:rPrChange>
        </w:rPr>
        <w:t xml:space="preserve">گفت: «تومان </w:t>
      </w:r>
      <w:r w:rsidR="00221AF3" w:rsidRPr="00457BB8">
        <w:rPr>
          <w:rFonts w:ascii="IRNazanin" w:hAnsi="IRNazanin" w:cs="IRNazanin"/>
          <w:sz w:val="28"/>
          <w:szCs w:val="28"/>
          <w:rtl/>
          <w:rPrChange w:id="1966" w:author="Mohammad Mohammadi" w:date="2025-07-22T21:07:00Z">
            <w:rPr>
              <w:rFonts w:ascii="IRNazanin" w:hAnsi="IRNazanin" w:cs="IRNazanin"/>
              <w:sz w:val="28"/>
              <w:szCs w:val="28"/>
              <w:rtl/>
            </w:rPr>
          </w:rPrChange>
        </w:rPr>
        <w:t>بچیم</w:t>
      </w:r>
      <w:r w:rsidR="00497BA4" w:rsidRPr="00457BB8">
        <w:rPr>
          <w:rFonts w:ascii="IRNazanin" w:hAnsi="IRNazanin" w:cs="IRNazanin"/>
          <w:sz w:val="28"/>
          <w:szCs w:val="28"/>
          <w:rtl/>
          <w:rPrChange w:id="1967" w:author="Mohammad Mohammadi" w:date="2025-07-22T21:07:00Z">
            <w:rPr>
              <w:rFonts w:ascii="IRNazanin" w:hAnsi="IRNazanin" w:cs="IRNazanin"/>
              <w:sz w:val="28"/>
              <w:szCs w:val="28"/>
              <w:rtl/>
            </w:rPr>
          </w:rPrChange>
        </w:rPr>
        <w:t xml:space="preserve">، هر شب </w:t>
      </w:r>
      <w:r w:rsidR="00421CC2" w:rsidRPr="00457BB8">
        <w:rPr>
          <w:rFonts w:ascii="IRNazanin" w:hAnsi="IRNazanin" w:cs="IRNazanin"/>
          <w:sz w:val="28"/>
          <w:szCs w:val="28"/>
          <w:rtl/>
          <w:rPrChange w:id="1968" w:author="Mohammad Mohammadi" w:date="2025-07-22T21:07:00Z">
            <w:rPr>
              <w:rFonts w:ascii="IRNazanin" w:hAnsi="IRNazanin" w:cs="IRNazanin"/>
              <w:sz w:val="28"/>
              <w:szCs w:val="28"/>
              <w:rtl/>
            </w:rPr>
          </w:rPrChange>
        </w:rPr>
        <w:t>خو نم</w:t>
      </w:r>
      <w:r w:rsidR="00421CC2" w:rsidRPr="00457BB8">
        <w:rPr>
          <w:rFonts w:ascii="IRNazanin" w:hAnsi="IRNazanin" w:cs="IRNazanin" w:hint="cs"/>
          <w:sz w:val="28"/>
          <w:szCs w:val="28"/>
          <w:rtl/>
          <w:rPrChange w:id="1969" w:author="Mohammad Mohammadi" w:date="2025-07-22T21:07:00Z">
            <w:rPr>
              <w:rFonts w:ascii="IRNazanin" w:hAnsi="IRNazanin" w:cs="IRNazanin" w:hint="cs"/>
              <w:sz w:val="28"/>
              <w:szCs w:val="28"/>
              <w:rtl/>
            </w:rPr>
          </w:rPrChange>
        </w:rPr>
        <w:t>یشه</w:t>
      </w:r>
      <w:r w:rsidR="00421CC2" w:rsidRPr="00457BB8">
        <w:rPr>
          <w:rFonts w:ascii="IRNazanin" w:hAnsi="IRNazanin" w:cs="IRNazanin"/>
          <w:sz w:val="28"/>
          <w:szCs w:val="28"/>
          <w:rtl/>
          <w:rPrChange w:id="1970" w:author="Mohammad Mohammadi" w:date="2025-07-22T21:07:00Z">
            <w:rPr>
              <w:rFonts w:ascii="IRNazanin" w:hAnsi="IRNazanin" w:cs="IRNazanin"/>
              <w:sz w:val="28"/>
              <w:szCs w:val="28"/>
              <w:rtl/>
            </w:rPr>
          </w:rPrChange>
        </w:rPr>
        <w:t xml:space="preserve"> </w:t>
      </w:r>
      <w:r w:rsidR="00497BA4" w:rsidRPr="00457BB8">
        <w:rPr>
          <w:rFonts w:ascii="IRNazanin" w:hAnsi="IRNazanin" w:cs="IRNazanin"/>
          <w:sz w:val="28"/>
          <w:szCs w:val="28"/>
          <w:rtl/>
          <w:rPrChange w:id="1971" w:author="Mohammad Mohammadi" w:date="2025-07-22T21:07:00Z">
            <w:rPr>
              <w:rFonts w:ascii="IRNazanin" w:hAnsi="IRNazanin" w:cs="IRNazanin"/>
              <w:sz w:val="28"/>
              <w:szCs w:val="28"/>
              <w:rtl/>
            </w:rPr>
          </w:rPrChange>
        </w:rPr>
        <w:t>برو</w:t>
      </w:r>
      <w:r w:rsidR="00497BA4" w:rsidRPr="00457BB8">
        <w:rPr>
          <w:rFonts w:ascii="IRNazanin" w:hAnsi="IRNazanin" w:cs="IRNazanin" w:hint="cs"/>
          <w:sz w:val="28"/>
          <w:szCs w:val="28"/>
          <w:rtl/>
          <w:rPrChange w:id="1972" w:author="Mohammad Mohammadi" w:date="2025-07-22T21:07:00Z">
            <w:rPr>
              <w:rFonts w:ascii="IRNazanin" w:hAnsi="IRNazanin" w:cs="IRNazanin" w:hint="cs"/>
              <w:sz w:val="28"/>
              <w:szCs w:val="28"/>
              <w:rtl/>
            </w:rPr>
          </w:rPrChange>
        </w:rPr>
        <w:t>ی</w:t>
      </w:r>
      <w:r w:rsidR="00497BA4" w:rsidRPr="00457BB8">
        <w:rPr>
          <w:rFonts w:ascii="IRNazanin" w:hAnsi="IRNazanin" w:cs="IRNazanin"/>
          <w:sz w:val="28"/>
          <w:szCs w:val="28"/>
          <w:rtl/>
          <w:rPrChange w:id="1973" w:author="Mohammad Mohammadi" w:date="2025-07-22T21:07:00Z">
            <w:rPr>
              <w:rFonts w:ascii="IRNazanin" w:hAnsi="IRNazanin" w:cs="IRNazanin"/>
              <w:sz w:val="28"/>
              <w:szCs w:val="28"/>
              <w:rtl/>
            </w:rPr>
          </w:rPrChange>
        </w:rPr>
        <w:t xml:space="preserve">، </w:t>
      </w:r>
      <w:r w:rsidR="00B76079" w:rsidRPr="00457BB8">
        <w:rPr>
          <w:rFonts w:ascii="IRNazanin" w:hAnsi="IRNazanin" w:cs="IRNazanin"/>
          <w:sz w:val="28"/>
          <w:szCs w:val="28"/>
          <w:rtl/>
          <w:rPrChange w:id="1974" w:author="Mohammad Mohammadi" w:date="2025-07-22T21:07:00Z">
            <w:rPr>
              <w:rFonts w:ascii="IRNazanin" w:hAnsi="IRNazanin" w:cs="IRNazanin"/>
              <w:sz w:val="28"/>
              <w:szCs w:val="28"/>
              <w:rtl/>
            </w:rPr>
          </w:rPrChange>
        </w:rPr>
        <w:t xml:space="preserve">اینطوری </w:t>
      </w:r>
      <w:r w:rsidR="00497BA4" w:rsidRPr="00457BB8">
        <w:rPr>
          <w:rFonts w:ascii="IRNazanin" w:hAnsi="IRNazanin" w:cs="IRNazanin"/>
          <w:sz w:val="28"/>
          <w:szCs w:val="28"/>
          <w:rtl/>
          <w:rPrChange w:id="1975" w:author="Mohammad Mohammadi" w:date="2025-07-22T21:07:00Z">
            <w:rPr>
              <w:rFonts w:ascii="IRNazanin" w:hAnsi="IRNazanin" w:cs="IRNazanin"/>
              <w:sz w:val="28"/>
              <w:szCs w:val="28"/>
              <w:rtl/>
            </w:rPr>
          </w:rPrChange>
        </w:rPr>
        <w:t xml:space="preserve">مریم بیچاره را آزار می‌دهی. </w:t>
      </w:r>
      <w:r w:rsidR="00B76079" w:rsidRPr="00457BB8">
        <w:rPr>
          <w:rFonts w:ascii="IRNazanin" w:hAnsi="IRNazanin" w:cs="IRNazanin"/>
          <w:sz w:val="28"/>
          <w:szCs w:val="28"/>
          <w:rtl/>
          <w:rPrChange w:id="1976" w:author="Mohammad Mohammadi" w:date="2025-07-22T21:07:00Z">
            <w:rPr>
              <w:rFonts w:ascii="IRNazanin" w:hAnsi="IRNazanin" w:cs="IRNazanin"/>
              <w:sz w:val="28"/>
              <w:szCs w:val="28"/>
              <w:rtl/>
            </w:rPr>
          </w:rPrChange>
        </w:rPr>
        <w:t>خانمت بسیار مقبول است</w:t>
      </w:r>
      <w:r w:rsidR="00497BA4" w:rsidRPr="00457BB8">
        <w:rPr>
          <w:rFonts w:ascii="IRNazanin" w:hAnsi="IRNazanin" w:cs="IRNazanin"/>
          <w:sz w:val="28"/>
          <w:szCs w:val="28"/>
          <w:rtl/>
          <w:rPrChange w:id="1977" w:author="Mohammad Mohammadi" w:date="2025-07-22T21:07:00Z">
            <w:rPr>
              <w:rFonts w:ascii="IRNazanin" w:hAnsi="IRNazanin" w:cs="IRNazanin"/>
              <w:sz w:val="28"/>
              <w:szCs w:val="28"/>
              <w:rtl/>
            </w:rPr>
          </w:rPrChange>
        </w:rPr>
        <w:t xml:space="preserve">، </w:t>
      </w:r>
      <w:r w:rsidR="00B76079" w:rsidRPr="00457BB8">
        <w:rPr>
          <w:rFonts w:ascii="IRNazanin" w:hAnsi="IRNazanin" w:cs="IRNazanin"/>
          <w:sz w:val="28"/>
          <w:szCs w:val="28"/>
          <w:rtl/>
          <w:rPrChange w:id="1978" w:author="Mohammad Mohammadi" w:date="2025-07-22T21:07:00Z">
            <w:rPr>
              <w:rFonts w:ascii="IRNazanin" w:hAnsi="IRNazanin" w:cs="IRNazanin"/>
              <w:sz w:val="28"/>
              <w:szCs w:val="28"/>
              <w:rtl/>
            </w:rPr>
          </w:rPrChange>
        </w:rPr>
        <w:t xml:space="preserve">زن دیگر </w:t>
      </w:r>
      <w:r w:rsidR="00497BA4" w:rsidRPr="00457BB8">
        <w:rPr>
          <w:rFonts w:ascii="IRNazanin" w:hAnsi="IRNazanin" w:cs="IRNazanin"/>
          <w:sz w:val="28"/>
          <w:szCs w:val="28"/>
          <w:rtl/>
          <w:rPrChange w:id="1979" w:author="Mohammad Mohammadi" w:date="2025-07-22T21:07:00Z">
            <w:rPr>
              <w:rFonts w:ascii="IRNazanin" w:hAnsi="IRNazanin" w:cs="IRNazanin"/>
              <w:sz w:val="28"/>
              <w:szCs w:val="28"/>
              <w:rtl/>
            </w:rPr>
          </w:rPrChange>
        </w:rPr>
        <w:t>را برای چه می‌خواهی؟ نرو آنجا</w:t>
      </w:r>
      <w:r w:rsidR="00B76079" w:rsidRPr="00457BB8">
        <w:rPr>
          <w:rFonts w:ascii="IRNazanin" w:hAnsi="IRNazanin" w:cs="IRNazanin"/>
          <w:sz w:val="28"/>
          <w:szCs w:val="28"/>
          <w:rtl/>
          <w:lang w:bidi="fa-IR"/>
          <w:rPrChange w:id="1980" w:author="Mohammad Mohammadi" w:date="2025-07-22T21:07:00Z">
            <w:rPr>
              <w:rFonts w:ascii="IRNazanin" w:hAnsi="IRNazanin" w:cs="IRNazanin"/>
              <w:sz w:val="28"/>
              <w:szCs w:val="28"/>
              <w:rtl/>
              <w:lang w:bidi="fa-IR"/>
            </w:rPr>
          </w:rPrChange>
        </w:rPr>
        <w:t>».</w:t>
      </w:r>
    </w:p>
    <w:p w14:paraId="6C1CBFF1" w14:textId="06963744" w:rsidR="00497BA4" w:rsidRPr="00457BB8" w:rsidRDefault="00497BA4" w:rsidP="00497BA4">
      <w:pPr>
        <w:bidi/>
        <w:jc w:val="both"/>
        <w:rPr>
          <w:rFonts w:ascii="IRNazanin" w:hAnsi="IRNazanin" w:cs="IRNazanin"/>
          <w:sz w:val="28"/>
          <w:szCs w:val="28"/>
          <w:lang w:bidi="fa-IR"/>
          <w:rPrChange w:id="1981"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1982" w:author="Mohammad Mohammadi" w:date="2025-07-22T21:07:00Z">
            <w:rPr>
              <w:rFonts w:ascii="IRNazanin" w:hAnsi="IRNazanin" w:cs="IRNazanin"/>
              <w:sz w:val="28"/>
              <w:szCs w:val="28"/>
              <w:rtl/>
            </w:rPr>
          </w:rPrChange>
        </w:rPr>
        <w:t xml:space="preserve">اما </w:t>
      </w:r>
      <w:r w:rsidR="00F1367F" w:rsidRPr="00457BB8">
        <w:rPr>
          <w:rFonts w:ascii="IRNazanin" w:hAnsi="IRNazanin" w:cs="IRNazanin"/>
          <w:sz w:val="28"/>
          <w:szCs w:val="28"/>
          <w:rtl/>
          <w:rPrChange w:id="1983" w:author="Mohammad Mohammadi" w:date="2025-07-22T21:07:00Z">
            <w:rPr>
              <w:rFonts w:ascii="IRNazanin" w:hAnsi="IRNazanin" w:cs="IRNazanin"/>
              <w:sz w:val="28"/>
              <w:szCs w:val="28"/>
              <w:rtl/>
            </w:rPr>
          </w:rPrChange>
        </w:rPr>
        <w:t>تومان</w:t>
      </w:r>
      <w:r w:rsidRPr="00457BB8">
        <w:rPr>
          <w:rFonts w:ascii="IRNazanin" w:hAnsi="IRNazanin" w:cs="IRNazanin"/>
          <w:sz w:val="28"/>
          <w:szCs w:val="28"/>
          <w:rtl/>
          <w:rPrChange w:id="1984" w:author="Mohammad Mohammadi" w:date="2025-07-22T21:07:00Z">
            <w:rPr>
              <w:rFonts w:ascii="IRNazanin" w:hAnsi="IRNazanin" w:cs="IRNazanin"/>
              <w:sz w:val="28"/>
              <w:szCs w:val="28"/>
              <w:rtl/>
            </w:rPr>
          </w:rPrChange>
        </w:rPr>
        <w:t xml:space="preserve"> گفت: «چرا نباید بروم؟ مریم در خانه است، بیا و کنار او بنشین</w:t>
      </w:r>
      <w:r w:rsidR="00133B69" w:rsidRPr="00457BB8">
        <w:rPr>
          <w:rFonts w:ascii="IRNazanin" w:hAnsi="IRNazanin" w:cs="IRNazanin"/>
          <w:sz w:val="28"/>
          <w:szCs w:val="28"/>
          <w:rtl/>
          <w:lang w:bidi="fa-IR"/>
          <w:rPrChange w:id="1985" w:author="Mohammad Mohammadi" w:date="2025-07-22T21:07:00Z">
            <w:rPr>
              <w:rFonts w:ascii="IRNazanin" w:hAnsi="IRNazanin" w:cs="IRNazanin"/>
              <w:sz w:val="28"/>
              <w:szCs w:val="28"/>
              <w:rtl/>
              <w:lang w:bidi="fa-IR"/>
            </w:rPr>
          </w:rPrChange>
        </w:rPr>
        <w:t>».</w:t>
      </w:r>
    </w:p>
    <w:p w14:paraId="42242E77" w14:textId="048E3793" w:rsidR="00AC201B" w:rsidRPr="00457BB8" w:rsidRDefault="00497BA4" w:rsidP="00AC201B">
      <w:pPr>
        <w:bidi/>
        <w:jc w:val="both"/>
        <w:rPr>
          <w:rFonts w:ascii="IRNazanin" w:hAnsi="IRNazanin" w:cs="IRNazanin"/>
          <w:sz w:val="28"/>
          <w:szCs w:val="28"/>
          <w:rtl/>
          <w:lang w:bidi="fa-IR"/>
          <w:rPrChange w:id="1986"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1987" w:author="Mohammad Mohammadi" w:date="2025-07-22T21:07:00Z">
            <w:rPr>
              <w:rFonts w:ascii="IRNazanin" w:hAnsi="IRNazanin" w:cs="IRNazanin"/>
              <w:sz w:val="28"/>
              <w:szCs w:val="28"/>
              <w:rtl/>
            </w:rPr>
          </w:rPrChange>
        </w:rPr>
        <w:t>مادرش جواب داد: «</w:t>
      </w:r>
      <w:r w:rsidR="00631AAD" w:rsidRPr="00457BB8">
        <w:rPr>
          <w:rFonts w:ascii="IRNazanin" w:hAnsi="IRNazanin" w:cs="IRNazanin"/>
          <w:sz w:val="28"/>
          <w:szCs w:val="28"/>
          <w:rtl/>
          <w:rPrChange w:id="1988" w:author="Mohammad Mohammadi" w:date="2025-07-22T21:07:00Z">
            <w:rPr>
              <w:rFonts w:ascii="IRNazanin" w:hAnsi="IRNazanin" w:cs="IRNazanin"/>
              <w:sz w:val="28"/>
              <w:szCs w:val="28"/>
              <w:rtl/>
            </w:rPr>
          </w:rPrChange>
        </w:rPr>
        <w:t>خانم جدیدت را نیاورده،</w:t>
      </w:r>
      <w:r w:rsidRPr="00457BB8">
        <w:rPr>
          <w:rFonts w:ascii="IRNazanin" w:hAnsi="IRNazanin" w:cs="IRNazanin"/>
          <w:sz w:val="28"/>
          <w:szCs w:val="28"/>
          <w:rtl/>
          <w:rPrChange w:id="1989" w:author="Mohammad Mohammadi" w:date="2025-07-22T21:07:00Z">
            <w:rPr>
              <w:rFonts w:ascii="IRNazanin" w:hAnsi="IRNazanin" w:cs="IRNazanin"/>
              <w:sz w:val="28"/>
              <w:szCs w:val="28"/>
              <w:rtl/>
            </w:rPr>
          </w:rPrChange>
        </w:rPr>
        <w:t xml:space="preserve"> چطور می‌توانی اینطور </w:t>
      </w:r>
      <w:r w:rsidR="00631AAD" w:rsidRPr="00457BB8">
        <w:rPr>
          <w:rFonts w:ascii="IRNazanin" w:hAnsi="IRNazanin" w:cs="IRNazanin"/>
          <w:sz w:val="28"/>
          <w:szCs w:val="28"/>
          <w:rtl/>
          <w:rPrChange w:id="1990" w:author="Mohammad Mohammadi" w:date="2025-07-22T21:07:00Z">
            <w:rPr>
              <w:rFonts w:ascii="IRNazanin" w:hAnsi="IRNazanin" w:cs="IRNazanin"/>
              <w:sz w:val="28"/>
              <w:szCs w:val="28"/>
              <w:rtl/>
            </w:rPr>
          </w:rPrChange>
        </w:rPr>
        <w:t>گپ بزنی،</w:t>
      </w:r>
      <w:r w:rsidRPr="00457BB8">
        <w:rPr>
          <w:rFonts w:ascii="IRNazanin" w:hAnsi="IRNazanin" w:cs="IRNazanin"/>
          <w:sz w:val="28"/>
          <w:szCs w:val="28"/>
          <w:rtl/>
          <w:rPrChange w:id="1991" w:author="Mohammad Mohammadi" w:date="2025-07-22T21:07:00Z">
            <w:rPr>
              <w:rFonts w:ascii="IRNazanin" w:hAnsi="IRNazanin" w:cs="IRNazanin"/>
              <w:sz w:val="28"/>
              <w:szCs w:val="28"/>
              <w:rtl/>
            </w:rPr>
          </w:rPrChange>
        </w:rPr>
        <w:t xml:space="preserve"> </w:t>
      </w:r>
      <w:r w:rsidR="00631AAD" w:rsidRPr="00457BB8">
        <w:rPr>
          <w:rFonts w:ascii="IRNazanin" w:hAnsi="IRNazanin" w:cs="IRNazanin"/>
          <w:sz w:val="28"/>
          <w:szCs w:val="28"/>
          <w:rtl/>
          <w:rPrChange w:id="1992" w:author="Mohammad Mohammadi" w:date="2025-07-22T21:07:00Z">
            <w:rPr>
              <w:rFonts w:ascii="IRNazanin" w:hAnsi="IRNazanin" w:cs="IRNazanin"/>
              <w:sz w:val="28"/>
              <w:szCs w:val="28"/>
              <w:rtl/>
            </w:rPr>
          </w:rPrChange>
        </w:rPr>
        <w:t xml:space="preserve">همراهت در یک خانه نمی‌مانم. </w:t>
      </w:r>
      <w:r w:rsidRPr="00457BB8">
        <w:rPr>
          <w:rFonts w:ascii="IRNazanin" w:hAnsi="IRNazanin" w:cs="IRNazanin"/>
          <w:sz w:val="28"/>
          <w:szCs w:val="28"/>
          <w:rtl/>
          <w:rPrChange w:id="1993" w:author="Mohammad Mohammadi" w:date="2025-07-22T21:07:00Z">
            <w:rPr>
              <w:rFonts w:ascii="IRNazanin" w:hAnsi="IRNazanin" w:cs="IRNazanin"/>
              <w:sz w:val="28"/>
              <w:szCs w:val="28"/>
              <w:rtl/>
            </w:rPr>
          </w:rPrChange>
        </w:rPr>
        <w:t>چرا اینقدر با مریم بدرفتاری می‌کنی؟ چطور جرأت می‌کنی درباره زنی که برای</w:t>
      </w:r>
      <w:r w:rsidR="00AC201B" w:rsidRPr="00457BB8">
        <w:rPr>
          <w:rFonts w:ascii="IRNazanin" w:hAnsi="IRNazanin" w:cs="IRNazanin"/>
          <w:sz w:val="28"/>
          <w:szCs w:val="28"/>
          <w:rtl/>
          <w:rPrChange w:id="1994" w:author="Mohammad Mohammadi" w:date="2025-07-22T21:07:00Z">
            <w:rPr>
              <w:rFonts w:ascii="IRNazanin" w:hAnsi="IRNazanin" w:cs="IRNazanin"/>
              <w:sz w:val="28"/>
              <w:szCs w:val="28"/>
              <w:rtl/>
            </w:rPr>
          </w:rPrChange>
        </w:rPr>
        <w:t>م</w:t>
      </w:r>
      <w:r w:rsidRPr="00457BB8">
        <w:rPr>
          <w:rFonts w:ascii="IRNazanin" w:hAnsi="IRNazanin" w:cs="IRNazanin"/>
          <w:sz w:val="28"/>
          <w:szCs w:val="28"/>
          <w:rtl/>
          <w:rPrChange w:id="1995" w:author="Mohammad Mohammadi" w:date="2025-07-22T21:07:00Z">
            <w:rPr>
              <w:rFonts w:ascii="IRNazanin" w:hAnsi="IRNazanin" w:cs="IRNazanin"/>
              <w:sz w:val="28"/>
              <w:szCs w:val="28"/>
              <w:rtl/>
            </w:rPr>
          </w:rPrChange>
        </w:rPr>
        <w:t xml:space="preserve"> عزیز است </w:t>
      </w:r>
      <w:r w:rsidR="00AC201B" w:rsidRPr="00457BB8">
        <w:rPr>
          <w:rFonts w:ascii="IRNazanin" w:hAnsi="IRNazanin" w:cs="IRNazanin"/>
          <w:sz w:val="28"/>
          <w:szCs w:val="28"/>
          <w:rtl/>
          <w:rPrChange w:id="1996" w:author="Mohammad Mohammadi" w:date="2025-07-22T21:07:00Z">
            <w:rPr>
              <w:rFonts w:ascii="IRNazanin" w:hAnsi="IRNazanin" w:cs="IRNazanin"/>
              <w:sz w:val="28"/>
              <w:szCs w:val="28"/>
              <w:rtl/>
            </w:rPr>
          </w:rPrChange>
        </w:rPr>
        <w:t>اینطور گپ</w:t>
      </w:r>
      <w:r w:rsidRPr="00457BB8">
        <w:rPr>
          <w:rFonts w:ascii="IRNazanin" w:hAnsi="IRNazanin" w:cs="IRNazanin"/>
          <w:sz w:val="28"/>
          <w:szCs w:val="28"/>
          <w:rtl/>
          <w:rPrChange w:id="1997" w:author="Mohammad Mohammadi" w:date="2025-07-22T21:07:00Z">
            <w:rPr>
              <w:rFonts w:ascii="IRNazanin" w:hAnsi="IRNazanin" w:cs="IRNazanin"/>
              <w:sz w:val="28"/>
              <w:szCs w:val="28"/>
              <w:rtl/>
            </w:rPr>
          </w:rPrChange>
        </w:rPr>
        <w:t xml:space="preserve"> بزنی؟ چرا هر شب آنجا می‌روی؟ مگر </w:t>
      </w:r>
      <w:r w:rsidR="00AC201B" w:rsidRPr="00457BB8">
        <w:rPr>
          <w:rFonts w:ascii="IRNazanin" w:hAnsi="IRNazanin" w:cs="IRNazanin"/>
          <w:sz w:val="28"/>
          <w:szCs w:val="28"/>
          <w:rtl/>
          <w:rPrChange w:id="1998" w:author="Mohammad Mohammadi" w:date="2025-07-22T21:07:00Z">
            <w:rPr>
              <w:rFonts w:ascii="IRNazanin" w:hAnsi="IRNazanin" w:cs="IRNazanin"/>
              <w:sz w:val="28"/>
              <w:szCs w:val="28"/>
              <w:rtl/>
            </w:rPr>
          </w:rPrChange>
        </w:rPr>
        <w:t>خانم</w:t>
      </w:r>
      <w:r w:rsidR="0005344C" w:rsidRPr="00457BB8">
        <w:rPr>
          <w:rFonts w:ascii="IRNazanin" w:hAnsi="IRNazanin" w:cs="IRNazanin" w:hint="cs"/>
          <w:sz w:val="28"/>
          <w:szCs w:val="28"/>
          <w:rtl/>
          <w:rPrChange w:id="1999" w:author="Mohammad Mohammadi" w:date="2025-07-22T21:07:00Z">
            <w:rPr>
              <w:rFonts w:ascii="IRNazanin" w:hAnsi="IRNazanin" w:cs="IRNazanin" w:hint="cs"/>
              <w:sz w:val="28"/>
              <w:szCs w:val="28"/>
              <w:rtl/>
            </w:rPr>
          </w:rPrChange>
        </w:rPr>
        <w:t>ت</w:t>
      </w:r>
      <w:r w:rsidRPr="00457BB8">
        <w:rPr>
          <w:rFonts w:ascii="IRNazanin" w:hAnsi="IRNazanin" w:cs="IRNazanin"/>
          <w:sz w:val="28"/>
          <w:szCs w:val="28"/>
          <w:rtl/>
          <w:rPrChange w:id="2000" w:author="Mohammad Mohammadi" w:date="2025-07-22T21:07:00Z">
            <w:rPr>
              <w:rFonts w:ascii="IRNazanin" w:hAnsi="IRNazanin" w:cs="IRNazanin"/>
              <w:sz w:val="28"/>
              <w:szCs w:val="28"/>
              <w:rtl/>
            </w:rPr>
          </w:rPrChange>
        </w:rPr>
        <w:t xml:space="preserve"> خوب </w:t>
      </w:r>
      <w:r w:rsidR="0005344C" w:rsidRPr="00457BB8">
        <w:rPr>
          <w:rFonts w:ascii="IRNazanin" w:hAnsi="IRNazanin" w:cs="IRNazanin" w:hint="cs"/>
          <w:sz w:val="28"/>
          <w:szCs w:val="28"/>
          <w:rtl/>
          <w:rPrChange w:id="2001" w:author="Mohammad Mohammadi" w:date="2025-07-22T21:07:00Z">
            <w:rPr>
              <w:rFonts w:ascii="IRNazanin" w:hAnsi="IRNazanin" w:cs="IRNazanin" w:hint="cs"/>
              <w:sz w:val="28"/>
              <w:szCs w:val="28"/>
              <w:rtl/>
            </w:rPr>
          </w:rPrChange>
        </w:rPr>
        <w:t>نیست</w:t>
      </w:r>
      <w:r w:rsidRPr="00457BB8">
        <w:rPr>
          <w:rFonts w:ascii="IRNazanin" w:hAnsi="IRNazanin" w:cs="IRNazanin"/>
          <w:sz w:val="28"/>
          <w:szCs w:val="28"/>
          <w:rtl/>
          <w:rPrChange w:id="2002" w:author="Mohammad Mohammadi" w:date="2025-07-22T21:07:00Z">
            <w:rPr>
              <w:rFonts w:ascii="IRNazanin" w:hAnsi="IRNazanin" w:cs="IRNazanin"/>
              <w:sz w:val="28"/>
              <w:szCs w:val="28"/>
              <w:rtl/>
            </w:rPr>
          </w:rPrChange>
        </w:rPr>
        <w:t xml:space="preserve">؟ </w:t>
      </w:r>
      <w:r w:rsidR="00D6590D" w:rsidRPr="00457BB8">
        <w:rPr>
          <w:rFonts w:ascii="IRNazanin" w:hAnsi="IRNazanin" w:cs="IRNazanin"/>
          <w:sz w:val="28"/>
          <w:szCs w:val="28"/>
          <w:rtl/>
          <w:rPrChange w:id="2003" w:author="Mohammad Mohammadi" w:date="2025-07-22T21:07:00Z">
            <w:rPr>
              <w:rFonts w:ascii="IRNazanin" w:hAnsi="IRNazanin" w:cs="IRNazanin"/>
              <w:sz w:val="28"/>
              <w:szCs w:val="28"/>
              <w:rtl/>
            </w:rPr>
          </w:rPrChange>
        </w:rPr>
        <w:t>پیشش بمان</w:t>
      </w:r>
      <w:r w:rsidRPr="00457BB8">
        <w:rPr>
          <w:rFonts w:ascii="IRNazanin" w:hAnsi="IRNazanin" w:cs="IRNazanin"/>
          <w:sz w:val="28"/>
          <w:szCs w:val="28"/>
          <w:rtl/>
          <w:rPrChange w:id="2004" w:author="Mohammad Mohammadi" w:date="2025-07-22T21:07:00Z">
            <w:rPr>
              <w:rFonts w:ascii="IRNazanin" w:hAnsi="IRNazanin" w:cs="IRNazanin"/>
              <w:sz w:val="28"/>
              <w:szCs w:val="28"/>
              <w:rtl/>
            </w:rPr>
          </w:rPrChange>
        </w:rPr>
        <w:t xml:space="preserve">، پیش آن </w:t>
      </w:r>
      <w:r w:rsidR="00FB02CE" w:rsidRPr="00457BB8">
        <w:rPr>
          <w:rFonts w:ascii="IRNazanin" w:hAnsi="IRNazanin" w:cs="IRNazanin" w:hint="cs"/>
          <w:sz w:val="28"/>
          <w:szCs w:val="28"/>
          <w:rtl/>
          <w:rPrChange w:id="2005" w:author="Mohammad Mohammadi" w:date="2025-07-22T21:07:00Z">
            <w:rPr>
              <w:rFonts w:ascii="IRNazanin" w:hAnsi="IRNazanin" w:cs="IRNazanin" w:hint="cs"/>
              <w:sz w:val="28"/>
              <w:szCs w:val="28"/>
              <w:rtl/>
            </w:rPr>
          </w:rPrChange>
        </w:rPr>
        <w:t>زن</w:t>
      </w:r>
      <w:r w:rsidRPr="00457BB8">
        <w:rPr>
          <w:rFonts w:ascii="IRNazanin" w:hAnsi="IRNazanin" w:cs="IRNazanin"/>
          <w:sz w:val="28"/>
          <w:szCs w:val="28"/>
          <w:rtl/>
          <w:rPrChange w:id="2006" w:author="Mohammad Mohammadi" w:date="2025-07-22T21:07:00Z">
            <w:rPr>
              <w:rFonts w:ascii="IRNazanin" w:hAnsi="IRNazanin" w:cs="IRNazanin"/>
              <w:sz w:val="28"/>
              <w:szCs w:val="28"/>
              <w:rtl/>
            </w:rPr>
          </w:rPrChange>
        </w:rPr>
        <w:t xml:space="preserve"> نرو</w:t>
      </w:r>
      <w:r w:rsidR="00AC201B" w:rsidRPr="00457BB8">
        <w:rPr>
          <w:rFonts w:ascii="IRNazanin" w:hAnsi="IRNazanin" w:cs="IRNazanin"/>
          <w:sz w:val="28"/>
          <w:szCs w:val="28"/>
          <w:rtl/>
          <w:lang w:bidi="fa-IR"/>
          <w:rPrChange w:id="2007" w:author="Mohammad Mohammadi" w:date="2025-07-22T21:07:00Z">
            <w:rPr>
              <w:rFonts w:ascii="IRNazanin" w:hAnsi="IRNazanin" w:cs="IRNazanin"/>
              <w:sz w:val="28"/>
              <w:szCs w:val="28"/>
              <w:rtl/>
              <w:lang w:bidi="fa-IR"/>
            </w:rPr>
          </w:rPrChange>
        </w:rPr>
        <w:t>!»</w:t>
      </w:r>
      <w:r w:rsidR="00D6590D" w:rsidRPr="00457BB8">
        <w:rPr>
          <w:rFonts w:ascii="IRNazanin" w:hAnsi="IRNazanin" w:cs="IRNazanin"/>
          <w:sz w:val="28"/>
          <w:szCs w:val="28"/>
          <w:rtl/>
          <w:lang w:bidi="fa-IR"/>
          <w:rPrChange w:id="2008" w:author="Mohammad Mohammadi" w:date="2025-07-22T21:07:00Z">
            <w:rPr>
              <w:rFonts w:ascii="IRNazanin" w:hAnsi="IRNazanin" w:cs="IRNazanin"/>
              <w:sz w:val="28"/>
              <w:szCs w:val="28"/>
              <w:rtl/>
              <w:lang w:bidi="fa-IR"/>
            </w:rPr>
          </w:rPrChange>
        </w:rPr>
        <w:t>.</w:t>
      </w:r>
    </w:p>
    <w:p w14:paraId="3FE5AD60" w14:textId="77777777" w:rsidR="002863F0" w:rsidRPr="00457BB8" w:rsidRDefault="00497BA4" w:rsidP="002863F0">
      <w:pPr>
        <w:bidi/>
        <w:jc w:val="both"/>
        <w:rPr>
          <w:rFonts w:ascii="IRNazanin" w:hAnsi="IRNazanin" w:cs="IRNazanin"/>
          <w:sz w:val="28"/>
          <w:szCs w:val="28"/>
          <w:rtl/>
          <w:lang w:bidi="fa-IR"/>
          <w:rPrChange w:id="2009"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010" w:author="Mohammad Mohammadi" w:date="2025-07-22T21:07:00Z">
            <w:rPr>
              <w:rFonts w:ascii="IRNazanin" w:hAnsi="IRNazanin" w:cs="IRNazanin"/>
              <w:sz w:val="28"/>
              <w:szCs w:val="28"/>
              <w:rtl/>
            </w:rPr>
          </w:rPrChange>
        </w:rPr>
        <w:t>حتی یک کلمه هم</w:t>
      </w:r>
      <w:r w:rsidR="00767E64" w:rsidRPr="00457BB8">
        <w:rPr>
          <w:rFonts w:ascii="IRNazanin" w:hAnsi="IRNazanin" w:cs="IRNazanin"/>
          <w:sz w:val="28"/>
          <w:szCs w:val="28"/>
          <w:rtl/>
          <w:rPrChange w:id="2011" w:author="Mohammad Mohammadi" w:date="2025-07-22T21:07:00Z">
            <w:rPr>
              <w:rFonts w:ascii="IRNazanin" w:hAnsi="IRNazanin" w:cs="IRNazanin"/>
              <w:sz w:val="28"/>
              <w:szCs w:val="28"/>
              <w:rtl/>
            </w:rPr>
          </w:rPrChange>
        </w:rPr>
        <w:t xml:space="preserve"> چیزی نگفتم</w:t>
      </w:r>
      <w:r w:rsidRPr="00457BB8">
        <w:rPr>
          <w:rFonts w:ascii="IRNazanin" w:hAnsi="IRNazanin" w:cs="IRNazanin"/>
          <w:sz w:val="28"/>
          <w:szCs w:val="28"/>
          <w:rtl/>
          <w:rPrChange w:id="2012" w:author="Mohammad Mohammadi" w:date="2025-07-22T21:07:00Z">
            <w:rPr>
              <w:rFonts w:ascii="IRNazanin" w:hAnsi="IRNazanin" w:cs="IRNazanin"/>
              <w:sz w:val="28"/>
              <w:szCs w:val="28"/>
              <w:rtl/>
            </w:rPr>
          </w:rPrChange>
        </w:rPr>
        <w:t>؛ با خودم فکر کردم: «بگذار برود، مهم نیست</w:t>
      </w:r>
      <w:r w:rsidR="002863F0" w:rsidRPr="00457BB8">
        <w:rPr>
          <w:rFonts w:ascii="IRNazanin" w:hAnsi="IRNazanin" w:cs="IRNazanin"/>
          <w:sz w:val="28"/>
          <w:szCs w:val="28"/>
          <w:rtl/>
          <w:lang w:bidi="fa-IR"/>
          <w:rPrChange w:id="2013" w:author="Mohammad Mohammadi" w:date="2025-07-22T21:07:00Z">
            <w:rPr>
              <w:rFonts w:ascii="IRNazanin" w:hAnsi="IRNazanin" w:cs="IRNazanin"/>
              <w:sz w:val="28"/>
              <w:szCs w:val="28"/>
              <w:rtl/>
              <w:lang w:bidi="fa-IR"/>
            </w:rPr>
          </w:rPrChange>
        </w:rPr>
        <w:t xml:space="preserve">». </w:t>
      </w:r>
    </w:p>
    <w:p w14:paraId="57E5FFBA" w14:textId="04A73384" w:rsidR="00497BA4" w:rsidRPr="00457BB8" w:rsidRDefault="00CA4CEC" w:rsidP="002863F0">
      <w:pPr>
        <w:bidi/>
        <w:jc w:val="both"/>
        <w:rPr>
          <w:rFonts w:ascii="IRNazanin" w:hAnsi="IRNazanin" w:cs="IRNazanin"/>
          <w:sz w:val="28"/>
          <w:szCs w:val="28"/>
          <w:rtl/>
          <w:rPrChange w:id="2014" w:author="Mohammad Mohammadi" w:date="2025-07-22T21:07:00Z">
            <w:rPr>
              <w:rFonts w:ascii="IRNazanin" w:hAnsi="IRNazanin" w:cs="IRNazanin"/>
              <w:sz w:val="28"/>
              <w:szCs w:val="28"/>
              <w:rtl/>
            </w:rPr>
          </w:rPrChange>
        </w:rPr>
      </w:pPr>
      <w:r w:rsidRPr="00457BB8">
        <w:rPr>
          <w:rFonts w:ascii="IRNazanin" w:hAnsi="IRNazanin" w:cs="IRNazanin"/>
          <w:sz w:val="28"/>
          <w:szCs w:val="28"/>
          <w:rtl/>
          <w:rPrChange w:id="2015" w:author="Mohammad Mohammadi" w:date="2025-07-22T21:07:00Z">
            <w:rPr>
              <w:rFonts w:ascii="IRNazanin" w:hAnsi="IRNazanin" w:cs="IRNazanin"/>
              <w:sz w:val="28"/>
              <w:szCs w:val="28"/>
              <w:rtl/>
            </w:rPr>
          </w:rPrChange>
        </w:rPr>
        <w:t>نازو</w:t>
      </w:r>
      <w:r w:rsidR="00497BA4" w:rsidRPr="00457BB8">
        <w:rPr>
          <w:rFonts w:ascii="IRNazanin" w:hAnsi="IRNazanin" w:cs="IRNazanin"/>
          <w:sz w:val="28"/>
          <w:szCs w:val="28"/>
          <w:rtl/>
          <w:rPrChange w:id="2016" w:author="Mohammad Mohammadi" w:date="2025-07-22T21:07:00Z">
            <w:rPr>
              <w:rFonts w:ascii="IRNazanin" w:hAnsi="IRNazanin" w:cs="IRNazanin"/>
              <w:sz w:val="28"/>
              <w:szCs w:val="28"/>
              <w:rtl/>
            </w:rPr>
          </w:rPrChange>
        </w:rPr>
        <w:t xml:space="preserve"> گفت: «چرا برود، برای</w:t>
      </w:r>
      <w:r w:rsidRPr="00457BB8">
        <w:rPr>
          <w:rFonts w:ascii="IRNazanin" w:hAnsi="IRNazanin" w:cs="IRNazanin"/>
          <w:sz w:val="28"/>
          <w:szCs w:val="28"/>
          <w:rtl/>
          <w:rPrChange w:id="2017" w:author="Mohammad Mohammadi" w:date="2025-07-22T21:07:00Z">
            <w:rPr>
              <w:rFonts w:ascii="IRNazanin" w:hAnsi="IRNazanin" w:cs="IRNazanin"/>
              <w:sz w:val="28"/>
              <w:szCs w:val="28"/>
              <w:rtl/>
            </w:rPr>
          </w:rPrChange>
        </w:rPr>
        <w:t>ت</w:t>
      </w:r>
      <w:r w:rsidR="00497BA4" w:rsidRPr="00457BB8">
        <w:rPr>
          <w:rFonts w:ascii="IRNazanin" w:hAnsi="IRNazanin" w:cs="IRNazanin"/>
          <w:sz w:val="28"/>
          <w:szCs w:val="28"/>
          <w:rtl/>
          <w:rPrChange w:id="2018"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019" w:author="Mohammad Mohammadi" w:date="2025-07-22T21:07:00Z">
            <w:rPr>
              <w:rFonts w:ascii="IRNazanin" w:hAnsi="IRNazanin" w:cs="IRNazanin"/>
              <w:sz w:val="28"/>
              <w:szCs w:val="28"/>
              <w:rtl/>
            </w:rPr>
          </w:rPrChange>
        </w:rPr>
        <w:t>هم‌باغ</w:t>
      </w:r>
      <w:r w:rsidR="00497BA4" w:rsidRPr="00457BB8">
        <w:rPr>
          <w:rFonts w:ascii="IRNazanin" w:hAnsi="IRNazanin" w:cs="IRNazanin"/>
          <w:sz w:val="28"/>
          <w:szCs w:val="28"/>
          <w:rtl/>
          <w:rPrChange w:id="2020" w:author="Mohammad Mohammadi" w:date="2025-07-22T21:07:00Z">
            <w:rPr>
              <w:rFonts w:ascii="IRNazanin" w:hAnsi="IRNazanin" w:cs="IRNazanin"/>
              <w:sz w:val="28"/>
              <w:szCs w:val="28"/>
              <w:rtl/>
            </w:rPr>
          </w:rPrChange>
        </w:rPr>
        <w:t xml:space="preserve"> می‌آورد، برایت خیلی سخت خواهد بود»</w:t>
      </w:r>
      <w:r w:rsidRPr="00457BB8">
        <w:rPr>
          <w:rFonts w:ascii="IRNazanin" w:hAnsi="IRNazanin" w:cs="IRNazanin"/>
          <w:sz w:val="28"/>
          <w:szCs w:val="28"/>
          <w:rtl/>
          <w:rPrChange w:id="2021" w:author="Mohammad Mohammadi" w:date="2025-07-22T21:07:00Z">
            <w:rPr>
              <w:rFonts w:ascii="IRNazanin" w:hAnsi="IRNazanin" w:cs="IRNazanin"/>
              <w:sz w:val="28"/>
              <w:szCs w:val="28"/>
              <w:rtl/>
            </w:rPr>
          </w:rPrChange>
        </w:rPr>
        <w:t>.</w:t>
      </w:r>
      <w:r w:rsidR="00497BA4" w:rsidRPr="00457BB8">
        <w:rPr>
          <w:rFonts w:ascii="IRNazanin" w:hAnsi="IRNazanin" w:cs="IRNazanin"/>
          <w:sz w:val="28"/>
          <w:szCs w:val="28"/>
          <w:rtl/>
          <w:rPrChange w:id="2022" w:author="Mohammad Mohammadi" w:date="2025-07-22T21:07:00Z">
            <w:rPr>
              <w:rFonts w:ascii="IRNazanin" w:hAnsi="IRNazanin" w:cs="IRNazanin"/>
              <w:sz w:val="28"/>
              <w:szCs w:val="28"/>
              <w:rtl/>
            </w:rPr>
          </w:rPrChange>
        </w:rPr>
        <w:t xml:space="preserve"> </w:t>
      </w:r>
      <w:r w:rsidR="009136D6" w:rsidRPr="00457BB8">
        <w:rPr>
          <w:rFonts w:ascii="IRNazanin" w:hAnsi="IRNazanin" w:cs="IRNazanin" w:hint="cs"/>
          <w:sz w:val="28"/>
          <w:szCs w:val="28"/>
          <w:rtl/>
          <w:rPrChange w:id="2023" w:author="Mohammad Mohammadi" w:date="2025-07-22T21:07:00Z">
            <w:rPr>
              <w:rFonts w:ascii="IRNazanin" w:hAnsi="IRNazanin" w:cs="IRNazanin" w:hint="cs"/>
              <w:sz w:val="28"/>
              <w:szCs w:val="28"/>
              <w:rtl/>
            </w:rPr>
          </w:rPrChange>
        </w:rPr>
        <w:t>بعد</w:t>
      </w:r>
      <w:r w:rsidR="00497BA4" w:rsidRPr="00457BB8">
        <w:rPr>
          <w:rFonts w:ascii="IRNazanin" w:hAnsi="IRNazanin" w:cs="IRNazanin"/>
          <w:sz w:val="28"/>
          <w:szCs w:val="28"/>
          <w:rtl/>
          <w:rPrChange w:id="2024" w:author="Mohammad Mohammadi" w:date="2025-07-22T21:07:00Z">
            <w:rPr>
              <w:rFonts w:ascii="IRNazanin" w:hAnsi="IRNazanin" w:cs="IRNazanin"/>
              <w:sz w:val="28"/>
              <w:szCs w:val="28"/>
              <w:rtl/>
            </w:rPr>
          </w:rPrChange>
        </w:rPr>
        <w:t xml:space="preserve"> به </w:t>
      </w:r>
      <w:r w:rsidR="000C6D3B" w:rsidRPr="00457BB8">
        <w:rPr>
          <w:rFonts w:ascii="IRNazanin" w:hAnsi="IRNazanin" w:cs="IRNazanin"/>
          <w:sz w:val="28"/>
          <w:szCs w:val="28"/>
          <w:rtl/>
          <w:rPrChange w:id="2025" w:author="Mohammad Mohammadi" w:date="2025-07-22T21:07:00Z">
            <w:rPr>
              <w:rFonts w:ascii="IRNazanin" w:hAnsi="IRNazanin" w:cs="IRNazanin"/>
              <w:sz w:val="28"/>
              <w:szCs w:val="28"/>
              <w:rtl/>
            </w:rPr>
          </w:rPrChange>
        </w:rPr>
        <w:t xml:space="preserve">تومان </w:t>
      </w:r>
      <w:r w:rsidR="00497BA4" w:rsidRPr="00457BB8">
        <w:rPr>
          <w:rFonts w:ascii="IRNazanin" w:hAnsi="IRNazanin" w:cs="IRNazanin"/>
          <w:sz w:val="28"/>
          <w:szCs w:val="28"/>
          <w:rtl/>
          <w:rPrChange w:id="2026" w:author="Mohammad Mohammadi" w:date="2025-07-22T21:07:00Z">
            <w:rPr>
              <w:rFonts w:ascii="IRNazanin" w:hAnsi="IRNazanin" w:cs="IRNazanin"/>
              <w:sz w:val="28"/>
              <w:szCs w:val="28"/>
              <w:rtl/>
            </w:rPr>
          </w:rPrChange>
        </w:rPr>
        <w:t>گفت: «</w:t>
      </w:r>
      <w:r w:rsidR="002F0570" w:rsidRPr="00457BB8">
        <w:rPr>
          <w:rFonts w:ascii="IRNazanin" w:hAnsi="IRNazanin" w:cs="IRNazanin" w:hint="cs"/>
          <w:sz w:val="28"/>
          <w:szCs w:val="28"/>
          <w:rtl/>
          <w:rPrChange w:id="2027" w:author="Mohammad Mohammadi" w:date="2025-07-22T21:07:00Z">
            <w:rPr>
              <w:rFonts w:ascii="IRNazanin" w:hAnsi="IRNazanin" w:cs="IRNazanin" w:hint="cs"/>
              <w:sz w:val="28"/>
              <w:szCs w:val="28"/>
              <w:rtl/>
            </w:rPr>
          </w:rPrChange>
        </w:rPr>
        <w:t>هیچ</w:t>
      </w:r>
      <w:r w:rsidR="002F0570" w:rsidRPr="00457BB8">
        <w:rPr>
          <w:rFonts w:ascii="IRNazanin" w:hAnsi="IRNazanin" w:cs="IRNazanin"/>
          <w:sz w:val="28"/>
          <w:szCs w:val="28"/>
          <w:rtl/>
          <w:rPrChange w:id="2028" w:author="Mohammad Mohammadi" w:date="2025-07-22T21:07:00Z">
            <w:rPr>
              <w:rFonts w:ascii="IRNazanin" w:hAnsi="IRNazanin" w:cs="IRNazanin"/>
              <w:sz w:val="28"/>
              <w:szCs w:val="28"/>
              <w:rtl/>
            </w:rPr>
          </w:rPrChange>
        </w:rPr>
        <w:t xml:space="preserve"> </w:t>
      </w:r>
      <w:r w:rsidR="002F0570" w:rsidRPr="00457BB8">
        <w:rPr>
          <w:rFonts w:ascii="IRNazanin" w:hAnsi="IRNazanin" w:cs="IRNazanin" w:hint="cs"/>
          <w:sz w:val="28"/>
          <w:szCs w:val="28"/>
          <w:rtl/>
          <w:rPrChange w:id="2029" w:author="Mohammad Mohammadi" w:date="2025-07-22T21:07:00Z">
            <w:rPr>
              <w:rFonts w:ascii="IRNazanin" w:hAnsi="IRNazanin" w:cs="IRNazanin" w:hint="cs"/>
              <w:sz w:val="28"/>
              <w:szCs w:val="28"/>
              <w:rtl/>
            </w:rPr>
          </w:rPrChange>
        </w:rPr>
        <w:t>می‌دانی</w:t>
      </w:r>
      <w:r w:rsidR="00497BA4" w:rsidRPr="00457BB8">
        <w:rPr>
          <w:rFonts w:ascii="IRNazanin" w:hAnsi="IRNazanin" w:cs="IRNazanin"/>
          <w:sz w:val="28"/>
          <w:szCs w:val="28"/>
          <w:rtl/>
          <w:rPrChange w:id="2030" w:author="Mohammad Mohammadi" w:date="2025-07-22T21:07:00Z">
            <w:rPr>
              <w:rFonts w:ascii="IRNazanin" w:hAnsi="IRNazanin" w:cs="IRNazanin"/>
              <w:sz w:val="28"/>
              <w:szCs w:val="28"/>
              <w:rtl/>
            </w:rPr>
          </w:rPrChange>
        </w:rPr>
        <w:t xml:space="preserve"> مریم چقدر ناراحت می‌شود وقتی تو </w:t>
      </w:r>
      <w:r w:rsidR="000C6D3B" w:rsidRPr="00457BB8">
        <w:rPr>
          <w:rFonts w:ascii="IRNazanin" w:hAnsi="IRNazanin" w:cs="IRNazanin"/>
          <w:sz w:val="28"/>
          <w:szCs w:val="28"/>
          <w:rtl/>
          <w:rPrChange w:id="2031" w:author="Mohammad Mohammadi" w:date="2025-07-22T21:07:00Z">
            <w:rPr>
              <w:rFonts w:ascii="IRNazanin" w:hAnsi="IRNazanin" w:cs="IRNazanin"/>
              <w:sz w:val="28"/>
              <w:szCs w:val="28"/>
              <w:rtl/>
            </w:rPr>
          </w:rPrChange>
        </w:rPr>
        <w:t xml:space="preserve">پیش </w:t>
      </w:r>
      <w:del w:id="2032" w:author="Saeedi, Faiza" w:date="2025-06-06T00:03:00Z">
        <w:r w:rsidR="000C6D3B" w:rsidRPr="00457BB8" w:rsidDel="000E13F1">
          <w:rPr>
            <w:rFonts w:ascii="IRNazanin" w:hAnsi="IRNazanin" w:cs="IRNazanin"/>
            <w:sz w:val="28"/>
            <w:szCs w:val="28"/>
            <w:rtl/>
            <w:rPrChange w:id="2033" w:author="Mohammad Mohammadi" w:date="2025-07-22T21:07:00Z">
              <w:rPr>
                <w:rFonts w:ascii="IRNazanin" w:hAnsi="IRNazanin" w:cs="IRNazanin"/>
                <w:sz w:val="28"/>
                <w:szCs w:val="28"/>
                <w:rtl/>
              </w:rPr>
            </w:rPrChange>
          </w:rPr>
          <w:delText xml:space="preserve">همو </w:delText>
        </w:r>
      </w:del>
      <w:ins w:id="2034" w:author="Saeedi, Faiza" w:date="2025-06-06T00:03:00Z">
        <w:r w:rsidR="000E13F1" w:rsidRPr="00457BB8">
          <w:rPr>
            <w:rFonts w:ascii="IRNazanin" w:hAnsi="IRNazanin" w:cs="IRNazanin" w:hint="cs"/>
            <w:sz w:val="28"/>
            <w:szCs w:val="28"/>
            <w:rtl/>
            <w:rPrChange w:id="2035" w:author="Mohammad Mohammadi" w:date="2025-07-22T21:07:00Z">
              <w:rPr>
                <w:rFonts w:ascii="IRNazanin" w:hAnsi="IRNazanin" w:cs="IRNazanin" w:hint="cs"/>
                <w:sz w:val="28"/>
                <w:szCs w:val="28"/>
                <w:rtl/>
              </w:rPr>
            </w:rPrChange>
          </w:rPr>
          <w:t>آن</w:t>
        </w:r>
        <w:r w:rsidR="000E13F1" w:rsidRPr="00457BB8">
          <w:rPr>
            <w:rFonts w:ascii="IRNazanin" w:hAnsi="IRNazanin" w:cs="IRNazanin"/>
            <w:sz w:val="28"/>
            <w:szCs w:val="28"/>
            <w:rtl/>
            <w:rPrChange w:id="2036" w:author="Mohammad Mohammadi" w:date="2025-07-22T21:07:00Z">
              <w:rPr>
                <w:rFonts w:ascii="IRNazanin" w:hAnsi="IRNazanin" w:cs="IRNazanin"/>
                <w:sz w:val="28"/>
                <w:szCs w:val="28"/>
                <w:rtl/>
              </w:rPr>
            </w:rPrChange>
          </w:rPr>
          <w:t xml:space="preserve"> </w:t>
        </w:r>
      </w:ins>
      <w:r w:rsidR="000C6D3B" w:rsidRPr="00457BB8">
        <w:rPr>
          <w:rFonts w:ascii="IRNazanin" w:hAnsi="IRNazanin" w:cs="IRNazanin"/>
          <w:sz w:val="28"/>
          <w:szCs w:val="28"/>
          <w:rtl/>
          <w:rPrChange w:id="2037" w:author="Mohammad Mohammadi" w:date="2025-07-22T21:07:00Z">
            <w:rPr>
              <w:rFonts w:ascii="IRNazanin" w:hAnsi="IRNazanin" w:cs="IRNazanin"/>
              <w:sz w:val="28"/>
              <w:szCs w:val="28"/>
              <w:rtl/>
            </w:rPr>
          </w:rPrChange>
        </w:rPr>
        <w:t xml:space="preserve">زن </w:t>
      </w:r>
      <w:r w:rsidR="002F0570" w:rsidRPr="00457BB8">
        <w:rPr>
          <w:rFonts w:ascii="IRNazanin" w:hAnsi="IRNazanin" w:cs="IRNazanin" w:hint="cs"/>
          <w:sz w:val="28"/>
          <w:szCs w:val="28"/>
          <w:rtl/>
          <w:rPrChange w:id="2038" w:author="Mohammad Mohammadi" w:date="2025-07-22T21:07:00Z">
            <w:rPr>
              <w:rFonts w:ascii="IRNazanin" w:hAnsi="IRNazanin" w:cs="IRNazanin" w:hint="cs"/>
              <w:sz w:val="28"/>
              <w:szCs w:val="28"/>
              <w:rtl/>
            </w:rPr>
          </w:rPrChange>
        </w:rPr>
        <w:t>می‌روی</w:t>
      </w:r>
      <w:r w:rsidR="000C6D3B" w:rsidRPr="00457BB8">
        <w:rPr>
          <w:rFonts w:ascii="IRNazanin" w:hAnsi="IRNazanin" w:cs="IRNazanin"/>
          <w:sz w:val="28"/>
          <w:szCs w:val="28"/>
          <w:rtl/>
          <w:rPrChange w:id="2039" w:author="Mohammad Mohammadi" w:date="2025-07-22T21:07:00Z">
            <w:rPr>
              <w:rFonts w:ascii="IRNazanin" w:hAnsi="IRNazanin" w:cs="IRNazanin"/>
              <w:sz w:val="28"/>
              <w:szCs w:val="28"/>
              <w:rtl/>
            </w:rPr>
          </w:rPrChange>
        </w:rPr>
        <w:t>؟»</w:t>
      </w:r>
      <w:del w:id="2040" w:author="Saeedi, Faiza" w:date="2025-07-01T10:10:00Z">
        <w:r w:rsidR="000C6D3B" w:rsidRPr="00457BB8" w:rsidDel="00035307">
          <w:rPr>
            <w:rFonts w:ascii="IRNazanin" w:hAnsi="IRNazanin" w:cs="IRNazanin"/>
            <w:sz w:val="28"/>
            <w:szCs w:val="28"/>
            <w:rtl/>
            <w:rPrChange w:id="2041" w:author="Mohammad Mohammadi" w:date="2025-07-22T21:07:00Z">
              <w:rPr>
                <w:rFonts w:ascii="IRNazanin" w:hAnsi="IRNazanin" w:cs="IRNazanin"/>
                <w:sz w:val="28"/>
                <w:szCs w:val="28"/>
                <w:rtl/>
              </w:rPr>
            </w:rPrChange>
          </w:rPr>
          <w:delText>.</w:delText>
        </w:r>
      </w:del>
    </w:p>
    <w:p w14:paraId="6EB0B6D8" w14:textId="75992711" w:rsidR="00604C88" w:rsidRPr="00457BB8" w:rsidRDefault="00604C88" w:rsidP="00604C88">
      <w:pPr>
        <w:bidi/>
        <w:jc w:val="both"/>
        <w:rPr>
          <w:rFonts w:ascii="IRNazanin" w:hAnsi="IRNazanin" w:cs="IRNazanin"/>
          <w:sz w:val="28"/>
          <w:szCs w:val="28"/>
          <w:lang w:bidi="fa-IR"/>
          <w:rPrChange w:id="204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043" w:author="Mohammad Mohammadi" w:date="2025-07-22T21:07:00Z">
            <w:rPr>
              <w:rFonts w:ascii="IRNazanin" w:hAnsi="IRNazanin" w:cs="IRNazanin"/>
              <w:sz w:val="28"/>
              <w:szCs w:val="28"/>
              <w:rtl/>
            </w:rPr>
          </w:rPrChange>
        </w:rPr>
        <w:t>نازو مادرتومان به خاطر من خانه‌اش را ترک کرد و به خانه جان‌محمد رفت. نازو ده میش داشت که آن‌ها را هم با خود برد. یک خورجین بزرگ، دو نمد سیاه بزرگ، دو بالش بزرگ، یک بوجی و یک پالان خر هم داشت. تمام لباس‌ها و وسایلش را جمع کرد و چیزی</w:t>
      </w:r>
      <w:r w:rsidRPr="00457BB8">
        <w:rPr>
          <w:rFonts w:ascii="IRNazanin" w:hAnsi="IRNazanin" w:cs="IRNazanin"/>
          <w:sz w:val="28"/>
          <w:szCs w:val="28"/>
          <w:rtl/>
          <w:lang w:bidi="fa-IR"/>
          <w:rPrChange w:id="2044" w:author="Mohammad Mohammadi" w:date="2025-07-22T21:07:00Z">
            <w:rPr>
              <w:rFonts w:ascii="IRNazanin" w:hAnsi="IRNazanin" w:cs="IRNazanin"/>
              <w:sz w:val="28"/>
              <w:szCs w:val="28"/>
              <w:rtl/>
              <w:lang w:bidi="fa-IR"/>
            </w:rPr>
          </w:rPrChange>
        </w:rPr>
        <w:t xml:space="preserve"> به جا</w:t>
      </w:r>
      <w:r w:rsidR="00196EE7" w:rsidRPr="00457BB8">
        <w:rPr>
          <w:rFonts w:ascii="IRNazanin" w:hAnsi="IRNazanin" w:cs="IRNazanin"/>
          <w:sz w:val="28"/>
          <w:szCs w:val="28"/>
          <w:rtl/>
          <w:lang w:bidi="fa-IR"/>
          <w:rPrChange w:id="2045" w:author="Mohammad Mohammadi" w:date="2025-07-22T21:07:00Z">
            <w:rPr>
              <w:rFonts w:ascii="IRNazanin" w:hAnsi="IRNazanin" w:cs="IRNazanin"/>
              <w:sz w:val="28"/>
              <w:szCs w:val="28"/>
              <w:rtl/>
              <w:lang w:bidi="fa-IR"/>
            </w:rPr>
          </w:rPrChange>
        </w:rPr>
        <w:t xml:space="preserve"> نگذاشت.</w:t>
      </w:r>
    </w:p>
    <w:p w14:paraId="0C6381FF" w14:textId="2374D94D" w:rsidR="00604C88" w:rsidRPr="00457BB8" w:rsidRDefault="00604C88" w:rsidP="00604C88">
      <w:pPr>
        <w:bidi/>
        <w:jc w:val="both"/>
        <w:rPr>
          <w:rFonts w:ascii="IRNazanin" w:hAnsi="IRNazanin" w:cs="IRNazanin"/>
          <w:sz w:val="28"/>
          <w:szCs w:val="28"/>
          <w:lang w:bidi="fa-IR"/>
          <w:rPrChange w:id="204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047" w:author="Mohammad Mohammadi" w:date="2025-07-22T21:07:00Z">
            <w:rPr>
              <w:rFonts w:ascii="IRNazanin" w:hAnsi="IRNazanin" w:cs="IRNazanin"/>
              <w:sz w:val="28"/>
              <w:szCs w:val="28"/>
              <w:rtl/>
            </w:rPr>
          </w:rPrChange>
        </w:rPr>
        <w:lastRenderedPageBreak/>
        <w:t xml:space="preserve">نازو و من </w:t>
      </w:r>
      <w:r w:rsidR="00CB32D9" w:rsidRPr="00457BB8">
        <w:rPr>
          <w:rFonts w:ascii="IRNazanin" w:hAnsi="IRNazanin" w:cs="IRNazanin" w:hint="cs"/>
          <w:sz w:val="28"/>
          <w:szCs w:val="28"/>
          <w:rtl/>
          <w:rPrChange w:id="2048" w:author="Mohammad Mohammadi" w:date="2025-07-22T21:07:00Z">
            <w:rPr>
              <w:rFonts w:ascii="IRNazanin" w:hAnsi="IRNazanin" w:cs="IRNazanin" w:hint="cs"/>
              <w:sz w:val="28"/>
              <w:szCs w:val="28"/>
              <w:rtl/>
            </w:rPr>
          </w:rPrChange>
        </w:rPr>
        <w:t>برای</w:t>
      </w:r>
      <w:r w:rsidR="00CB32D9" w:rsidRPr="00457BB8">
        <w:rPr>
          <w:rFonts w:ascii="IRNazanin" w:hAnsi="IRNazanin" w:cs="IRNazanin"/>
          <w:sz w:val="28"/>
          <w:szCs w:val="28"/>
          <w:rtl/>
          <w:rPrChange w:id="2049" w:author="Mohammad Mohammadi" w:date="2025-07-22T21:07:00Z">
            <w:rPr>
              <w:rFonts w:ascii="IRNazanin" w:hAnsi="IRNazanin" w:cs="IRNazanin"/>
              <w:sz w:val="28"/>
              <w:szCs w:val="28"/>
              <w:rtl/>
            </w:rPr>
          </w:rPrChange>
        </w:rPr>
        <w:t xml:space="preserve"> دو سال </w:t>
      </w:r>
      <w:r w:rsidRPr="00457BB8">
        <w:rPr>
          <w:rFonts w:ascii="IRNazanin" w:hAnsi="IRNazanin" w:cs="IRNazanin"/>
          <w:sz w:val="28"/>
          <w:szCs w:val="28"/>
          <w:rtl/>
          <w:rPrChange w:id="2050" w:author="Mohammad Mohammadi" w:date="2025-07-22T21:07:00Z">
            <w:rPr>
              <w:rFonts w:ascii="IRNazanin" w:hAnsi="IRNazanin" w:cs="IRNazanin"/>
              <w:sz w:val="28"/>
              <w:szCs w:val="28"/>
              <w:rtl/>
            </w:rPr>
          </w:rPrChange>
        </w:rPr>
        <w:t xml:space="preserve">با جان‌محمد در آن </w:t>
      </w:r>
      <w:r w:rsidR="00A71FC0" w:rsidRPr="00457BB8">
        <w:rPr>
          <w:rFonts w:ascii="IRNazanin" w:hAnsi="IRNazanin" w:cs="IRNazanin"/>
          <w:sz w:val="28"/>
          <w:szCs w:val="28"/>
          <w:rtl/>
          <w:rPrChange w:id="2051" w:author="Mohammad Mohammadi" w:date="2025-07-22T21:07:00Z">
            <w:rPr>
              <w:rFonts w:ascii="IRNazanin" w:hAnsi="IRNazanin" w:cs="IRNazanin"/>
              <w:sz w:val="28"/>
              <w:szCs w:val="28"/>
              <w:rtl/>
            </w:rPr>
          </w:rPrChange>
        </w:rPr>
        <w:t>حویلی</w:t>
      </w:r>
      <w:r w:rsidRPr="00457BB8">
        <w:rPr>
          <w:rFonts w:ascii="IRNazanin" w:hAnsi="IRNazanin" w:cs="IRNazanin"/>
          <w:sz w:val="28"/>
          <w:szCs w:val="28"/>
          <w:rtl/>
          <w:rPrChange w:id="2052" w:author="Mohammad Mohammadi" w:date="2025-07-22T21:07:00Z">
            <w:rPr>
              <w:rFonts w:ascii="IRNazanin" w:hAnsi="IRNazanin" w:cs="IRNazanin"/>
              <w:sz w:val="28"/>
              <w:szCs w:val="28"/>
              <w:rtl/>
            </w:rPr>
          </w:rPrChange>
        </w:rPr>
        <w:t xml:space="preserve"> کنار آسیاب در </w:t>
      </w:r>
      <w:r w:rsidRPr="00457BB8">
        <w:rPr>
          <w:rFonts w:ascii="IRNazanin" w:hAnsi="IRNazanin" w:cs="IRNazanin"/>
          <w:i/>
          <w:iCs/>
          <w:sz w:val="28"/>
          <w:szCs w:val="28"/>
          <w:rtl/>
          <w:rPrChange w:id="2053" w:author="Mohammad Mohammadi" w:date="2025-07-22T21:07:00Z">
            <w:rPr>
              <w:rFonts w:ascii="IRNazanin" w:hAnsi="IRNazanin" w:cs="IRNazanin"/>
              <w:i/>
              <w:iCs/>
              <w:sz w:val="28"/>
              <w:szCs w:val="28"/>
              <w:rtl/>
            </w:rPr>
          </w:rPrChange>
        </w:rPr>
        <w:t>کَل‌قشلاق</w:t>
      </w:r>
      <w:r w:rsidRPr="00457BB8">
        <w:rPr>
          <w:rFonts w:ascii="IRNazanin" w:hAnsi="IRNazanin" w:cs="IRNazanin"/>
          <w:sz w:val="28"/>
          <w:szCs w:val="28"/>
          <w:rtl/>
          <w:rPrChange w:id="2054" w:author="Mohammad Mohammadi" w:date="2025-07-22T21:07:00Z">
            <w:rPr>
              <w:rFonts w:ascii="IRNazanin" w:hAnsi="IRNazanin" w:cs="IRNazanin"/>
              <w:sz w:val="28"/>
              <w:szCs w:val="28"/>
              <w:rtl/>
            </w:rPr>
          </w:rPrChange>
        </w:rPr>
        <w:t xml:space="preserve"> زندگی کردیم؛</w:t>
      </w:r>
      <w:r w:rsidR="00A17680" w:rsidRPr="00457BB8">
        <w:rPr>
          <w:rFonts w:ascii="IRNazanin" w:hAnsi="IRNazanin" w:cs="IRNazanin"/>
          <w:sz w:val="28"/>
          <w:szCs w:val="28"/>
          <w:rtl/>
          <w:rPrChange w:id="2055" w:author="Mohammad Mohammadi" w:date="2025-07-22T21:07:00Z">
            <w:rPr>
              <w:rFonts w:ascii="IRNazanin" w:hAnsi="IRNazanin" w:cs="IRNazanin"/>
              <w:sz w:val="28"/>
              <w:szCs w:val="28"/>
              <w:rtl/>
            </w:rPr>
          </w:rPrChange>
        </w:rPr>
        <w:t xml:space="preserve"> هرچند آن خانه اول از آن ما بود، اما</w:t>
      </w:r>
      <w:r w:rsidRPr="00457BB8">
        <w:rPr>
          <w:rFonts w:ascii="IRNazanin" w:hAnsi="IRNazanin" w:cs="IRNazanin"/>
          <w:sz w:val="28"/>
          <w:szCs w:val="28"/>
          <w:rtl/>
          <w:rPrChange w:id="2056" w:author="Mohammad Mohammadi" w:date="2025-07-22T21:07:00Z">
            <w:rPr>
              <w:rFonts w:ascii="IRNazanin" w:hAnsi="IRNazanin" w:cs="IRNazanin"/>
              <w:sz w:val="28"/>
              <w:szCs w:val="28"/>
              <w:rtl/>
            </w:rPr>
          </w:rPrChange>
        </w:rPr>
        <w:t xml:space="preserve"> </w:t>
      </w:r>
      <w:r w:rsidR="004525C0" w:rsidRPr="00457BB8">
        <w:rPr>
          <w:rFonts w:ascii="IRNazanin" w:hAnsi="IRNazanin" w:cs="IRNazanin"/>
          <w:sz w:val="28"/>
          <w:szCs w:val="28"/>
          <w:rtl/>
          <w:rPrChange w:id="2057" w:author="Mohammad Mohammadi" w:date="2025-07-22T21:07:00Z">
            <w:rPr>
              <w:rFonts w:ascii="IRNazanin" w:hAnsi="IRNazanin" w:cs="IRNazanin"/>
              <w:sz w:val="28"/>
              <w:szCs w:val="28"/>
              <w:rtl/>
            </w:rPr>
          </w:rPrChange>
        </w:rPr>
        <w:t xml:space="preserve">حالا </w:t>
      </w:r>
      <w:r w:rsidRPr="00457BB8">
        <w:rPr>
          <w:rFonts w:ascii="IRNazanin" w:hAnsi="IRNazanin" w:cs="IRNazanin"/>
          <w:sz w:val="28"/>
          <w:szCs w:val="28"/>
          <w:rtl/>
          <w:rPrChange w:id="2058" w:author="Mohammad Mohammadi" w:date="2025-07-22T21:07:00Z">
            <w:rPr>
              <w:rFonts w:ascii="IRNazanin" w:hAnsi="IRNazanin" w:cs="IRNazanin"/>
              <w:sz w:val="28"/>
              <w:szCs w:val="28"/>
              <w:rtl/>
            </w:rPr>
          </w:rPrChange>
        </w:rPr>
        <w:t>خانه حاجی غفور (</w:t>
      </w:r>
      <w:r w:rsidR="004525C0" w:rsidRPr="00457BB8">
        <w:rPr>
          <w:rFonts w:ascii="IRNazanin" w:hAnsi="IRNazanin" w:cs="IRNazanin"/>
          <w:sz w:val="28"/>
          <w:szCs w:val="28"/>
          <w:rtl/>
          <w:rPrChange w:id="2059" w:author="Mohammad Mohammadi" w:date="2025-07-22T21:07:00Z">
            <w:rPr>
              <w:rFonts w:ascii="IRNazanin" w:hAnsi="IRNazanin" w:cs="IRNazanin"/>
              <w:sz w:val="28"/>
              <w:szCs w:val="28"/>
              <w:rtl/>
            </w:rPr>
          </w:rPrChange>
        </w:rPr>
        <w:t>کاکای</w:t>
      </w:r>
      <w:r w:rsidRPr="00457BB8">
        <w:rPr>
          <w:rFonts w:ascii="IRNazanin" w:hAnsi="IRNazanin" w:cs="IRNazanin"/>
          <w:sz w:val="28"/>
          <w:szCs w:val="28"/>
          <w:rtl/>
          <w:rPrChange w:id="2060" w:author="Mohammad Mohammadi" w:date="2025-07-22T21:07:00Z">
            <w:rPr>
              <w:rFonts w:ascii="IRNazanin" w:hAnsi="IRNazanin" w:cs="IRNazanin"/>
              <w:sz w:val="28"/>
              <w:szCs w:val="28"/>
              <w:rtl/>
            </w:rPr>
          </w:rPrChange>
        </w:rPr>
        <w:t xml:space="preserve"> تومان) است. </w:t>
      </w:r>
      <w:r w:rsidR="00394F21" w:rsidRPr="00457BB8">
        <w:rPr>
          <w:rFonts w:ascii="IRNazanin" w:hAnsi="IRNazanin" w:cs="IRNazanin"/>
          <w:sz w:val="28"/>
          <w:szCs w:val="28"/>
          <w:rtl/>
          <w:rPrChange w:id="2061" w:author="Mohammad Mohammadi" w:date="2025-07-22T21:07:00Z">
            <w:rPr>
              <w:rFonts w:ascii="IRNazanin" w:hAnsi="IRNazanin" w:cs="IRNazanin"/>
              <w:sz w:val="28"/>
              <w:szCs w:val="28"/>
              <w:rtl/>
            </w:rPr>
          </w:rPrChange>
        </w:rPr>
        <w:t xml:space="preserve">تمام این‌ها پیش </w:t>
      </w:r>
      <w:r w:rsidRPr="00457BB8">
        <w:rPr>
          <w:rFonts w:ascii="IRNazanin" w:hAnsi="IRNazanin" w:cs="IRNazanin"/>
          <w:sz w:val="28"/>
          <w:szCs w:val="28"/>
          <w:rtl/>
          <w:rPrChange w:id="2062" w:author="Mohammad Mohammadi" w:date="2025-07-22T21:07:00Z">
            <w:rPr>
              <w:rFonts w:ascii="IRNazanin" w:hAnsi="IRNazanin" w:cs="IRNazanin"/>
              <w:sz w:val="28"/>
              <w:szCs w:val="28"/>
              <w:rtl/>
            </w:rPr>
          </w:rPrChange>
        </w:rPr>
        <w:t xml:space="preserve">از عروسی پاخال </w:t>
      </w:r>
      <w:r w:rsidR="00394F21" w:rsidRPr="00457BB8">
        <w:rPr>
          <w:rFonts w:ascii="IRNazanin" w:hAnsi="IRNazanin" w:cs="IRNazanin"/>
          <w:sz w:val="28"/>
          <w:szCs w:val="28"/>
          <w:rtl/>
          <w:rPrChange w:id="2063" w:author="Mohammad Mohammadi" w:date="2025-07-22T21:07:00Z">
            <w:rPr>
              <w:rFonts w:ascii="IRNazanin" w:hAnsi="IRNazanin" w:cs="IRNazanin"/>
              <w:sz w:val="28"/>
              <w:szCs w:val="28"/>
              <w:rtl/>
            </w:rPr>
          </w:rPrChange>
        </w:rPr>
        <w:t>اتفاق افتاد</w:t>
      </w:r>
      <w:r w:rsidRPr="00457BB8">
        <w:rPr>
          <w:rFonts w:ascii="IRNazanin" w:hAnsi="IRNazanin" w:cs="IRNazanin"/>
          <w:sz w:val="28"/>
          <w:szCs w:val="28"/>
          <w:rtl/>
          <w:rPrChange w:id="2064" w:author="Mohammad Mohammadi" w:date="2025-07-22T21:07:00Z">
            <w:rPr>
              <w:rFonts w:ascii="IRNazanin" w:hAnsi="IRNazanin" w:cs="IRNazanin"/>
              <w:sz w:val="28"/>
              <w:szCs w:val="28"/>
              <w:rtl/>
            </w:rPr>
          </w:rPrChange>
        </w:rPr>
        <w:t xml:space="preserve">، اما </w:t>
      </w:r>
      <w:r w:rsidR="00394F21" w:rsidRPr="00457BB8">
        <w:rPr>
          <w:rFonts w:ascii="IRNazanin" w:hAnsi="IRNazanin" w:cs="IRNazanin"/>
          <w:sz w:val="28"/>
          <w:szCs w:val="28"/>
          <w:rtl/>
          <w:rPrChange w:id="2065" w:author="Mohammad Mohammadi" w:date="2025-07-22T21:07:00Z">
            <w:rPr>
              <w:rFonts w:ascii="IRNazanin" w:hAnsi="IRNazanin" w:cs="IRNazanin"/>
              <w:sz w:val="28"/>
              <w:szCs w:val="28"/>
              <w:rtl/>
            </w:rPr>
          </w:rPrChange>
        </w:rPr>
        <w:t xml:space="preserve">زیتون </w:t>
      </w:r>
      <w:r w:rsidRPr="00457BB8">
        <w:rPr>
          <w:rFonts w:ascii="IRNazanin" w:hAnsi="IRNazanin" w:cs="IRNazanin"/>
          <w:sz w:val="28"/>
          <w:szCs w:val="28"/>
          <w:rtl/>
          <w:rPrChange w:id="2066" w:author="Mohammad Mohammadi" w:date="2025-07-22T21:07:00Z">
            <w:rPr>
              <w:rFonts w:ascii="IRNazanin" w:hAnsi="IRNazanin" w:cs="IRNazanin"/>
              <w:sz w:val="28"/>
              <w:szCs w:val="28"/>
              <w:rtl/>
            </w:rPr>
          </w:rPrChange>
        </w:rPr>
        <w:t>دخترم، خدا رحمتش کند، ازدواج کرده بود</w:t>
      </w:r>
      <w:r w:rsidR="00F33E8D" w:rsidRPr="00457BB8">
        <w:rPr>
          <w:rFonts w:ascii="IRNazanin" w:hAnsi="IRNazanin" w:cs="IRNazanin"/>
          <w:sz w:val="28"/>
          <w:szCs w:val="28"/>
          <w:rtl/>
          <w:rPrChange w:id="2067" w:author="Mohammad Mohammadi" w:date="2025-07-22T21:07:00Z">
            <w:rPr>
              <w:rFonts w:ascii="IRNazanin" w:hAnsi="IRNazanin" w:cs="IRNazanin"/>
              <w:sz w:val="28"/>
              <w:szCs w:val="28"/>
              <w:rtl/>
            </w:rPr>
          </w:rPrChange>
        </w:rPr>
        <w:t xml:space="preserve"> و</w:t>
      </w:r>
      <w:r w:rsidRPr="00457BB8">
        <w:rPr>
          <w:rFonts w:ascii="IRNazanin" w:hAnsi="IRNazanin" w:cs="IRNazanin"/>
          <w:sz w:val="28"/>
          <w:szCs w:val="28"/>
          <w:rtl/>
          <w:rPrChange w:id="2068" w:author="Mohammad Mohammadi" w:date="2025-07-22T21:07:00Z">
            <w:rPr>
              <w:rFonts w:ascii="IRNazanin" w:hAnsi="IRNazanin" w:cs="IRNazanin"/>
              <w:sz w:val="28"/>
              <w:szCs w:val="28"/>
              <w:rtl/>
            </w:rPr>
          </w:rPrChange>
        </w:rPr>
        <w:t xml:space="preserve"> پسرانم هنوز کوچک بودند</w:t>
      </w:r>
      <w:r w:rsidRPr="00457BB8">
        <w:rPr>
          <w:rFonts w:ascii="IRNazanin" w:hAnsi="IRNazanin" w:cs="IRNazanin"/>
          <w:sz w:val="28"/>
          <w:szCs w:val="28"/>
          <w:lang w:bidi="fa-IR"/>
          <w:rPrChange w:id="2069" w:author="Mohammad Mohammadi" w:date="2025-07-22T21:07:00Z">
            <w:rPr>
              <w:rFonts w:ascii="IRNazanin" w:hAnsi="IRNazanin" w:cs="IRNazanin"/>
              <w:sz w:val="28"/>
              <w:szCs w:val="28"/>
              <w:lang w:bidi="fa-IR"/>
            </w:rPr>
          </w:rPrChange>
        </w:rPr>
        <w:t>.</w:t>
      </w:r>
    </w:p>
    <w:p w14:paraId="607EBB1F" w14:textId="40BD5496" w:rsidR="00604C88" w:rsidRPr="00457BB8" w:rsidRDefault="00604C88" w:rsidP="00604C88">
      <w:pPr>
        <w:bidi/>
        <w:jc w:val="both"/>
        <w:rPr>
          <w:rFonts w:ascii="IRNazanin" w:hAnsi="IRNazanin" w:cs="IRNazanin"/>
          <w:sz w:val="28"/>
          <w:szCs w:val="28"/>
          <w:lang w:bidi="fa-IR"/>
          <w:rPrChange w:id="2070"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071" w:author="Mohammad Mohammadi" w:date="2025-07-22T21:07:00Z">
            <w:rPr>
              <w:rFonts w:ascii="IRNazanin" w:hAnsi="IRNazanin" w:cs="IRNazanin"/>
              <w:sz w:val="28"/>
              <w:szCs w:val="28"/>
              <w:rtl/>
            </w:rPr>
          </w:rPrChange>
        </w:rPr>
        <w:t>وقتی اولین بچه‌</w:t>
      </w:r>
      <w:r w:rsidR="003D37FB" w:rsidRPr="00457BB8">
        <w:rPr>
          <w:rFonts w:ascii="IRNazanin" w:hAnsi="IRNazanin" w:cs="IRNazanin"/>
          <w:sz w:val="28"/>
          <w:szCs w:val="28"/>
          <w:rtl/>
          <w:rPrChange w:id="2072" w:author="Mohammad Mohammadi" w:date="2025-07-22T21:07:00Z">
            <w:rPr>
              <w:rFonts w:ascii="IRNazanin" w:hAnsi="IRNazanin" w:cs="IRNazanin"/>
              <w:sz w:val="28"/>
              <w:szCs w:val="28"/>
              <w:rtl/>
            </w:rPr>
          </w:rPrChange>
        </w:rPr>
        <w:t xml:space="preserve"> پاکیزه به دنیا می‌آمد</w:t>
      </w:r>
      <w:r w:rsidRPr="00457BB8">
        <w:rPr>
          <w:rFonts w:ascii="IRNazanin" w:hAnsi="IRNazanin" w:cs="IRNazanin"/>
          <w:sz w:val="28"/>
          <w:szCs w:val="28"/>
          <w:rtl/>
          <w:rPrChange w:id="2073" w:author="Mohammad Mohammadi" w:date="2025-07-22T21:07:00Z">
            <w:rPr>
              <w:rFonts w:ascii="IRNazanin" w:hAnsi="IRNazanin" w:cs="IRNazanin"/>
              <w:sz w:val="28"/>
              <w:szCs w:val="28"/>
              <w:rtl/>
            </w:rPr>
          </w:rPrChange>
        </w:rPr>
        <w:t xml:space="preserve">، در خانه پدرش بود. او را برای زایمان به خانه </w:t>
      </w:r>
      <w:r w:rsidR="003A0C37" w:rsidRPr="00457BB8">
        <w:rPr>
          <w:rFonts w:ascii="IRNazanin" w:hAnsi="IRNazanin" w:cs="IRNazanin"/>
          <w:sz w:val="28"/>
          <w:szCs w:val="28"/>
          <w:rtl/>
          <w:rPrChange w:id="2074" w:author="Mohammad Mohammadi" w:date="2025-07-22T21:07:00Z">
            <w:rPr>
              <w:rFonts w:ascii="IRNazanin" w:hAnsi="IRNazanin" w:cs="IRNazanin"/>
              <w:sz w:val="28"/>
              <w:szCs w:val="28"/>
              <w:rtl/>
            </w:rPr>
          </w:rPrChange>
        </w:rPr>
        <w:t>پس آوردند</w:t>
      </w:r>
      <w:r w:rsidRPr="00457BB8">
        <w:rPr>
          <w:rFonts w:ascii="IRNazanin" w:hAnsi="IRNazanin" w:cs="IRNazanin"/>
          <w:sz w:val="28"/>
          <w:szCs w:val="28"/>
          <w:rtl/>
          <w:rPrChange w:id="2075" w:author="Mohammad Mohammadi" w:date="2025-07-22T21:07:00Z">
            <w:rPr>
              <w:rFonts w:ascii="IRNazanin" w:hAnsi="IRNazanin" w:cs="IRNazanin"/>
              <w:sz w:val="28"/>
              <w:szCs w:val="28"/>
              <w:rtl/>
            </w:rPr>
          </w:rPrChange>
        </w:rPr>
        <w:t>؛ خوانین (برادر ناتنی‌اش) را پشت</w:t>
      </w:r>
      <w:r w:rsidR="00FB51E5" w:rsidRPr="00457BB8">
        <w:rPr>
          <w:rFonts w:ascii="IRNazanin" w:hAnsi="IRNazanin" w:cs="IRNazanin"/>
          <w:sz w:val="28"/>
          <w:szCs w:val="28"/>
          <w:rtl/>
          <w:rPrChange w:id="207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077" w:author="Mohammad Mohammadi" w:date="2025-07-22T21:07:00Z">
            <w:rPr>
              <w:rFonts w:ascii="IRNazanin" w:hAnsi="IRNazanin" w:cs="IRNazanin"/>
              <w:sz w:val="28"/>
              <w:szCs w:val="28"/>
              <w:rtl/>
            </w:rPr>
          </w:rPrChange>
        </w:rPr>
        <w:t xml:space="preserve">سرش روی اسب سوار کردند و پسر دیگری </w:t>
      </w:r>
      <w:r w:rsidR="00D808DF" w:rsidRPr="00457BB8">
        <w:rPr>
          <w:rFonts w:ascii="IRNazanin" w:hAnsi="IRNazanin" w:cs="IRNazanin"/>
          <w:sz w:val="28"/>
          <w:szCs w:val="28"/>
          <w:rtl/>
          <w:rPrChange w:id="2078" w:author="Mohammad Mohammadi" w:date="2025-07-22T21:07:00Z">
            <w:rPr>
              <w:rFonts w:ascii="IRNazanin" w:hAnsi="IRNazanin" w:cs="IRNazanin"/>
              <w:sz w:val="28"/>
              <w:szCs w:val="28"/>
              <w:rtl/>
            </w:rPr>
          </w:rPrChange>
        </w:rPr>
        <w:t>جلوی پاکیزه نشست.</w:t>
      </w:r>
      <w:r w:rsidRPr="00457BB8">
        <w:rPr>
          <w:rFonts w:ascii="IRNazanin" w:hAnsi="IRNazanin" w:cs="IRNazanin"/>
          <w:sz w:val="28"/>
          <w:szCs w:val="28"/>
          <w:rtl/>
          <w:rPrChange w:id="2079" w:author="Mohammad Mohammadi" w:date="2025-07-22T21:07:00Z">
            <w:rPr>
              <w:rFonts w:ascii="IRNazanin" w:hAnsi="IRNazanin" w:cs="IRNazanin"/>
              <w:sz w:val="28"/>
              <w:szCs w:val="28"/>
              <w:rtl/>
            </w:rPr>
          </w:rPrChange>
        </w:rPr>
        <w:t xml:space="preserve"> ما </w:t>
      </w:r>
      <w:r w:rsidR="0046679A" w:rsidRPr="00457BB8">
        <w:rPr>
          <w:rFonts w:ascii="IRNazanin" w:hAnsi="IRNazanin" w:cs="IRNazanin"/>
          <w:sz w:val="28"/>
          <w:szCs w:val="28"/>
          <w:rtl/>
          <w:rPrChange w:id="2080" w:author="Mohammad Mohammadi" w:date="2025-07-22T21:07:00Z">
            <w:rPr>
              <w:rFonts w:ascii="IRNazanin" w:hAnsi="IRNazanin" w:cs="IRNazanin"/>
              <w:sz w:val="28"/>
              <w:szCs w:val="28"/>
              <w:rtl/>
            </w:rPr>
          </w:rPrChange>
        </w:rPr>
        <w:t xml:space="preserve">چشم به راهش </w:t>
      </w:r>
      <w:r w:rsidRPr="00457BB8">
        <w:rPr>
          <w:rFonts w:ascii="IRNazanin" w:hAnsi="IRNazanin" w:cs="IRNazanin"/>
          <w:sz w:val="28"/>
          <w:szCs w:val="28"/>
          <w:rtl/>
          <w:rPrChange w:id="2081" w:author="Mohammad Mohammadi" w:date="2025-07-22T21:07:00Z">
            <w:rPr>
              <w:rFonts w:ascii="IRNazanin" w:hAnsi="IRNazanin" w:cs="IRNazanin"/>
              <w:sz w:val="28"/>
              <w:szCs w:val="28"/>
              <w:rtl/>
            </w:rPr>
          </w:rPrChange>
        </w:rPr>
        <w:t>بودیم</w:t>
      </w:r>
      <w:r w:rsidRPr="00457BB8">
        <w:rPr>
          <w:rFonts w:ascii="IRNazanin" w:hAnsi="IRNazanin" w:cs="IRNazanin"/>
          <w:sz w:val="28"/>
          <w:szCs w:val="28"/>
          <w:lang w:bidi="fa-IR"/>
          <w:rPrChange w:id="2082" w:author="Mohammad Mohammadi" w:date="2025-07-22T21:07:00Z">
            <w:rPr>
              <w:rFonts w:ascii="IRNazanin" w:hAnsi="IRNazanin" w:cs="IRNazanin"/>
              <w:sz w:val="28"/>
              <w:szCs w:val="28"/>
              <w:lang w:bidi="fa-IR"/>
            </w:rPr>
          </w:rPrChange>
        </w:rPr>
        <w:t>.</w:t>
      </w:r>
    </w:p>
    <w:p w14:paraId="78DD89E5" w14:textId="3BD44417" w:rsidR="00604C88" w:rsidRPr="00457BB8" w:rsidRDefault="00604C88" w:rsidP="00604C88">
      <w:pPr>
        <w:bidi/>
        <w:jc w:val="both"/>
        <w:rPr>
          <w:rFonts w:ascii="IRNazanin" w:hAnsi="IRNazanin" w:cs="IRNazanin"/>
          <w:sz w:val="28"/>
          <w:szCs w:val="28"/>
          <w:lang w:bidi="fa-IR"/>
          <w:rPrChange w:id="208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084" w:author="Mohammad Mohammadi" w:date="2025-07-22T21:07:00Z">
            <w:rPr>
              <w:rFonts w:ascii="IRNazanin" w:hAnsi="IRNazanin" w:cs="IRNazanin"/>
              <w:sz w:val="28"/>
              <w:szCs w:val="28"/>
              <w:rtl/>
            </w:rPr>
          </w:rPrChange>
        </w:rPr>
        <w:t>وقتی دیدم که این</w:t>
      </w:r>
      <w:r w:rsidR="00635B67" w:rsidRPr="00457BB8">
        <w:rPr>
          <w:rFonts w:ascii="IRNazanin" w:hAnsi="IRNazanin" w:cs="IRNazanin" w:hint="cs"/>
          <w:sz w:val="28"/>
          <w:szCs w:val="28"/>
          <w:rtl/>
          <w:rPrChange w:id="2085" w:author="Mohammad Mohammadi" w:date="2025-07-22T21:07:00Z">
            <w:rPr>
              <w:rFonts w:ascii="IRNazanin" w:hAnsi="IRNazanin" w:cs="IRNazanin" w:hint="cs"/>
              <w:sz w:val="28"/>
              <w:szCs w:val="28"/>
              <w:rtl/>
            </w:rPr>
          </w:rPrChange>
        </w:rPr>
        <w:t>طور</w:t>
      </w:r>
      <w:r w:rsidR="003C1E72" w:rsidRPr="00457BB8">
        <w:rPr>
          <w:rFonts w:ascii="IRNazanin" w:hAnsi="IRNazanin" w:cs="IRNazanin"/>
          <w:sz w:val="28"/>
          <w:szCs w:val="28"/>
          <w:rtl/>
          <w:rPrChange w:id="2086" w:author="Mohammad Mohammadi" w:date="2025-07-22T21:07:00Z">
            <w:rPr>
              <w:rFonts w:ascii="IRNazanin" w:hAnsi="IRNazanin" w:cs="IRNazanin"/>
              <w:sz w:val="28"/>
              <w:szCs w:val="28"/>
              <w:rtl/>
            </w:rPr>
          </w:rPrChange>
        </w:rPr>
        <w:t xml:space="preserve"> بدرقم </w:t>
      </w:r>
      <w:r w:rsidRPr="00457BB8">
        <w:rPr>
          <w:rFonts w:ascii="IRNazanin" w:hAnsi="IRNazanin" w:cs="IRNazanin"/>
          <w:sz w:val="28"/>
          <w:szCs w:val="28"/>
          <w:rtl/>
          <w:rPrChange w:id="2087" w:author="Mohammad Mohammadi" w:date="2025-07-22T21:07:00Z">
            <w:rPr>
              <w:rFonts w:ascii="IRNazanin" w:hAnsi="IRNazanin" w:cs="IRNazanin"/>
              <w:sz w:val="28"/>
              <w:szCs w:val="28"/>
              <w:rtl/>
            </w:rPr>
          </w:rPrChange>
        </w:rPr>
        <w:t xml:space="preserve">سوار اسب </w:t>
      </w:r>
      <w:r w:rsidR="003C1E72" w:rsidRPr="00457BB8">
        <w:rPr>
          <w:rFonts w:ascii="IRNazanin" w:hAnsi="IRNazanin" w:cs="IRNazanin"/>
          <w:sz w:val="28"/>
          <w:szCs w:val="28"/>
          <w:rtl/>
          <w:rPrChange w:id="2088" w:author="Mohammad Mohammadi" w:date="2025-07-22T21:07:00Z">
            <w:rPr>
              <w:rFonts w:ascii="IRNazanin" w:hAnsi="IRNazanin" w:cs="IRNazanin"/>
              <w:sz w:val="28"/>
              <w:szCs w:val="28"/>
              <w:rtl/>
            </w:rPr>
          </w:rPrChange>
        </w:rPr>
        <w:t>است و</w:t>
      </w:r>
      <w:r w:rsidRPr="00457BB8">
        <w:rPr>
          <w:rFonts w:ascii="IRNazanin" w:hAnsi="IRNazanin" w:cs="IRNazanin"/>
          <w:sz w:val="28"/>
          <w:szCs w:val="28"/>
          <w:rtl/>
          <w:rPrChange w:id="2089" w:author="Mohammad Mohammadi" w:date="2025-07-22T21:07:00Z">
            <w:rPr>
              <w:rFonts w:ascii="IRNazanin" w:hAnsi="IRNazanin" w:cs="IRNazanin"/>
              <w:sz w:val="28"/>
              <w:szCs w:val="28"/>
              <w:rtl/>
            </w:rPr>
          </w:rPrChange>
        </w:rPr>
        <w:t xml:space="preserve"> یک دست و یک پا</w:t>
      </w:r>
      <w:r w:rsidR="003C1E72" w:rsidRPr="00457BB8">
        <w:rPr>
          <w:rFonts w:ascii="IRNazanin" w:hAnsi="IRNazanin" w:cs="IRNazanin"/>
          <w:sz w:val="28"/>
          <w:szCs w:val="28"/>
          <w:rtl/>
          <w:rPrChange w:id="2090" w:author="Mohammad Mohammadi" w:date="2025-07-22T21:07:00Z">
            <w:rPr>
              <w:rFonts w:ascii="IRNazanin" w:hAnsi="IRNazanin" w:cs="IRNazanin"/>
              <w:sz w:val="28"/>
              <w:szCs w:val="28"/>
              <w:rtl/>
            </w:rPr>
          </w:rPrChange>
        </w:rPr>
        <w:t>یش</w:t>
      </w:r>
      <w:r w:rsidRPr="00457BB8">
        <w:rPr>
          <w:rFonts w:ascii="IRNazanin" w:hAnsi="IRNazanin" w:cs="IRNazanin"/>
          <w:sz w:val="28"/>
          <w:szCs w:val="28"/>
          <w:rtl/>
          <w:rPrChange w:id="2091" w:author="Mohammad Mohammadi" w:date="2025-07-22T21:07:00Z">
            <w:rPr>
              <w:rFonts w:ascii="IRNazanin" w:hAnsi="IRNazanin" w:cs="IRNazanin"/>
              <w:sz w:val="28"/>
              <w:szCs w:val="28"/>
              <w:rtl/>
            </w:rPr>
          </w:rPrChange>
        </w:rPr>
        <w:t xml:space="preserve"> از هر طرف آویزان، نتوانستم جلوی خنده‌ام را بگیرم و گفتم: «چرا این‌طور سوار </w:t>
      </w:r>
      <w:r w:rsidR="00A6149B" w:rsidRPr="00457BB8">
        <w:rPr>
          <w:rFonts w:ascii="IRNazanin" w:hAnsi="IRNazanin" w:cs="IRNazanin"/>
          <w:sz w:val="28"/>
          <w:szCs w:val="28"/>
          <w:rtl/>
          <w:rPrChange w:id="2092" w:author="Mohammad Mohammadi" w:date="2025-07-22T21:07:00Z">
            <w:rPr>
              <w:rFonts w:ascii="IRNazanin" w:hAnsi="IRNazanin" w:cs="IRNazanin"/>
              <w:sz w:val="28"/>
              <w:szCs w:val="28"/>
              <w:rtl/>
            </w:rPr>
          </w:rPrChange>
        </w:rPr>
        <w:t>استی</w:t>
      </w:r>
      <w:r w:rsidRPr="00457BB8">
        <w:rPr>
          <w:rFonts w:ascii="IRNazanin" w:hAnsi="IRNazanin" w:cs="IRNazanin"/>
          <w:sz w:val="28"/>
          <w:szCs w:val="28"/>
          <w:rtl/>
          <w:rPrChange w:id="2093" w:author="Mohammad Mohammadi" w:date="2025-07-22T21:07:00Z">
            <w:rPr>
              <w:rFonts w:ascii="IRNazanin" w:hAnsi="IRNazanin" w:cs="IRNazanin"/>
              <w:sz w:val="28"/>
              <w:szCs w:val="28"/>
              <w:rtl/>
            </w:rPr>
          </w:rPrChange>
        </w:rPr>
        <w:t>؟» او چیزی نگفت، خیلی خجالت‌زده</w:t>
      </w:r>
      <w:r w:rsidR="00635B67" w:rsidRPr="00457BB8">
        <w:rPr>
          <w:rFonts w:ascii="IRNazanin" w:hAnsi="IRNazanin" w:cs="IRNazanin"/>
          <w:sz w:val="28"/>
          <w:szCs w:val="28"/>
          <w:rtl/>
          <w:rPrChange w:id="2094" w:author="Mohammad Mohammadi" w:date="2025-07-22T21:07:00Z">
            <w:rPr>
              <w:rFonts w:ascii="IRNazanin" w:hAnsi="IRNazanin" w:cs="IRNazanin"/>
              <w:sz w:val="28"/>
              <w:szCs w:val="28"/>
              <w:rtl/>
            </w:rPr>
          </w:rPrChange>
        </w:rPr>
        <w:t xml:space="preserve"> بود</w:t>
      </w:r>
      <w:r w:rsidRPr="00457BB8">
        <w:rPr>
          <w:rFonts w:ascii="IRNazanin" w:hAnsi="IRNazanin" w:cs="IRNazanin"/>
          <w:sz w:val="28"/>
          <w:szCs w:val="28"/>
          <w:rtl/>
          <w:rPrChange w:id="2095" w:author="Mohammad Mohammadi" w:date="2025-07-22T21:07:00Z">
            <w:rPr>
              <w:rFonts w:ascii="IRNazanin" w:hAnsi="IRNazanin" w:cs="IRNazanin"/>
              <w:sz w:val="28"/>
              <w:szCs w:val="28"/>
              <w:rtl/>
            </w:rPr>
          </w:rPrChange>
        </w:rPr>
        <w:t xml:space="preserve"> و </w:t>
      </w:r>
      <w:r w:rsidR="00635B67" w:rsidRPr="00457BB8">
        <w:rPr>
          <w:rFonts w:ascii="IRNazanin" w:hAnsi="IRNazanin" w:cs="IRNazanin" w:hint="cs"/>
          <w:sz w:val="28"/>
          <w:szCs w:val="28"/>
          <w:rtl/>
          <w:rPrChange w:id="2096" w:author="Mohammad Mohammadi" w:date="2025-07-22T21:07:00Z">
            <w:rPr>
              <w:rFonts w:ascii="IRNazanin" w:hAnsi="IRNazanin" w:cs="IRNazanin" w:hint="cs"/>
              <w:sz w:val="28"/>
              <w:szCs w:val="28"/>
              <w:rtl/>
            </w:rPr>
          </w:rPrChange>
        </w:rPr>
        <w:t>هر</w:t>
      </w:r>
      <w:r w:rsidR="00635B67" w:rsidRPr="00457BB8">
        <w:rPr>
          <w:rFonts w:ascii="IRNazanin" w:hAnsi="IRNazanin" w:cs="IRNazanin"/>
          <w:sz w:val="28"/>
          <w:szCs w:val="28"/>
          <w:rtl/>
          <w:rPrChange w:id="2097" w:author="Mohammad Mohammadi" w:date="2025-07-22T21:07:00Z">
            <w:rPr>
              <w:rFonts w:ascii="IRNazanin" w:hAnsi="IRNazanin" w:cs="IRNazanin"/>
              <w:sz w:val="28"/>
              <w:szCs w:val="28"/>
              <w:rtl/>
            </w:rPr>
          </w:rPrChange>
        </w:rPr>
        <w:t xml:space="preserve"> لحظه امکان </w:t>
      </w:r>
      <w:r w:rsidRPr="00457BB8">
        <w:rPr>
          <w:rFonts w:ascii="IRNazanin" w:hAnsi="IRNazanin" w:cs="IRNazanin"/>
          <w:sz w:val="28"/>
          <w:szCs w:val="28"/>
          <w:rtl/>
          <w:rPrChange w:id="2098" w:author="Mohammad Mohammadi" w:date="2025-07-22T21:07:00Z">
            <w:rPr>
              <w:rFonts w:ascii="IRNazanin" w:hAnsi="IRNazanin" w:cs="IRNazanin"/>
              <w:sz w:val="28"/>
              <w:szCs w:val="28"/>
              <w:rtl/>
            </w:rPr>
          </w:rPrChange>
        </w:rPr>
        <w:t>زایمان</w:t>
      </w:r>
      <w:r w:rsidR="00635B67" w:rsidRPr="00457BB8">
        <w:rPr>
          <w:rFonts w:ascii="IRNazanin" w:hAnsi="IRNazanin" w:cs="IRNazanin" w:hint="cs"/>
          <w:sz w:val="28"/>
          <w:szCs w:val="28"/>
          <w:rtl/>
          <w:rPrChange w:id="2099" w:author="Mohammad Mohammadi" w:date="2025-07-22T21:07:00Z">
            <w:rPr>
              <w:rFonts w:ascii="IRNazanin" w:hAnsi="IRNazanin" w:cs="IRNazanin" w:hint="cs"/>
              <w:sz w:val="28"/>
              <w:szCs w:val="28"/>
              <w:rtl/>
            </w:rPr>
          </w:rPrChange>
        </w:rPr>
        <w:t>ش</w:t>
      </w:r>
      <w:r w:rsidR="001720FE" w:rsidRPr="00457BB8">
        <w:rPr>
          <w:rFonts w:ascii="IRNazanin" w:hAnsi="IRNazanin" w:cs="IRNazanin"/>
          <w:sz w:val="28"/>
          <w:szCs w:val="28"/>
          <w:rtl/>
          <w:rPrChange w:id="2100" w:author="Mohammad Mohammadi" w:date="2025-07-22T21:07:00Z">
            <w:rPr>
              <w:rFonts w:ascii="IRNazanin" w:hAnsi="IRNazanin" w:cs="IRNazanin"/>
              <w:sz w:val="28"/>
              <w:szCs w:val="28"/>
              <w:rtl/>
            </w:rPr>
          </w:rPrChange>
        </w:rPr>
        <w:t xml:space="preserve"> بود.</w:t>
      </w:r>
      <w:r w:rsidRPr="00457BB8">
        <w:rPr>
          <w:rFonts w:ascii="IRNazanin" w:hAnsi="IRNazanin" w:cs="IRNazanin"/>
          <w:sz w:val="28"/>
          <w:szCs w:val="28"/>
          <w:rtl/>
          <w:rPrChange w:id="2101" w:author="Mohammad Mohammadi" w:date="2025-07-22T21:07:00Z">
            <w:rPr>
              <w:rFonts w:ascii="IRNazanin" w:hAnsi="IRNazanin" w:cs="IRNazanin"/>
              <w:sz w:val="28"/>
              <w:szCs w:val="28"/>
              <w:rtl/>
            </w:rPr>
          </w:rPrChange>
        </w:rPr>
        <w:t xml:space="preserve"> او را از اسب </w:t>
      </w:r>
      <w:r w:rsidR="00163CB5" w:rsidRPr="00457BB8">
        <w:rPr>
          <w:rFonts w:ascii="IRNazanin" w:hAnsi="IRNazanin" w:cs="IRNazanin"/>
          <w:sz w:val="28"/>
          <w:szCs w:val="28"/>
          <w:rtl/>
          <w:rPrChange w:id="2102" w:author="Mohammad Mohammadi" w:date="2025-07-22T21:07:00Z">
            <w:rPr>
              <w:rFonts w:ascii="IRNazanin" w:hAnsi="IRNazanin" w:cs="IRNazanin"/>
              <w:sz w:val="28"/>
              <w:szCs w:val="28"/>
              <w:rtl/>
            </w:rPr>
          </w:rPrChange>
        </w:rPr>
        <w:t>پایین</w:t>
      </w:r>
      <w:r w:rsidRPr="00457BB8">
        <w:rPr>
          <w:rFonts w:ascii="IRNazanin" w:hAnsi="IRNazanin" w:cs="IRNazanin"/>
          <w:sz w:val="28"/>
          <w:szCs w:val="28"/>
          <w:rtl/>
          <w:rPrChange w:id="2103" w:author="Mohammad Mohammadi" w:date="2025-07-22T21:07:00Z">
            <w:rPr>
              <w:rFonts w:ascii="IRNazanin" w:hAnsi="IRNazanin" w:cs="IRNazanin"/>
              <w:sz w:val="28"/>
              <w:szCs w:val="28"/>
              <w:rtl/>
            </w:rPr>
          </w:rPrChange>
        </w:rPr>
        <w:t xml:space="preserve"> کردیم</w:t>
      </w:r>
      <w:r w:rsidR="00163CB5" w:rsidRPr="00457BB8">
        <w:rPr>
          <w:rFonts w:ascii="IRNazanin" w:hAnsi="IRNazanin" w:cs="IRNazanin"/>
          <w:sz w:val="28"/>
          <w:szCs w:val="28"/>
          <w:rtl/>
          <w:rPrChange w:id="210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105" w:author="Mohammad Mohammadi" w:date="2025-07-22T21:07:00Z">
            <w:rPr>
              <w:rFonts w:ascii="IRNazanin" w:hAnsi="IRNazanin" w:cs="IRNazanin"/>
              <w:sz w:val="28"/>
              <w:szCs w:val="28"/>
              <w:rtl/>
            </w:rPr>
          </w:rPrChange>
        </w:rPr>
        <w:t xml:space="preserve"> پسرها </w:t>
      </w:r>
      <w:r w:rsidR="00163CB5" w:rsidRPr="00457BB8">
        <w:rPr>
          <w:rFonts w:ascii="IRNazanin" w:hAnsi="IRNazanin" w:cs="IRNazanin"/>
          <w:sz w:val="28"/>
          <w:szCs w:val="28"/>
          <w:rtl/>
          <w:rPrChange w:id="2106" w:author="Mohammad Mohammadi" w:date="2025-07-22T21:07:00Z">
            <w:rPr>
              <w:rFonts w:ascii="IRNazanin" w:hAnsi="IRNazanin" w:cs="IRNazanin"/>
              <w:sz w:val="28"/>
              <w:szCs w:val="28"/>
              <w:rtl/>
            </w:rPr>
          </w:rPrChange>
        </w:rPr>
        <w:t xml:space="preserve">کنجکاو بودند تا بدانند </w:t>
      </w:r>
      <w:r w:rsidRPr="00457BB8">
        <w:rPr>
          <w:rFonts w:ascii="IRNazanin" w:hAnsi="IRNazanin" w:cs="IRNazanin"/>
          <w:sz w:val="28"/>
          <w:szCs w:val="28"/>
          <w:rtl/>
          <w:rPrChange w:id="2107" w:author="Mohammad Mohammadi" w:date="2025-07-22T21:07:00Z">
            <w:rPr>
              <w:rFonts w:ascii="IRNazanin" w:hAnsi="IRNazanin" w:cs="IRNazanin"/>
              <w:sz w:val="28"/>
              <w:szCs w:val="28"/>
              <w:rtl/>
            </w:rPr>
          </w:rPrChange>
        </w:rPr>
        <w:t>چه شده است</w:t>
      </w:r>
      <w:r w:rsidRPr="00457BB8">
        <w:rPr>
          <w:rFonts w:ascii="IRNazanin" w:hAnsi="IRNazanin" w:cs="IRNazanin"/>
          <w:sz w:val="28"/>
          <w:szCs w:val="28"/>
          <w:lang w:bidi="fa-IR"/>
          <w:rPrChange w:id="2108" w:author="Mohammad Mohammadi" w:date="2025-07-22T21:07:00Z">
            <w:rPr>
              <w:rFonts w:ascii="IRNazanin" w:hAnsi="IRNazanin" w:cs="IRNazanin"/>
              <w:sz w:val="28"/>
              <w:szCs w:val="28"/>
              <w:lang w:bidi="fa-IR"/>
            </w:rPr>
          </w:rPrChange>
        </w:rPr>
        <w:t>.</w:t>
      </w:r>
    </w:p>
    <w:p w14:paraId="12F79D40" w14:textId="338E04DE" w:rsidR="00BB660E" w:rsidRPr="00457BB8" w:rsidRDefault="00604C88" w:rsidP="00BB660E">
      <w:pPr>
        <w:bidi/>
        <w:jc w:val="both"/>
        <w:rPr>
          <w:rFonts w:ascii="IRNazanin" w:hAnsi="IRNazanin" w:cs="IRNazanin"/>
          <w:sz w:val="28"/>
          <w:szCs w:val="28"/>
          <w:rtl/>
          <w:lang w:bidi="fa-IR"/>
          <w:rPrChange w:id="2109"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110" w:author="Mohammad Mohammadi" w:date="2025-07-22T21:07:00Z">
            <w:rPr>
              <w:rFonts w:ascii="IRNazanin" w:hAnsi="IRNazanin" w:cs="IRNazanin"/>
              <w:sz w:val="28"/>
              <w:szCs w:val="28"/>
              <w:rtl/>
            </w:rPr>
          </w:rPrChange>
        </w:rPr>
        <w:t>گفتم: «نامادر</w:t>
      </w:r>
      <w:r w:rsidRPr="00457BB8">
        <w:rPr>
          <w:rFonts w:ascii="IRNazanin" w:hAnsi="IRNazanin" w:cs="IRNazanin" w:hint="cs"/>
          <w:sz w:val="28"/>
          <w:szCs w:val="28"/>
          <w:rtl/>
          <w:rPrChange w:id="2111" w:author="Mohammad Mohammadi" w:date="2025-07-22T21:07:00Z">
            <w:rPr>
              <w:rFonts w:ascii="IRNazanin" w:hAnsi="IRNazanin" w:cs="IRNazanin" w:hint="cs"/>
              <w:sz w:val="28"/>
              <w:szCs w:val="28"/>
              <w:rtl/>
            </w:rPr>
          </w:rPrChange>
        </w:rPr>
        <w:t>ی‌تان</w:t>
      </w:r>
      <w:r w:rsidRPr="00457BB8">
        <w:rPr>
          <w:rFonts w:ascii="IRNazanin" w:hAnsi="IRNazanin" w:cs="IRNazanin"/>
          <w:sz w:val="28"/>
          <w:szCs w:val="28"/>
          <w:rtl/>
          <w:rPrChange w:id="2112" w:author="Mohammad Mohammadi" w:date="2025-07-22T21:07:00Z">
            <w:rPr>
              <w:rFonts w:ascii="IRNazanin" w:hAnsi="IRNazanin" w:cs="IRNazanin"/>
              <w:sz w:val="28"/>
              <w:szCs w:val="28"/>
              <w:rtl/>
            </w:rPr>
          </w:rPrChange>
        </w:rPr>
        <w:t xml:space="preserve"> </w:t>
      </w:r>
      <w:r w:rsidR="00BB660E" w:rsidRPr="00457BB8">
        <w:rPr>
          <w:rFonts w:ascii="IRNazanin" w:hAnsi="IRNazanin" w:cs="IRNazanin"/>
          <w:sz w:val="28"/>
          <w:szCs w:val="28"/>
          <w:rtl/>
          <w:rPrChange w:id="2113" w:author="Mohammad Mohammadi" w:date="2025-07-22T21:07:00Z">
            <w:rPr>
              <w:rFonts w:ascii="IRNazanin" w:hAnsi="IRNazanin" w:cs="IRNazanin"/>
              <w:sz w:val="28"/>
              <w:szCs w:val="28"/>
              <w:rtl/>
            </w:rPr>
          </w:rPrChange>
        </w:rPr>
        <w:t>مریض</w:t>
      </w:r>
      <w:r w:rsidRPr="00457BB8">
        <w:rPr>
          <w:rFonts w:ascii="IRNazanin" w:hAnsi="IRNazanin" w:cs="IRNazanin"/>
          <w:sz w:val="28"/>
          <w:szCs w:val="28"/>
          <w:rtl/>
          <w:rPrChange w:id="2114" w:author="Mohammad Mohammadi" w:date="2025-07-22T21:07:00Z">
            <w:rPr>
              <w:rFonts w:ascii="IRNazanin" w:hAnsi="IRNazanin" w:cs="IRNazanin"/>
              <w:sz w:val="28"/>
              <w:szCs w:val="28"/>
              <w:rtl/>
            </w:rPr>
          </w:rPrChange>
        </w:rPr>
        <w:t xml:space="preserve"> است! بیرون </w:t>
      </w:r>
      <w:r w:rsidR="00BB660E" w:rsidRPr="00457BB8">
        <w:rPr>
          <w:rFonts w:ascii="IRNazanin" w:hAnsi="IRNazanin" w:cs="IRNazanin"/>
          <w:sz w:val="28"/>
          <w:szCs w:val="28"/>
          <w:rtl/>
          <w:rPrChange w:id="2115" w:author="Mohammad Mohammadi" w:date="2025-07-22T21:07:00Z">
            <w:rPr>
              <w:rFonts w:ascii="IRNazanin" w:hAnsi="IRNazanin" w:cs="IRNazanin"/>
              <w:sz w:val="28"/>
              <w:szCs w:val="28"/>
              <w:rtl/>
            </w:rPr>
          </w:rPrChange>
        </w:rPr>
        <w:t>برآیید</w:t>
      </w:r>
      <w:r w:rsidRPr="00457BB8">
        <w:rPr>
          <w:rFonts w:ascii="IRNazanin" w:hAnsi="IRNazanin" w:cs="IRNazanin"/>
          <w:sz w:val="28"/>
          <w:szCs w:val="28"/>
          <w:rtl/>
          <w:rPrChange w:id="2116" w:author="Mohammad Mohammadi" w:date="2025-07-22T21:07:00Z">
            <w:rPr>
              <w:rFonts w:ascii="IRNazanin" w:hAnsi="IRNazanin" w:cs="IRNazanin"/>
              <w:sz w:val="28"/>
              <w:szCs w:val="28"/>
              <w:rtl/>
            </w:rPr>
          </w:rPrChange>
        </w:rPr>
        <w:t xml:space="preserve">، </w:t>
      </w:r>
      <w:r w:rsidR="00BB660E" w:rsidRPr="00457BB8">
        <w:rPr>
          <w:rFonts w:ascii="IRNazanin" w:hAnsi="IRNazanin" w:cs="IRNazanin"/>
          <w:sz w:val="28"/>
          <w:szCs w:val="28"/>
          <w:rtl/>
          <w:rPrChange w:id="2117" w:author="Mohammad Mohammadi" w:date="2025-07-22T21:07:00Z">
            <w:rPr>
              <w:rFonts w:ascii="IRNazanin" w:hAnsi="IRNazanin" w:cs="IRNazanin"/>
              <w:sz w:val="28"/>
              <w:szCs w:val="28"/>
              <w:rtl/>
            </w:rPr>
          </w:rPrChange>
        </w:rPr>
        <w:t>اتاق را به</w:t>
      </w:r>
      <w:r w:rsidRPr="00457BB8">
        <w:rPr>
          <w:rFonts w:ascii="IRNazanin" w:hAnsi="IRNazanin" w:cs="IRNazanin"/>
          <w:sz w:val="28"/>
          <w:szCs w:val="28"/>
          <w:rtl/>
          <w:rPrChange w:id="2118" w:author="Mohammad Mohammadi" w:date="2025-07-22T21:07:00Z">
            <w:rPr>
              <w:rFonts w:ascii="IRNazanin" w:hAnsi="IRNazanin" w:cs="IRNazanin"/>
              <w:sz w:val="28"/>
              <w:szCs w:val="28"/>
              <w:rtl/>
            </w:rPr>
          </w:rPrChange>
        </w:rPr>
        <w:t xml:space="preserve"> دخترها </w:t>
      </w:r>
      <w:r w:rsidR="00BB660E" w:rsidRPr="00457BB8">
        <w:rPr>
          <w:rFonts w:ascii="IRNazanin" w:hAnsi="IRNazanin" w:cs="IRNazanin"/>
          <w:sz w:val="28"/>
          <w:szCs w:val="28"/>
          <w:rtl/>
          <w:rPrChange w:id="2119" w:author="Mohammad Mohammadi" w:date="2025-07-22T21:07:00Z">
            <w:rPr>
              <w:rFonts w:ascii="IRNazanin" w:hAnsi="IRNazanin" w:cs="IRNazanin"/>
              <w:sz w:val="28"/>
              <w:szCs w:val="28"/>
              <w:rtl/>
            </w:rPr>
          </w:rPrChange>
        </w:rPr>
        <w:t xml:space="preserve">ایلا </w:t>
      </w:r>
      <w:r w:rsidRPr="00457BB8">
        <w:rPr>
          <w:rFonts w:ascii="IRNazanin" w:hAnsi="IRNazanin" w:cs="IRNazanin"/>
          <w:sz w:val="28"/>
          <w:szCs w:val="28"/>
          <w:rtl/>
          <w:rPrChange w:id="2120" w:author="Mohammad Mohammadi" w:date="2025-07-22T21:07:00Z">
            <w:rPr>
              <w:rFonts w:ascii="IRNazanin" w:hAnsi="IRNazanin" w:cs="IRNazanin"/>
              <w:sz w:val="28"/>
              <w:szCs w:val="28"/>
              <w:rtl/>
            </w:rPr>
          </w:rPrChange>
        </w:rPr>
        <w:t>کنید</w:t>
      </w:r>
      <w:r w:rsidR="00BB660E" w:rsidRPr="00457BB8">
        <w:rPr>
          <w:rFonts w:ascii="IRNazanin" w:hAnsi="IRNazanin" w:cs="IRNazanin"/>
          <w:sz w:val="28"/>
          <w:szCs w:val="28"/>
          <w:rtl/>
          <w:lang w:bidi="fa-IR"/>
          <w:rPrChange w:id="2121" w:author="Mohammad Mohammadi" w:date="2025-07-22T21:07:00Z">
            <w:rPr>
              <w:rFonts w:ascii="IRNazanin" w:hAnsi="IRNazanin" w:cs="IRNazanin"/>
              <w:sz w:val="28"/>
              <w:szCs w:val="28"/>
              <w:rtl/>
              <w:lang w:bidi="fa-IR"/>
            </w:rPr>
          </w:rPrChange>
        </w:rPr>
        <w:t xml:space="preserve">». </w:t>
      </w:r>
    </w:p>
    <w:p w14:paraId="51778824" w14:textId="5F663477" w:rsidR="002154C2" w:rsidRPr="00457BB8" w:rsidRDefault="00604C88" w:rsidP="002154C2">
      <w:pPr>
        <w:bidi/>
        <w:jc w:val="both"/>
        <w:rPr>
          <w:rFonts w:ascii="IRNazanin" w:hAnsi="IRNazanin" w:cs="IRNazanin"/>
          <w:sz w:val="28"/>
          <w:szCs w:val="28"/>
          <w:rtl/>
          <w:rPrChange w:id="2122" w:author="Mohammad Mohammadi" w:date="2025-07-22T21:07:00Z">
            <w:rPr>
              <w:rFonts w:ascii="IRNazanin" w:hAnsi="IRNazanin" w:cs="IRNazanin"/>
              <w:sz w:val="28"/>
              <w:szCs w:val="28"/>
              <w:rtl/>
            </w:rPr>
          </w:rPrChange>
        </w:rPr>
      </w:pPr>
      <w:r w:rsidRPr="00457BB8">
        <w:rPr>
          <w:rFonts w:ascii="IRNazanin" w:hAnsi="IRNazanin" w:cs="IRNazanin"/>
          <w:sz w:val="28"/>
          <w:szCs w:val="28"/>
          <w:rtl/>
          <w:rPrChange w:id="2123" w:author="Mohammad Mohammadi" w:date="2025-07-22T21:07:00Z">
            <w:rPr>
              <w:rFonts w:ascii="IRNazanin" w:hAnsi="IRNazanin" w:cs="IRNazanin"/>
              <w:sz w:val="28"/>
              <w:szCs w:val="28"/>
              <w:rtl/>
            </w:rPr>
          </w:rPrChange>
        </w:rPr>
        <w:t xml:space="preserve">پسرها بیرون </w:t>
      </w:r>
      <w:r w:rsidR="008F7122" w:rsidRPr="00457BB8">
        <w:rPr>
          <w:rFonts w:ascii="IRNazanin" w:hAnsi="IRNazanin" w:cs="IRNazanin"/>
          <w:sz w:val="28"/>
          <w:szCs w:val="28"/>
          <w:rtl/>
          <w:rPrChange w:id="2124" w:author="Mohammad Mohammadi" w:date="2025-07-22T21:07:00Z">
            <w:rPr>
              <w:rFonts w:ascii="IRNazanin" w:hAnsi="IRNazanin" w:cs="IRNazanin"/>
              <w:sz w:val="28"/>
              <w:szCs w:val="28"/>
              <w:rtl/>
            </w:rPr>
          </w:rPrChange>
        </w:rPr>
        <w:t>برآمدند</w:t>
      </w:r>
      <w:r w:rsidRPr="00457BB8">
        <w:rPr>
          <w:rFonts w:ascii="IRNazanin" w:hAnsi="IRNazanin" w:cs="IRNazanin"/>
          <w:sz w:val="28"/>
          <w:szCs w:val="28"/>
          <w:rtl/>
          <w:rPrChange w:id="2125" w:author="Mohammad Mohammadi" w:date="2025-07-22T21:07:00Z">
            <w:rPr>
              <w:rFonts w:ascii="IRNazanin" w:hAnsi="IRNazanin" w:cs="IRNazanin"/>
              <w:sz w:val="28"/>
              <w:szCs w:val="28"/>
              <w:rtl/>
            </w:rPr>
          </w:rPrChange>
        </w:rPr>
        <w:t xml:space="preserve"> و پاکیزه را داخل بردم. او را </w:t>
      </w:r>
      <w:r w:rsidRPr="00457BB8">
        <w:rPr>
          <w:rFonts w:ascii="IRNazanin" w:hAnsi="IRNazanin" w:cs="IRNazanin"/>
          <w:sz w:val="28"/>
          <w:szCs w:val="28"/>
          <w:rPrChange w:id="2126" w:author="Mohammad Mohammadi" w:date="2025-07-22T21:07:00Z">
            <w:rPr>
              <w:rFonts w:ascii="IRNazanin" w:hAnsi="IRNazanin" w:cs="IRNazanin"/>
              <w:sz w:val="28"/>
              <w:szCs w:val="28"/>
            </w:rPr>
          </w:rPrChange>
        </w:rPr>
        <w:t>‌</w:t>
      </w:r>
      <w:r w:rsidRPr="00457BB8">
        <w:rPr>
          <w:rFonts w:ascii="IRNazanin" w:hAnsi="IRNazanin" w:cs="IRNazanin"/>
          <w:sz w:val="28"/>
          <w:szCs w:val="28"/>
          <w:rtl/>
          <w:rPrChange w:id="2127" w:author="Mohammad Mohammadi" w:date="2025-07-22T21:07:00Z">
            <w:rPr>
              <w:rFonts w:ascii="IRNazanin" w:hAnsi="IRNazanin" w:cs="IRNazanin"/>
              <w:sz w:val="28"/>
              <w:szCs w:val="28"/>
              <w:rtl/>
            </w:rPr>
          </w:rPrChange>
        </w:rPr>
        <w:t>طور</w:t>
      </w:r>
      <w:r w:rsidR="008F7122" w:rsidRPr="00457BB8">
        <w:rPr>
          <w:rFonts w:ascii="IRNazanin" w:hAnsi="IRNazanin" w:cs="IRNazanin" w:hint="cs"/>
          <w:sz w:val="28"/>
          <w:szCs w:val="28"/>
          <w:rtl/>
          <w:rPrChange w:id="2128" w:author="Mohammad Mohammadi" w:date="2025-07-22T21:07:00Z">
            <w:rPr>
              <w:rFonts w:ascii="IRNazanin" w:hAnsi="IRNazanin" w:cs="IRNazanin" w:hint="cs"/>
              <w:sz w:val="28"/>
              <w:szCs w:val="28"/>
              <w:rtl/>
            </w:rPr>
          </w:rPrChange>
        </w:rPr>
        <w:t>ی</w:t>
      </w:r>
      <w:r w:rsidR="00F00BC2" w:rsidRPr="00457BB8">
        <w:rPr>
          <w:rFonts w:ascii="IRNazanin" w:hAnsi="IRNazanin" w:cs="IRNazanin"/>
          <w:sz w:val="28"/>
          <w:szCs w:val="28"/>
          <w:rtl/>
          <w:rPrChange w:id="2129" w:author="Mohammad Mohammadi" w:date="2025-07-22T21:07:00Z">
            <w:rPr>
              <w:rFonts w:ascii="IRNazanin" w:hAnsi="IRNazanin" w:cs="IRNazanin"/>
              <w:sz w:val="28"/>
              <w:szCs w:val="28"/>
              <w:rtl/>
            </w:rPr>
          </w:rPrChange>
        </w:rPr>
        <w:t xml:space="preserve"> </w:t>
      </w:r>
      <w:r w:rsidR="00F00BC2" w:rsidRPr="00457BB8">
        <w:rPr>
          <w:rFonts w:ascii="IRNazanin" w:hAnsi="IRNazanin" w:cs="IRNazanin" w:hint="cs"/>
          <w:sz w:val="28"/>
          <w:szCs w:val="28"/>
          <w:rtl/>
          <w:rPrChange w:id="2130" w:author="Mohammad Mohammadi" w:date="2025-07-22T21:07:00Z">
            <w:rPr>
              <w:rFonts w:ascii="IRNazanin" w:hAnsi="IRNazanin" w:cs="IRNazanin" w:hint="cs"/>
              <w:sz w:val="28"/>
              <w:szCs w:val="28"/>
              <w:rtl/>
            </w:rPr>
          </w:rPrChange>
        </w:rPr>
        <w:t>که</w:t>
      </w:r>
      <w:r w:rsidR="008F7122" w:rsidRPr="00457BB8">
        <w:rPr>
          <w:rFonts w:ascii="IRNazanin" w:hAnsi="IRNazanin" w:cs="IRNazanin"/>
          <w:sz w:val="28"/>
          <w:szCs w:val="28"/>
          <w:rtl/>
          <w:rPrChange w:id="2131"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132" w:author="Mohammad Mohammadi" w:date="2025-07-22T21:07:00Z">
            <w:rPr>
              <w:rFonts w:ascii="IRNazanin" w:hAnsi="IRNazanin" w:cs="IRNazanin"/>
              <w:sz w:val="28"/>
              <w:szCs w:val="28"/>
              <w:rtl/>
            </w:rPr>
          </w:rPrChange>
        </w:rPr>
        <w:t>زن</w:t>
      </w:r>
      <w:r w:rsidRPr="00457BB8">
        <w:rPr>
          <w:rFonts w:ascii="IRNazanin" w:hAnsi="IRNazanin" w:cs="IRNazanin" w:hint="cs"/>
          <w:sz w:val="28"/>
          <w:szCs w:val="28"/>
          <w:rtl/>
          <w:rPrChange w:id="2133" w:author="Mohammad Mohammadi" w:date="2025-07-22T21:07:00Z">
            <w:rPr>
              <w:rFonts w:ascii="IRNazanin" w:hAnsi="IRNazanin" w:cs="IRNazanin" w:hint="cs"/>
              <w:sz w:val="28"/>
              <w:szCs w:val="28"/>
              <w:rtl/>
            </w:rPr>
          </w:rPrChange>
        </w:rPr>
        <w:t>ی</w:t>
      </w:r>
      <w:r w:rsidRPr="00457BB8">
        <w:rPr>
          <w:rFonts w:ascii="IRNazanin" w:hAnsi="IRNazanin" w:cs="IRNazanin"/>
          <w:sz w:val="28"/>
          <w:szCs w:val="28"/>
          <w:rtl/>
          <w:rPrChange w:id="2134" w:author="Mohammad Mohammadi" w:date="2025-07-22T21:07:00Z">
            <w:rPr>
              <w:rFonts w:ascii="IRNazanin" w:hAnsi="IRNazanin" w:cs="IRNazanin"/>
              <w:sz w:val="28"/>
              <w:szCs w:val="28"/>
              <w:rtl/>
            </w:rPr>
          </w:rPrChange>
        </w:rPr>
        <w:t xml:space="preserve"> را هنگام زا</w:t>
      </w:r>
      <w:r w:rsidRPr="00457BB8">
        <w:rPr>
          <w:rFonts w:ascii="IRNazanin" w:hAnsi="IRNazanin" w:cs="IRNazanin" w:hint="cs"/>
          <w:sz w:val="28"/>
          <w:szCs w:val="28"/>
          <w:rtl/>
          <w:rPrChange w:id="2135" w:author="Mohammad Mohammadi" w:date="2025-07-22T21:07:00Z">
            <w:rPr>
              <w:rFonts w:ascii="IRNazanin" w:hAnsi="IRNazanin" w:cs="IRNazanin" w:hint="cs"/>
              <w:sz w:val="28"/>
              <w:szCs w:val="28"/>
              <w:rtl/>
            </w:rPr>
          </w:rPrChange>
        </w:rPr>
        <w:t>یمان</w:t>
      </w:r>
      <w:r w:rsidRPr="00457BB8">
        <w:rPr>
          <w:rFonts w:ascii="IRNazanin" w:hAnsi="IRNazanin" w:cs="IRNazanin"/>
          <w:sz w:val="28"/>
          <w:szCs w:val="28"/>
          <w:rtl/>
          <w:rPrChange w:id="2136" w:author="Mohammad Mohammadi" w:date="2025-07-22T21:07:00Z">
            <w:rPr>
              <w:rFonts w:ascii="IRNazanin" w:hAnsi="IRNazanin" w:cs="IRNazanin"/>
              <w:sz w:val="28"/>
              <w:szCs w:val="28"/>
              <w:rtl/>
            </w:rPr>
          </w:rPrChange>
        </w:rPr>
        <w:t xml:space="preserve"> نگه م</w:t>
      </w:r>
      <w:r w:rsidRPr="00457BB8">
        <w:rPr>
          <w:rFonts w:ascii="IRNazanin" w:hAnsi="IRNazanin" w:cs="IRNazanin" w:hint="cs"/>
          <w:sz w:val="28"/>
          <w:szCs w:val="28"/>
          <w:rtl/>
          <w:rPrChange w:id="2137" w:author="Mohammad Mohammadi" w:date="2025-07-22T21:07:00Z">
            <w:rPr>
              <w:rFonts w:ascii="IRNazanin" w:hAnsi="IRNazanin" w:cs="IRNazanin" w:hint="cs"/>
              <w:sz w:val="28"/>
              <w:szCs w:val="28"/>
              <w:rtl/>
            </w:rPr>
          </w:rPrChange>
        </w:rPr>
        <w:t>ی‌داریم</w:t>
      </w:r>
      <w:r w:rsidRPr="00457BB8">
        <w:rPr>
          <w:rFonts w:ascii="IRNazanin" w:hAnsi="IRNazanin" w:cs="IRNazanin"/>
          <w:sz w:val="28"/>
          <w:szCs w:val="28"/>
          <w:rtl/>
          <w:rPrChange w:id="2138" w:author="Mohammad Mohammadi" w:date="2025-07-22T21:07:00Z">
            <w:rPr>
              <w:rFonts w:ascii="IRNazanin" w:hAnsi="IRNazanin" w:cs="IRNazanin"/>
              <w:sz w:val="28"/>
              <w:szCs w:val="28"/>
              <w:rtl/>
            </w:rPr>
          </w:rPrChange>
        </w:rPr>
        <w:t>، گرفتم. یک ساعت</w:t>
      </w:r>
      <w:r w:rsidR="008F7122" w:rsidRPr="00457BB8">
        <w:rPr>
          <w:rFonts w:ascii="IRNazanin" w:hAnsi="IRNazanin" w:cs="IRNazanin"/>
          <w:sz w:val="28"/>
          <w:szCs w:val="28"/>
          <w:rtl/>
          <w:rPrChange w:id="2139" w:author="Mohammad Mohammadi" w:date="2025-07-22T21:07:00Z">
            <w:rPr>
              <w:rFonts w:ascii="IRNazanin" w:hAnsi="IRNazanin" w:cs="IRNazanin"/>
              <w:sz w:val="28"/>
              <w:szCs w:val="28"/>
              <w:rtl/>
            </w:rPr>
          </w:rPrChange>
        </w:rPr>
        <w:t xml:space="preserve"> گذشت</w:t>
      </w:r>
      <w:r w:rsidRPr="00457BB8">
        <w:rPr>
          <w:rFonts w:ascii="IRNazanin" w:hAnsi="IRNazanin" w:cs="IRNazanin"/>
          <w:sz w:val="28"/>
          <w:szCs w:val="28"/>
          <w:rtl/>
          <w:rPrChange w:id="2140" w:author="Mohammad Mohammadi" w:date="2025-07-22T21:07:00Z">
            <w:rPr>
              <w:rFonts w:ascii="IRNazanin" w:hAnsi="IRNazanin" w:cs="IRNazanin"/>
              <w:sz w:val="28"/>
              <w:szCs w:val="28"/>
              <w:rtl/>
            </w:rPr>
          </w:rPrChange>
        </w:rPr>
        <w:t xml:space="preserve">، </w:t>
      </w:r>
      <w:r w:rsidR="008F7122" w:rsidRPr="00457BB8">
        <w:rPr>
          <w:rFonts w:ascii="IRNazanin" w:hAnsi="IRNazanin" w:cs="IRNazanin"/>
          <w:sz w:val="28"/>
          <w:szCs w:val="28"/>
          <w:rtl/>
          <w:rPrChange w:id="2141" w:author="Mohammad Mohammadi" w:date="2025-07-22T21:07:00Z">
            <w:rPr>
              <w:rFonts w:ascii="IRNazanin" w:hAnsi="IRNazanin" w:cs="IRNazanin"/>
              <w:sz w:val="28"/>
              <w:szCs w:val="28"/>
              <w:rtl/>
            </w:rPr>
          </w:rPrChange>
        </w:rPr>
        <w:t xml:space="preserve">نوزاد </w:t>
      </w:r>
      <w:r w:rsidRPr="00457BB8">
        <w:rPr>
          <w:rFonts w:ascii="IRNazanin" w:hAnsi="IRNazanin" w:cs="IRNazanin"/>
          <w:sz w:val="28"/>
          <w:szCs w:val="28"/>
          <w:rtl/>
          <w:rPrChange w:id="2142" w:author="Mohammad Mohammadi" w:date="2025-07-22T21:07:00Z">
            <w:rPr>
              <w:rFonts w:ascii="IRNazanin" w:hAnsi="IRNazanin" w:cs="IRNazanin"/>
              <w:sz w:val="28"/>
              <w:szCs w:val="28"/>
              <w:rtl/>
            </w:rPr>
          </w:rPrChange>
        </w:rPr>
        <w:t xml:space="preserve">هنوز به دنیا نیامده بود، </w:t>
      </w:r>
      <w:r w:rsidR="000379CA" w:rsidRPr="00457BB8">
        <w:rPr>
          <w:rFonts w:ascii="IRNazanin" w:hAnsi="IRNazanin" w:cs="IRNazanin"/>
          <w:sz w:val="28"/>
          <w:szCs w:val="28"/>
          <w:rtl/>
          <w:rPrChange w:id="2143" w:author="Mohammad Mohammadi" w:date="2025-07-22T21:07:00Z">
            <w:rPr>
              <w:rFonts w:ascii="IRNazanin" w:hAnsi="IRNazanin" w:cs="IRNazanin"/>
              <w:sz w:val="28"/>
              <w:szCs w:val="28"/>
              <w:rtl/>
            </w:rPr>
          </w:rPrChange>
        </w:rPr>
        <w:t>برای همین</w:t>
      </w:r>
      <w:r w:rsidRPr="00457BB8">
        <w:rPr>
          <w:rFonts w:ascii="IRNazanin" w:hAnsi="IRNazanin" w:cs="IRNazanin"/>
          <w:sz w:val="28"/>
          <w:szCs w:val="28"/>
          <w:rtl/>
          <w:rPrChange w:id="2144" w:author="Mohammad Mohammadi" w:date="2025-07-22T21:07:00Z">
            <w:rPr>
              <w:rFonts w:ascii="IRNazanin" w:hAnsi="IRNazanin" w:cs="IRNazanin"/>
              <w:sz w:val="28"/>
              <w:szCs w:val="28"/>
              <w:rtl/>
            </w:rPr>
          </w:rPrChange>
        </w:rPr>
        <w:t xml:space="preserve"> به او گفتم: «پاکیزه، یک ساعت است </w:t>
      </w:r>
      <w:r w:rsidR="000379CA" w:rsidRPr="00457BB8">
        <w:rPr>
          <w:rFonts w:ascii="IRNazanin" w:hAnsi="IRNazanin" w:cs="IRNazanin"/>
          <w:sz w:val="28"/>
          <w:szCs w:val="28"/>
          <w:rtl/>
          <w:rPrChange w:id="2145" w:author="Mohammad Mohammadi" w:date="2025-07-22T21:07:00Z">
            <w:rPr>
              <w:rFonts w:ascii="IRNazanin" w:hAnsi="IRNazanin" w:cs="IRNazanin"/>
              <w:sz w:val="28"/>
              <w:szCs w:val="28"/>
              <w:rtl/>
            </w:rPr>
          </w:rPrChange>
        </w:rPr>
        <w:t xml:space="preserve">که </w:t>
      </w:r>
      <w:r w:rsidR="002154C2" w:rsidRPr="00457BB8">
        <w:rPr>
          <w:rFonts w:ascii="IRNazanin" w:hAnsi="IRNazanin" w:cs="IRNazanin" w:hint="cs"/>
          <w:sz w:val="28"/>
          <w:szCs w:val="28"/>
          <w:rtl/>
          <w:rPrChange w:id="2146" w:author="Mohammad Mohammadi" w:date="2025-07-22T21:07:00Z">
            <w:rPr>
              <w:rFonts w:ascii="IRNazanin" w:hAnsi="IRNazanin" w:cs="IRNazanin" w:hint="cs"/>
              <w:sz w:val="28"/>
              <w:szCs w:val="28"/>
              <w:rtl/>
            </w:rPr>
          </w:rPrChange>
        </w:rPr>
        <w:t>همینطور</w:t>
      </w:r>
      <w:r w:rsidR="002154C2" w:rsidRPr="00457BB8">
        <w:rPr>
          <w:rFonts w:ascii="IRNazanin" w:hAnsi="IRNazanin" w:cs="IRNazanin"/>
          <w:sz w:val="28"/>
          <w:szCs w:val="28"/>
          <w:rtl/>
          <w:rPrChange w:id="2147" w:author="Mohammad Mohammadi" w:date="2025-07-22T21:07:00Z">
            <w:rPr>
              <w:rFonts w:ascii="IRNazanin" w:hAnsi="IRNazanin" w:cs="IRNazanin"/>
              <w:sz w:val="28"/>
              <w:szCs w:val="28"/>
              <w:rtl/>
            </w:rPr>
          </w:rPrChange>
        </w:rPr>
        <w:t xml:space="preserve"> </w:t>
      </w:r>
      <w:r w:rsidR="002154C2" w:rsidRPr="00457BB8">
        <w:rPr>
          <w:rFonts w:ascii="IRNazanin" w:hAnsi="IRNazanin" w:cs="IRNazanin" w:hint="cs"/>
          <w:sz w:val="28"/>
          <w:szCs w:val="28"/>
          <w:rtl/>
          <w:rPrChange w:id="2148" w:author="Mohammad Mohammadi" w:date="2025-07-22T21:07:00Z">
            <w:rPr>
              <w:rFonts w:ascii="IRNazanin" w:hAnsi="IRNazanin" w:cs="IRNazanin" w:hint="cs"/>
              <w:sz w:val="28"/>
              <w:szCs w:val="28"/>
              <w:rtl/>
            </w:rPr>
          </w:rPrChange>
        </w:rPr>
        <w:t>منتظر</w:t>
      </w:r>
      <w:r w:rsidR="002154C2" w:rsidRPr="00457BB8">
        <w:rPr>
          <w:rFonts w:ascii="IRNazanin" w:hAnsi="IRNazanin" w:cs="IRNazanin"/>
          <w:sz w:val="28"/>
          <w:szCs w:val="28"/>
          <w:rtl/>
          <w:rPrChange w:id="2149" w:author="Mohammad Mohammadi" w:date="2025-07-22T21:07:00Z">
            <w:rPr>
              <w:rFonts w:ascii="IRNazanin" w:hAnsi="IRNazanin" w:cs="IRNazanin"/>
              <w:sz w:val="28"/>
              <w:szCs w:val="28"/>
              <w:rtl/>
            </w:rPr>
          </w:rPrChange>
        </w:rPr>
        <w:t xml:space="preserve"> </w:t>
      </w:r>
      <w:r w:rsidR="002154C2" w:rsidRPr="00457BB8">
        <w:rPr>
          <w:rFonts w:ascii="IRNazanin" w:hAnsi="IRNazanin" w:cs="IRNazanin" w:hint="cs"/>
          <w:sz w:val="28"/>
          <w:szCs w:val="28"/>
          <w:rtl/>
          <w:rPrChange w:id="2150" w:author="Mohammad Mohammadi" w:date="2025-07-22T21:07:00Z">
            <w:rPr>
              <w:rFonts w:ascii="IRNazanin" w:hAnsi="IRNazanin" w:cs="IRNazanin" w:hint="cs"/>
              <w:sz w:val="28"/>
              <w:szCs w:val="28"/>
              <w:rtl/>
            </w:rPr>
          </w:rPrChange>
        </w:rPr>
        <w:t>هستم</w:t>
      </w:r>
      <w:r w:rsidRPr="00457BB8">
        <w:rPr>
          <w:rFonts w:ascii="IRNazanin" w:hAnsi="IRNazanin" w:cs="IRNazanin"/>
          <w:sz w:val="28"/>
          <w:szCs w:val="28"/>
          <w:rtl/>
          <w:rPrChange w:id="2151" w:author="Mohammad Mohammadi" w:date="2025-07-22T21:07:00Z">
            <w:rPr>
              <w:rFonts w:ascii="IRNazanin" w:hAnsi="IRNazanin" w:cs="IRNazanin"/>
              <w:sz w:val="28"/>
              <w:szCs w:val="28"/>
              <w:rtl/>
            </w:rPr>
          </w:rPrChange>
        </w:rPr>
        <w:t xml:space="preserve">، </w:t>
      </w:r>
      <w:r w:rsidR="000379CA" w:rsidRPr="00457BB8">
        <w:rPr>
          <w:rFonts w:ascii="IRNazanin" w:hAnsi="IRNazanin" w:cs="IRNazanin"/>
          <w:sz w:val="28"/>
          <w:szCs w:val="28"/>
          <w:rtl/>
          <w:rPrChange w:id="2152" w:author="Mohammad Mohammadi" w:date="2025-07-22T21:07:00Z">
            <w:rPr>
              <w:rFonts w:ascii="IRNazanin" w:hAnsi="IRNazanin" w:cs="IRNazanin"/>
              <w:sz w:val="28"/>
              <w:szCs w:val="28"/>
              <w:rtl/>
            </w:rPr>
          </w:rPrChange>
        </w:rPr>
        <w:t>کمی صبر کن تا ب</w:t>
      </w:r>
      <w:r w:rsidRPr="00457BB8">
        <w:rPr>
          <w:rFonts w:ascii="IRNazanin" w:hAnsi="IRNazanin" w:cs="IRNazanin"/>
          <w:sz w:val="28"/>
          <w:szCs w:val="28"/>
          <w:rtl/>
          <w:rPrChange w:id="2153" w:author="Mohammad Mohammadi" w:date="2025-07-22T21:07:00Z">
            <w:rPr>
              <w:rFonts w:ascii="IRNazanin" w:hAnsi="IRNazanin" w:cs="IRNazanin"/>
              <w:sz w:val="28"/>
              <w:szCs w:val="28"/>
              <w:rtl/>
            </w:rPr>
          </w:rPrChange>
        </w:rPr>
        <w:t>روم چند پارچه و آب و وسایل دیگر بیاورم»</w:t>
      </w:r>
      <w:r w:rsidR="000379CA" w:rsidRPr="00457BB8">
        <w:rPr>
          <w:rFonts w:ascii="IRNazanin" w:hAnsi="IRNazanin" w:cs="IRNazanin"/>
          <w:sz w:val="28"/>
          <w:szCs w:val="28"/>
          <w:rtl/>
          <w:rPrChange w:id="215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155" w:author="Mohammad Mohammadi" w:date="2025-07-22T21:07:00Z">
            <w:rPr>
              <w:rFonts w:ascii="IRNazanin" w:hAnsi="IRNazanin" w:cs="IRNazanin"/>
              <w:sz w:val="28"/>
              <w:szCs w:val="28"/>
              <w:rtl/>
            </w:rPr>
          </w:rPrChange>
        </w:rPr>
        <w:t xml:space="preserve"> </w:t>
      </w:r>
      <w:r w:rsidR="002154C2" w:rsidRPr="00457BB8">
        <w:rPr>
          <w:rFonts w:ascii="IRNazanin" w:hAnsi="IRNazanin" w:cs="IRNazanin" w:hint="cs"/>
          <w:sz w:val="28"/>
          <w:szCs w:val="28"/>
          <w:rtl/>
          <w:rPrChange w:id="2156" w:author="Mohammad Mohammadi" w:date="2025-07-22T21:07:00Z">
            <w:rPr>
              <w:rFonts w:ascii="IRNazanin" w:hAnsi="IRNazanin" w:cs="IRNazanin" w:hint="cs"/>
              <w:sz w:val="28"/>
              <w:szCs w:val="28"/>
              <w:rtl/>
            </w:rPr>
          </w:rPrChange>
        </w:rPr>
        <w:t>به</w:t>
      </w:r>
      <w:r w:rsidR="002154C2" w:rsidRPr="00457BB8">
        <w:rPr>
          <w:rFonts w:ascii="IRNazanin" w:hAnsi="IRNazanin" w:cs="IRNazanin"/>
          <w:sz w:val="28"/>
          <w:szCs w:val="28"/>
          <w:rtl/>
          <w:rPrChange w:id="2157" w:author="Mohammad Mohammadi" w:date="2025-07-22T21:07:00Z">
            <w:rPr>
              <w:rFonts w:ascii="IRNazanin" w:hAnsi="IRNazanin" w:cs="IRNazanin"/>
              <w:sz w:val="28"/>
              <w:szCs w:val="28"/>
              <w:rtl/>
            </w:rPr>
          </w:rPrChange>
        </w:rPr>
        <w:t xml:space="preserve"> دنبال ا</w:t>
      </w:r>
      <w:r w:rsidR="002154C2" w:rsidRPr="00457BB8">
        <w:rPr>
          <w:rFonts w:ascii="IRNazanin" w:hAnsi="IRNazanin" w:cs="IRNazanin" w:hint="cs"/>
          <w:sz w:val="28"/>
          <w:szCs w:val="28"/>
          <w:rtl/>
          <w:rPrChange w:id="2158" w:author="Mohammad Mohammadi" w:date="2025-07-22T21:07:00Z">
            <w:rPr>
              <w:rFonts w:ascii="IRNazanin" w:hAnsi="IRNazanin" w:cs="IRNazanin" w:hint="cs"/>
              <w:sz w:val="28"/>
              <w:szCs w:val="28"/>
              <w:rtl/>
            </w:rPr>
          </w:rPrChange>
        </w:rPr>
        <w:t>ین</w:t>
      </w:r>
      <w:r w:rsidR="002154C2" w:rsidRPr="00457BB8">
        <w:rPr>
          <w:rFonts w:ascii="IRNazanin" w:hAnsi="IRNazanin" w:cs="IRNazanin"/>
          <w:sz w:val="28"/>
          <w:szCs w:val="28"/>
          <w:rtl/>
          <w:rPrChange w:id="2159" w:author="Mohammad Mohammadi" w:date="2025-07-22T21:07:00Z">
            <w:rPr>
              <w:rFonts w:ascii="IRNazanin" w:hAnsi="IRNazanin" w:cs="IRNazanin"/>
              <w:sz w:val="28"/>
              <w:szCs w:val="28"/>
              <w:rtl/>
            </w:rPr>
          </w:rPrChange>
        </w:rPr>
        <w:t xml:space="preserve"> ا</w:t>
      </w:r>
      <w:r w:rsidR="002154C2" w:rsidRPr="00457BB8">
        <w:rPr>
          <w:rFonts w:ascii="IRNazanin" w:hAnsi="IRNazanin" w:cs="IRNazanin" w:hint="cs"/>
          <w:sz w:val="28"/>
          <w:szCs w:val="28"/>
          <w:rtl/>
          <w:rPrChange w:id="2160" w:author="Mohammad Mohammadi" w:date="2025-07-22T21:07:00Z">
            <w:rPr>
              <w:rFonts w:ascii="IRNazanin" w:hAnsi="IRNazanin" w:cs="IRNazanin" w:hint="cs"/>
              <w:sz w:val="28"/>
              <w:szCs w:val="28"/>
              <w:rtl/>
            </w:rPr>
          </w:rPrChange>
        </w:rPr>
        <w:t>ین</w:t>
      </w:r>
      <w:r w:rsidR="002154C2" w:rsidRPr="00457BB8">
        <w:rPr>
          <w:rFonts w:ascii="IRNazanin" w:hAnsi="IRNazanin" w:cs="IRNazanin"/>
          <w:sz w:val="28"/>
          <w:szCs w:val="28"/>
          <w:rtl/>
          <w:rPrChange w:id="2161" w:author="Mohammad Mohammadi" w:date="2025-07-22T21:07:00Z">
            <w:rPr>
              <w:rFonts w:ascii="IRNazanin" w:hAnsi="IRNazanin" w:cs="IRNazanin"/>
              <w:sz w:val="28"/>
              <w:szCs w:val="28"/>
              <w:rtl/>
            </w:rPr>
          </w:rPrChange>
        </w:rPr>
        <w:t xml:space="preserve"> چ</w:t>
      </w:r>
      <w:r w:rsidR="002154C2" w:rsidRPr="00457BB8">
        <w:rPr>
          <w:rFonts w:ascii="IRNazanin" w:hAnsi="IRNazanin" w:cs="IRNazanin" w:hint="cs"/>
          <w:sz w:val="28"/>
          <w:szCs w:val="28"/>
          <w:rtl/>
          <w:rPrChange w:id="2162" w:author="Mohammad Mohammadi" w:date="2025-07-22T21:07:00Z">
            <w:rPr>
              <w:rFonts w:ascii="IRNazanin" w:hAnsi="IRNazanin" w:cs="IRNazanin" w:hint="cs"/>
              <w:sz w:val="28"/>
              <w:szCs w:val="28"/>
              <w:rtl/>
            </w:rPr>
          </w:rPrChange>
        </w:rPr>
        <w:t>یزها</w:t>
      </w:r>
      <w:r w:rsidR="002154C2" w:rsidRPr="00457BB8">
        <w:rPr>
          <w:rFonts w:ascii="IRNazanin" w:hAnsi="IRNazanin" w:cs="IRNazanin"/>
          <w:sz w:val="28"/>
          <w:szCs w:val="28"/>
          <w:rtl/>
          <w:rPrChange w:id="2163" w:author="Mohammad Mohammadi" w:date="2025-07-22T21:07:00Z">
            <w:rPr>
              <w:rFonts w:ascii="IRNazanin" w:hAnsi="IRNazanin" w:cs="IRNazanin"/>
              <w:sz w:val="28"/>
              <w:szCs w:val="28"/>
              <w:rtl/>
            </w:rPr>
          </w:rPrChange>
        </w:rPr>
        <w:t xml:space="preserve"> </w:t>
      </w:r>
      <w:del w:id="2164" w:author="Saeedi, Faiza" w:date="2025-06-06T00:05:00Z">
        <w:r w:rsidR="002154C2" w:rsidRPr="00457BB8" w:rsidDel="000E13F1">
          <w:rPr>
            <w:rFonts w:ascii="IRNazanin" w:hAnsi="IRNazanin" w:cs="IRNazanin" w:hint="cs"/>
            <w:sz w:val="28"/>
            <w:szCs w:val="28"/>
            <w:rtl/>
            <w:rPrChange w:id="2165" w:author="Mohammad Mohammadi" w:date="2025-07-22T21:07:00Z">
              <w:rPr>
                <w:rFonts w:ascii="IRNazanin" w:hAnsi="IRNazanin" w:cs="IRNazanin" w:hint="cs"/>
                <w:sz w:val="28"/>
                <w:szCs w:val="28"/>
                <w:rtl/>
              </w:rPr>
            </w:rPrChange>
          </w:rPr>
          <w:delText>برخاستم</w:delText>
        </w:r>
        <w:r w:rsidR="002154C2" w:rsidRPr="00457BB8" w:rsidDel="000E13F1">
          <w:rPr>
            <w:rFonts w:ascii="IRNazanin" w:hAnsi="IRNazanin" w:cs="IRNazanin"/>
            <w:sz w:val="28"/>
            <w:szCs w:val="28"/>
            <w:rtl/>
            <w:rPrChange w:id="2166" w:author="Mohammad Mohammadi" w:date="2025-07-22T21:07:00Z">
              <w:rPr>
                <w:rFonts w:ascii="IRNazanin" w:hAnsi="IRNazanin" w:cs="IRNazanin"/>
                <w:sz w:val="28"/>
                <w:szCs w:val="28"/>
                <w:rtl/>
              </w:rPr>
            </w:rPrChange>
          </w:rPr>
          <w:delText xml:space="preserve"> </w:delText>
        </w:r>
      </w:del>
      <w:ins w:id="2167" w:author="Saeedi, Faiza" w:date="2025-06-06T00:05:00Z">
        <w:r w:rsidR="000E13F1" w:rsidRPr="00457BB8">
          <w:rPr>
            <w:rFonts w:ascii="IRNazanin" w:hAnsi="IRNazanin" w:cs="IRNazanin" w:hint="cs"/>
            <w:sz w:val="28"/>
            <w:szCs w:val="28"/>
            <w:rtl/>
            <w:rPrChange w:id="2168" w:author="Mohammad Mohammadi" w:date="2025-07-22T21:07:00Z">
              <w:rPr>
                <w:rFonts w:ascii="IRNazanin" w:hAnsi="IRNazanin" w:cs="IRNazanin" w:hint="cs"/>
                <w:sz w:val="28"/>
                <w:szCs w:val="28"/>
                <w:rtl/>
              </w:rPr>
            </w:rPrChange>
          </w:rPr>
          <w:t>راه‌افتادم</w:t>
        </w:r>
        <w:r w:rsidR="000E13F1" w:rsidRPr="00457BB8">
          <w:rPr>
            <w:rFonts w:ascii="IRNazanin" w:hAnsi="IRNazanin" w:cs="IRNazanin"/>
            <w:sz w:val="28"/>
            <w:szCs w:val="28"/>
            <w:rtl/>
            <w:rPrChange w:id="2169" w:author="Mohammad Mohammadi" w:date="2025-07-22T21:07:00Z">
              <w:rPr>
                <w:rFonts w:ascii="IRNazanin" w:hAnsi="IRNazanin" w:cs="IRNazanin"/>
                <w:sz w:val="28"/>
                <w:szCs w:val="28"/>
                <w:rtl/>
              </w:rPr>
            </w:rPrChange>
          </w:rPr>
          <w:t xml:space="preserve"> </w:t>
        </w:r>
      </w:ins>
      <w:r w:rsidR="002154C2" w:rsidRPr="00457BB8">
        <w:rPr>
          <w:rFonts w:ascii="IRNazanin" w:hAnsi="IRNazanin" w:cs="IRNazanin" w:hint="cs"/>
          <w:sz w:val="28"/>
          <w:szCs w:val="28"/>
          <w:rtl/>
          <w:rPrChange w:id="2170" w:author="Mohammad Mohammadi" w:date="2025-07-22T21:07:00Z">
            <w:rPr>
              <w:rFonts w:ascii="IRNazanin" w:hAnsi="IRNazanin" w:cs="IRNazanin" w:hint="cs"/>
              <w:sz w:val="28"/>
              <w:szCs w:val="28"/>
              <w:rtl/>
            </w:rPr>
          </w:rPrChange>
        </w:rPr>
        <w:t>و</w:t>
      </w:r>
      <w:ins w:id="2171" w:author="Saeedi, Faiza" w:date="2025-06-06T00:05:00Z">
        <w:r w:rsidR="000E13F1" w:rsidRPr="00457BB8">
          <w:rPr>
            <w:rFonts w:ascii="IRNazanin" w:hAnsi="IRNazanin" w:cs="IRNazanin"/>
            <w:sz w:val="28"/>
            <w:szCs w:val="28"/>
            <w:rtl/>
            <w:rPrChange w:id="2172" w:author="Mohammad Mohammadi" w:date="2025-07-22T21:07:00Z">
              <w:rPr>
                <w:rFonts w:ascii="IRNazanin" w:hAnsi="IRNazanin" w:cs="IRNazanin"/>
                <w:sz w:val="28"/>
                <w:szCs w:val="28"/>
                <w:rtl/>
              </w:rPr>
            </w:rPrChange>
          </w:rPr>
          <w:t xml:space="preserve"> از اتاق</w:t>
        </w:r>
      </w:ins>
      <w:r w:rsidR="002154C2" w:rsidRPr="00457BB8">
        <w:rPr>
          <w:rFonts w:ascii="IRNazanin" w:hAnsi="IRNazanin" w:cs="IRNazanin"/>
          <w:sz w:val="28"/>
          <w:szCs w:val="28"/>
          <w:rtl/>
          <w:rPrChange w:id="2173" w:author="Mohammad Mohammadi" w:date="2025-07-22T21:07:00Z">
            <w:rPr>
              <w:rFonts w:ascii="IRNazanin" w:hAnsi="IRNazanin" w:cs="IRNazanin"/>
              <w:sz w:val="28"/>
              <w:szCs w:val="28"/>
              <w:rtl/>
            </w:rPr>
          </w:rPrChange>
        </w:rPr>
        <w:t xml:space="preserve"> ب</w:t>
      </w:r>
      <w:r w:rsidR="002154C2" w:rsidRPr="00457BB8">
        <w:rPr>
          <w:rFonts w:ascii="IRNazanin" w:hAnsi="IRNazanin" w:cs="IRNazanin" w:hint="cs"/>
          <w:sz w:val="28"/>
          <w:szCs w:val="28"/>
          <w:rtl/>
          <w:rPrChange w:id="2174" w:author="Mohammad Mohammadi" w:date="2025-07-22T21:07:00Z">
            <w:rPr>
              <w:rFonts w:ascii="IRNazanin" w:hAnsi="IRNazanin" w:cs="IRNazanin" w:hint="cs"/>
              <w:sz w:val="28"/>
              <w:szCs w:val="28"/>
              <w:rtl/>
            </w:rPr>
          </w:rPrChange>
        </w:rPr>
        <w:t>یرون</w:t>
      </w:r>
      <w:r w:rsidR="002154C2" w:rsidRPr="00457BB8">
        <w:rPr>
          <w:rFonts w:ascii="IRNazanin" w:hAnsi="IRNazanin" w:cs="IRNazanin"/>
          <w:sz w:val="28"/>
          <w:szCs w:val="28"/>
          <w:rtl/>
          <w:rPrChange w:id="2175" w:author="Mohammad Mohammadi" w:date="2025-07-22T21:07:00Z">
            <w:rPr>
              <w:rFonts w:ascii="IRNazanin" w:hAnsi="IRNazanin" w:cs="IRNazanin"/>
              <w:sz w:val="28"/>
              <w:szCs w:val="28"/>
              <w:rtl/>
            </w:rPr>
          </w:rPrChange>
        </w:rPr>
        <w:t xml:space="preserve"> شدم.</w:t>
      </w:r>
    </w:p>
    <w:p w14:paraId="6F8DCD34" w14:textId="6FAC6625" w:rsidR="00604C88" w:rsidRPr="00457BB8" w:rsidRDefault="00604C88" w:rsidP="002154C2">
      <w:pPr>
        <w:bidi/>
        <w:jc w:val="both"/>
        <w:rPr>
          <w:rFonts w:ascii="IRNazanin" w:hAnsi="IRNazanin" w:cs="IRNazanin"/>
          <w:sz w:val="28"/>
          <w:szCs w:val="28"/>
          <w:lang w:bidi="fa-IR"/>
          <w:rPrChange w:id="217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177" w:author="Mohammad Mohammadi" w:date="2025-07-22T21:07:00Z">
            <w:rPr>
              <w:rFonts w:ascii="IRNazanin" w:hAnsi="IRNazanin" w:cs="IRNazanin"/>
              <w:sz w:val="28"/>
              <w:szCs w:val="28"/>
              <w:rtl/>
            </w:rPr>
          </w:rPrChange>
        </w:rPr>
        <w:t>پسرم نصیب</w:t>
      </w:r>
      <w:ins w:id="2178" w:author="Saeedi, Faiza" w:date="2025-06-29T22:40:00Z">
        <w:r w:rsidR="009D6B91" w:rsidRPr="00457BB8">
          <w:rPr>
            <w:rFonts w:ascii="IRNazanin" w:hAnsi="IRNazanin" w:cs="IRNazanin" w:hint="cs"/>
            <w:sz w:val="28"/>
            <w:szCs w:val="28"/>
            <w:rtl/>
            <w:lang w:bidi="fa-IR"/>
            <w:rPrChange w:id="2179" w:author="Mohammad Mohammadi" w:date="2025-07-22T21:07:00Z">
              <w:rPr>
                <w:rFonts w:ascii="IRNazanin" w:hAnsi="IRNazanin" w:cs="IRNazanin" w:hint="cs"/>
                <w:sz w:val="28"/>
                <w:szCs w:val="28"/>
                <w:rtl/>
                <w:lang w:bidi="fa-IR"/>
              </w:rPr>
            </w:rPrChange>
          </w:rPr>
          <w:t>،</w:t>
        </w:r>
        <w:r w:rsidR="009D6B91" w:rsidRPr="00457BB8">
          <w:rPr>
            <w:rFonts w:ascii="IRNazanin" w:hAnsi="IRNazanin" w:cs="IRNazanin"/>
            <w:sz w:val="28"/>
            <w:szCs w:val="28"/>
            <w:rtl/>
            <w:lang w:bidi="fa-IR"/>
            <w:rPrChange w:id="2180" w:author="Mohammad Mohammadi" w:date="2025-07-22T21:07:00Z">
              <w:rPr>
                <w:rFonts w:ascii="IRNazanin" w:hAnsi="IRNazanin" w:cs="IRNazanin"/>
                <w:sz w:val="28"/>
                <w:szCs w:val="28"/>
                <w:rtl/>
                <w:lang w:bidi="fa-IR"/>
              </w:rPr>
            </w:rPrChange>
          </w:rPr>
          <w:t xml:space="preserve"> </w:t>
        </w:r>
      </w:ins>
      <w:del w:id="2181" w:author="Saeedi, Faiza" w:date="2025-06-29T22:40:00Z">
        <w:r w:rsidRPr="00457BB8" w:rsidDel="009D6B91">
          <w:rPr>
            <w:rFonts w:ascii="IRNazanin" w:hAnsi="IRNazanin" w:cs="IRNazanin"/>
            <w:sz w:val="28"/>
            <w:szCs w:val="28"/>
            <w:rtl/>
            <w:rPrChange w:id="2182"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2183" w:author="Mohammad Mohammadi" w:date="2025-07-22T21:07:00Z">
            <w:rPr>
              <w:rFonts w:ascii="IRNazanin" w:hAnsi="IRNazanin" w:cs="IRNazanin"/>
              <w:sz w:val="28"/>
              <w:szCs w:val="28"/>
              <w:rtl/>
            </w:rPr>
          </w:rPrChange>
        </w:rPr>
        <w:t>ششمین فرزندم</w:t>
      </w:r>
      <w:del w:id="2184" w:author="Saeedi, Faiza" w:date="2025-06-29T22:40:00Z">
        <w:r w:rsidRPr="00457BB8" w:rsidDel="009D6B91">
          <w:rPr>
            <w:rFonts w:ascii="IRNazanin" w:hAnsi="IRNazanin" w:cs="IRNazanin"/>
            <w:sz w:val="28"/>
            <w:szCs w:val="28"/>
            <w:rtl/>
            <w:rPrChange w:id="2185" w:author="Mohammad Mohammadi" w:date="2025-07-22T21:07:00Z">
              <w:rPr>
                <w:rFonts w:ascii="IRNazanin" w:hAnsi="IRNazanin" w:cs="IRNazanin"/>
                <w:sz w:val="28"/>
                <w:szCs w:val="28"/>
                <w:rtl/>
              </w:rPr>
            </w:rPrChange>
          </w:rPr>
          <w:delText>)</w:delText>
        </w:r>
      </w:del>
      <w:r w:rsidRPr="00457BB8">
        <w:rPr>
          <w:rFonts w:ascii="IRNazanin" w:hAnsi="IRNazanin" w:cs="IRNazanin"/>
          <w:sz w:val="28"/>
          <w:szCs w:val="28"/>
          <w:rtl/>
          <w:rPrChange w:id="2186" w:author="Mohammad Mohammadi" w:date="2025-07-22T21:07:00Z">
            <w:rPr>
              <w:rFonts w:ascii="IRNazanin" w:hAnsi="IRNazanin" w:cs="IRNazanin"/>
              <w:sz w:val="28"/>
              <w:szCs w:val="28"/>
              <w:rtl/>
            </w:rPr>
          </w:rPrChange>
        </w:rPr>
        <w:t xml:space="preserve"> </w:t>
      </w:r>
      <w:del w:id="2187" w:author="Saeedi, Faiza" w:date="2025-06-29T22:39:00Z">
        <w:r w:rsidR="00220A54" w:rsidRPr="00457BB8" w:rsidDel="009D6B91">
          <w:rPr>
            <w:rFonts w:ascii="IRNazanin" w:hAnsi="IRNazanin" w:cs="IRNazanin"/>
            <w:sz w:val="28"/>
            <w:szCs w:val="28"/>
            <w:rtl/>
            <w:rPrChange w:id="2188" w:author="Mohammad Mohammadi" w:date="2025-07-22T21:07:00Z">
              <w:rPr>
                <w:rFonts w:ascii="IRNazanin" w:hAnsi="IRNazanin" w:cs="IRNazanin"/>
                <w:sz w:val="28"/>
                <w:szCs w:val="28"/>
                <w:rtl/>
              </w:rPr>
            </w:rPrChange>
          </w:rPr>
          <w:delText>ـ</w:delText>
        </w:r>
        <w:r w:rsidRPr="00457BB8" w:rsidDel="009D6B91">
          <w:rPr>
            <w:rFonts w:ascii="IRNazanin" w:hAnsi="IRNazanin" w:cs="IRNazanin"/>
            <w:sz w:val="28"/>
            <w:szCs w:val="28"/>
            <w:rtl/>
            <w:rPrChange w:id="2189" w:author="Mohammad Mohammadi" w:date="2025-07-22T21:07:00Z">
              <w:rPr>
                <w:rFonts w:ascii="IRNazanin" w:hAnsi="IRNazanin" w:cs="IRNazanin"/>
                <w:sz w:val="28"/>
                <w:szCs w:val="28"/>
                <w:rtl/>
              </w:rPr>
            </w:rPrChange>
          </w:rPr>
          <w:delText xml:space="preserve"> </w:delText>
        </w:r>
      </w:del>
      <w:del w:id="2190" w:author="Saeedi, Faiza" w:date="2025-06-29T22:40:00Z">
        <w:r w:rsidR="00220A54" w:rsidRPr="00457BB8" w:rsidDel="009D6B91">
          <w:rPr>
            <w:rFonts w:ascii="IRNazanin" w:hAnsi="IRNazanin" w:cs="IRNazanin"/>
            <w:sz w:val="28"/>
            <w:szCs w:val="28"/>
            <w:rtl/>
            <w:rPrChange w:id="2191" w:author="Mohammad Mohammadi" w:date="2025-07-22T21:07:00Z">
              <w:rPr>
                <w:rFonts w:ascii="IRNazanin" w:hAnsi="IRNazanin" w:cs="IRNazanin"/>
                <w:sz w:val="28"/>
                <w:szCs w:val="28"/>
                <w:rtl/>
              </w:rPr>
            </w:rPrChange>
          </w:rPr>
          <w:delText>ک</w:delText>
        </w:r>
      </w:del>
      <w:ins w:id="2192" w:author="Saeedi, Faiza" w:date="2025-06-29T22:40:00Z">
        <w:r w:rsidR="009D6B91" w:rsidRPr="00457BB8">
          <w:rPr>
            <w:rFonts w:ascii="IRNazanin" w:hAnsi="IRNazanin" w:cs="IRNazanin" w:hint="cs"/>
            <w:sz w:val="28"/>
            <w:szCs w:val="28"/>
            <w:rtl/>
            <w:rPrChange w:id="2193" w:author="Mohammad Mohammadi" w:date="2025-07-22T21:07:00Z">
              <w:rPr>
                <w:rFonts w:ascii="IRNazanin" w:hAnsi="IRNazanin" w:cs="IRNazanin" w:hint="cs"/>
                <w:sz w:val="28"/>
                <w:szCs w:val="28"/>
                <w:rtl/>
              </w:rPr>
            </w:rPrChange>
          </w:rPr>
          <w:t>که</w:t>
        </w:r>
        <w:r w:rsidR="009D6B91" w:rsidRPr="00457BB8">
          <w:rPr>
            <w:rFonts w:ascii="IRNazanin" w:hAnsi="IRNazanin" w:cs="IRNazanin"/>
            <w:sz w:val="28"/>
            <w:szCs w:val="28"/>
            <w:rtl/>
            <w:rPrChange w:id="2194" w:author="Mohammad Mohammadi" w:date="2025-07-22T21:07:00Z">
              <w:rPr>
                <w:rFonts w:ascii="IRNazanin" w:hAnsi="IRNazanin" w:cs="IRNazanin"/>
                <w:sz w:val="28"/>
                <w:szCs w:val="28"/>
                <w:rtl/>
              </w:rPr>
            </w:rPrChange>
          </w:rPr>
          <w:t xml:space="preserve"> </w:t>
        </w:r>
        <w:del w:id="2195" w:author="Mohammad Mohammadi" w:date="2025-07-07T15:47:00Z">
          <w:r w:rsidR="009D6B91" w:rsidRPr="00457BB8" w:rsidDel="006B61F8">
            <w:rPr>
              <w:rFonts w:ascii="IRNazanin" w:hAnsi="IRNazanin" w:cs="IRNazanin"/>
              <w:sz w:val="28"/>
              <w:szCs w:val="28"/>
              <w:rtl/>
              <w:rPrChange w:id="2196" w:author="Mohammad Mohammadi" w:date="2025-07-22T21:07:00Z">
                <w:rPr>
                  <w:rFonts w:ascii="IRNazanin" w:hAnsi="IRNazanin" w:cs="IRNazanin"/>
                  <w:sz w:val="28"/>
                  <w:szCs w:val="28"/>
                  <w:rtl/>
                </w:rPr>
              </w:rPrChange>
            </w:rPr>
            <w:delText>-</w:delText>
          </w:r>
        </w:del>
      </w:ins>
      <w:ins w:id="2197" w:author="Mohammad Mohammadi" w:date="2025-07-07T15:47:00Z">
        <w:r w:rsidR="006B61F8" w:rsidRPr="00457BB8">
          <w:rPr>
            <w:rFonts w:ascii="IRNazanin" w:hAnsi="IRNazanin" w:cs="IRNazanin" w:hint="cs"/>
            <w:sz w:val="28"/>
            <w:szCs w:val="28"/>
            <w:rtl/>
            <w:rPrChange w:id="2198" w:author="Mohammad Mohammadi" w:date="2025-07-22T21:07:00Z">
              <w:rPr>
                <w:rFonts w:ascii="IRNazanin" w:hAnsi="IRNazanin" w:cs="IRNazanin" w:hint="cs"/>
                <w:sz w:val="28"/>
                <w:szCs w:val="28"/>
                <w:rtl/>
              </w:rPr>
            </w:rPrChange>
          </w:rPr>
          <w:t xml:space="preserve">ـ </w:t>
        </w:r>
      </w:ins>
      <w:del w:id="2199" w:author="Saeedi, Faiza" w:date="2025-06-29T22:40:00Z">
        <w:r w:rsidR="00220A54" w:rsidRPr="00457BB8" w:rsidDel="009D6B91">
          <w:rPr>
            <w:rFonts w:ascii="IRNazanin" w:hAnsi="IRNazanin" w:cs="IRNazanin"/>
            <w:sz w:val="28"/>
            <w:szCs w:val="28"/>
            <w:rtl/>
            <w:rPrChange w:id="2200" w:author="Mohammad Mohammadi" w:date="2025-07-22T21:07:00Z">
              <w:rPr>
                <w:rFonts w:ascii="IRNazanin" w:hAnsi="IRNazanin" w:cs="IRNazanin"/>
                <w:sz w:val="28"/>
                <w:szCs w:val="28"/>
                <w:rtl/>
              </w:rPr>
            </w:rPrChange>
          </w:rPr>
          <w:delText xml:space="preserve">ه </w:delText>
        </w:r>
      </w:del>
      <w:r w:rsidR="00220A54" w:rsidRPr="00457BB8">
        <w:rPr>
          <w:rFonts w:ascii="IRNazanin" w:hAnsi="IRNazanin" w:cs="IRNazanin"/>
          <w:sz w:val="28"/>
          <w:szCs w:val="28"/>
          <w:rtl/>
          <w:rPrChange w:id="2201" w:author="Mohammad Mohammadi" w:date="2025-07-22T21:07:00Z">
            <w:rPr>
              <w:rFonts w:ascii="IRNazanin" w:hAnsi="IRNazanin" w:cs="IRNazanin"/>
              <w:sz w:val="28"/>
              <w:szCs w:val="28"/>
              <w:rtl/>
            </w:rPr>
          </w:rPrChange>
        </w:rPr>
        <w:t xml:space="preserve">به </w:t>
      </w:r>
      <w:r w:rsidRPr="00457BB8">
        <w:rPr>
          <w:rFonts w:ascii="IRNazanin" w:hAnsi="IRNazanin" w:cs="IRNazanin"/>
          <w:sz w:val="28"/>
          <w:szCs w:val="28"/>
          <w:rtl/>
          <w:rPrChange w:id="2202" w:author="Mohammad Mohammadi" w:date="2025-07-22T21:07:00Z">
            <w:rPr>
              <w:rFonts w:ascii="IRNazanin" w:hAnsi="IRNazanin" w:cs="IRNazanin"/>
              <w:sz w:val="28"/>
              <w:szCs w:val="28"/>
              <w:rtl/>
            </w:rPr>
          </w:rPrChange>
        </w:rPr>
        <w:t>کوچکی پ</w:t>
      </w:r>
      <w:del w:id="2203" w:author="Saeedi, Faiza" w:date="2025-06-29T22:39:00Z">
        <w:r w:rsidRPr="00457BB8" w:rsidDel="009D6B91">
          <w:rPr>
            <w:rFonts w:ascii="IRNazanin" w:hAnsi="IRNazanin" w:cs="IRNazanin"/>
            <w:sz w:val="28"/>
            <w:szCs w:val="28"/>
            <w:rtl/>
            <w:rPrChange w:id="2204" w:author="Mohammad Mohammadi" w:date="2025-07-22T21:07:00Z">
              <w:rPr>
                <w:rFonts w:ascii="IRNazanin" w:hAnsi="IRNazanin" w:cs="IRNazanin"/>
                <w:sz w:val="28"/>
                <w:szCs w:val="28"/>
                <w:rtl/>
              </w:rPr>
            </w:rPrChange>
          </w:rPr>
          <w:delText>ا</w:delText>
        </w:r>
      </w:del>
      <w:r w:rsidRPr="00457BB8">
        <w:rPr>
          <w:rFonts w:ascii="IRNazanin" w:hAnsi="IRNazanin" w:cs="IRNazanin"/>
          <w:sz w:val="28"/>
          <w:szCs w:val="28"/>
          <w:rtl/>
          <w:rPrChange w:id="2205" w:author="Mohammad Mohammadi" w:date="2025-07-22T21:07:00Z">
            <w:rPr>
              <w:rFonts w:ascii="IRNazanin" w:hAnsi="IRNazanin" w:cs="IRNazanin"/>
              <w:sz w:val="28"/>
              <w:szCs w:val="28"/>
              <w:rtl/>
            </w:rPr>
          </w:rPrChange>
        </w:rPr>
        <w:t>ستوک بو</w:t>
      </w:r>
      <w:ins w:id="2206" w:author="Mohammad Mohammadi" w:date="2025-07-07T15:47:00Z">
        <w:r w:rsidR="006B61F8" w:rsidRPr="00457BB8">
          <w:rPr>
            <w:rFonts w:ascii="IRNazanin" w:hAnsi="IRNazanin" w:cs="IRNazanin" w:hint="cs"/>
            <w:sz w:val="28"/>
            <w:szCs w:val="28"/>
            <w:rtl/>
            <w:rPrChange w:id="2207" w:author="Mohammad Mohammadi" w:date="2025-07-22T21:07:00Z">
              <w:rPr>
                <w:rFonts w:ascii="IRNazanin" w:hAnsi="IRNazanin" w:cs="IRNazanin" w:hint="cs"/>
                <w:sz w:val="28"/>
                <w:szCs w:val="28"/>
                <w:rtl/>
              </w:rPr>
            </w:rPrChange>
          </w:rPr>
          <w:t>د ـ</w:t>
        </w:r>
      </w:ins>
      <w:del w:id="2208" w:author="Mohammad Mohammadi" w:date="2025-07-07T15:47:00Z">
        <w:r w:rsidRPr="00457BB8" w:rsidDel="006B61F8">
          <w:rPr>
            <w:rFonts w:ascii="IRNazanin" w:hAnsi="IRNazanin" w:cs="IRNazanin"/>
            <w:sz w:val="28"/>
            <w:szCs w:val="28"/>
            <w:rtl/>
            <w:rPrChange w:id="2209" w:author="Mohammad Mohammadi" w:date="2025-07-22T21:07:00Z">
              <w:rPr>
                <w:rFonts w:ascii="IRNazanin" w:hAnsi="IRNazanin" w:cs="IRNazanin"/>
                <w:sz w:val="28"/>
                <w:szCs w:val="28"/>
                <w:rtl/>
              </w:rPr>
            </w:rPrChange>
          </w:rPr>
          <w:delText>د</w:delText>
        </w:r>
      </w:del>
      <w:ins w:id="2210" w:author="Saeedi, Faiza" w:date="2025-06-29T22:39:00Z">
        <w:del w:id="2211" w:author="Mohammad Mohammadi" w:date="2025-07-07T15:47:00Z">
          <w:r w:rsidR="009D6B91" w:rsidRPr="00457BB8" w:rsidDel="006B61F8">
            <w:rPr>
              <w:rFonts w:ascii="IRNazanin" w:hAnsi="IRNazanin" w:cs="IRNazanin"/>
              <w:sz w:val="28"/>
              <w:szCs w:val="28"/>
              <w:rPrChange w:id="2212" w:author="Mohammad Mohammadi" w:date="2025-07-22T21:07:00Z">
                <w:rPr>
                  <w:rFonts w:ascii="IRNazanin" w:hAnsi="IRNazanin" w:cs="IRNazanin"/>
                  <w:sz w:val="28"/>
                  <w:szCs w:val="28"/>
                </w:rPr>
              </w:rPrChange>
            </w:rPr>
            <w:delText>-</w:delText>
          </w:r>
        </w:del>
      </w:ins>
      <w:del w:id="2213" w:author="Saeedi, Faiza" w:date="2025-06-29T22:39:00Z">
        <w:r w:rsidRPr="00457BB8" w:rsidDel="009D6B91">
          <w:rPr>
            <w:rFonts w:ascii="IRNazanin" w:hAnsi="IRNazanin" w:cs="IRNazanin"/>
            <w:sz w:val="28"/>
            <w:szCs w:val="28"/>
            <w:rtl/>
            <w:rPrChange w:id="2214" w:author="Mohammad Mohammadi" w:date="2025-07-22T21:07:00Z">
              <w:rPr>
                <w:rFonts w:ascii="IRNazanin" w:hAnsi="IRNazanin" w:cs="IRNazanin"/>
                <w:sz w:val="28"/>
                <w:szCs w:val="28"/>
                <w:rtl/>
              </w:rPr>
            </w:rPrChange>
          </w:rPr>
          <w:delText xml:space="preserve"> </w:delText>
        </w:r>
        <w:r w:rsidR="00220A54" w:rsidRPr="00457BB8" w:rsidDel="009D6B91">
          <w:rPr>
            <w:rFonts w:ascii="IRNazanin" w:hAnsi="IRNazanin" w:cs="IRNazanin"/>
            <w:sz w:val="28"/>
            <w:szCs w:val="28"/>
            <w:rtl/>
            <w:rPrChange w:id="2215" w:author="Mohammad Mohammadi" w:date="2025-07-22T21:07:00Z">
              <w:rPr>
                <w:rFonts w:ascii="IRNazanin" w:hAnsi="IRNazanin" w:cs="IRNazanin"/>
                <w:sz w:val="28"/>
                <w:szCs w:val="28"/>
                <w:rtl/>
              </w:rPr>
            </w:rPrChange>
          </w:rPr>
          <w:delText>ـ</w:delText>
        </w:r>
      </w:del>
      <w:r w:rsidRPr="00457BB8">
        <w:rPr>
          <w:rFonts w:ascii="IRNazanin" w:hAnsi="IRNazanin" w:cs="IRNazanin"/>
          <w:sz w:val="28"/>
          <w:szCs w:val="28"/>
          <w:rtl/>
          <w:rPrChange w:id="2216" w:author="Mohammad Mohammadi" w:date="2025-07-22T21:07:00Z">
            <w:rPr>
              <w:rFonts w:ascii="IRNazanin" w:hAnsi="IRNazanin" w:cs="IRNazanin"/>
              <w:sz w:val="28"/>
              <w:szCs w:val="28"/>
              <w:rtl/>
            </w:rPr>
          </w:rPrChange>
        </w:rPr>
        <w:t xml:space="preserve"> گفت: «</w:t>
      </w:r>
      <w:r w:rsidR="00220A54" w:rsidRPr="00457BB8">
        <w:rPr>
          <w:rFonts w:ascii="IRNazanin" w:hAnsi="IRNazanin" w:cs="IRNazanin"/>
          <w:sz w:val="28"/>
          <w:szCs w:val="28"/>
          <w:rtl/>
          <w:rPrChange w:id="2217" w:author="Mohammad Mohammadi" w:date="2025-07-22T21:07:00Z">
            <w:rPr>
              <w:rFonts w:ascii="IRNazanin" w:hAnsi="IRNazanin" w:cs="IRNazanin"/>
              <w:sz w:val="28"/>
              <w:szCs w:val="28"/>
              <w:rtl/>
            </w:rPr>
          </w:rPrChange>
        </w:rPr>
        <w:t>مادر</w:t>
      </w:r>
      <w:r w:rsidRPr="00457BB8">
        <w:rPr>
          <w:rFonts w:ascii="IRNazanin" w:hAnsi="IRNazanin" w:cs="IRNazanin"/>
          <w:sz w:val="28"/>
          <w:szCs w:val="28"/>
          <w:rtl/>
          <w:rPrChange w:id="2218" w:author="Mohammad Mohammadi" w:date="2025-07-22T21:07:00Z">
            <w:rPr>
              <w:rFonts w:ascii="IRNazanin" w:hAnsi="IRNazanin" w:cs="IRNazanin"/>
              <w:sz w:val="28"/>
              <w:szCs w:val="28"/>
              <w:rtl/>
            </w:rPr>
          </w:rPrChange>
        </w:rPr>
        <w:t xml:space="preserve">، </w:t>
      </w:r>
      <w:r w:rsidR="00220A54" w:rsidRPr="00457BB8">
        <w:rPr>
          <w:rFonts w:ascii="IRNazanin" w:hAnsi="IRNazanin" w:cs="IRNazanin"/>
          <w:sz w:val="28"/>
          <w:szCs w:val="28"/>
          <w:rtl/>
          <w:rPrChange w:id="2219" w:author="Mohammad Mohammadi" w:date="2025-07-22T21:07:00Z">
            <w:rPr>
              <w:rFonts w:ascii="IRNazanin" w:hAnsi="IRNazanin" w:cs="IRNazanin"/>
              <w:sz w:val="28"/>
              <w:szCs w:val="28"/>
              <w:rtl/>
            </w:rPr>
          </w:rPrChange>
        </w:rPr>
        <w:t>زیاد مانده شدی</w:t>
      </w:r>
      <w:r w:rsidRPr="00457BB8">
        <w:rPr>
          <w:rFonts w:ascii="IRNazanin" w:hAnsi="IRNazanin" w:cs="IRNazanin"/>
          <w:sz w:val="28"/>
          <w:szCs w:val="28"/>
          <w:rtl/>
          <w:rPrChange w:id="2220" w:author="Mohammad Mohammadi" w:date="2025-07-22T21:07:00Z">
            <w:rPr>
              <w:rFonts w:ascii="IRNazanin" w:hAnsi="IRNazanin" w:cs="IRNazanin"/>
              <w:sz w:val="28"/>
              <w:szCs w:val="28"/>
              <w:rtl/>
            </w:rPr>
          </w:rPrChange>
        </w:rPr>
        <w:t xml:space="preserve">، </w:t>
      </w:r>
      <w:r w:rsidR="00220A54" w:rsidRPr="00457BB8">
        <w:rPr>
          <w:rFonts w:ascii="IRNazanin" w:hAnsi="IRNazanin" w:cs="IRNazanin"/>
          <w:sz w:val="28"/>
          <w:szCs w:val="28"/>
          <w:rtl/>
          <w:rPrChange w:id="2221" w:author="Mohammad Mohammadi" w:date="2025-07-22T21:07:00Z">
            <w:rPr>
              <w:rFonts w:ascii="IRNazanin" w:hAnsi="IRNazanin" w:cs="IRNazanin"/>
              <w:sz w:val="28"/>
              <w:szCs w:val="28"/>
              <w:rtl/>
            </w:rPr>
          </w:rPrChange>
        </w:rPr>
        <w:t>تو برو</w:t>
      </w:r>
      <w:r w:rsidRPr="00457BB8">
        <w:rPr>
          <w:rFonts w:ascii="IRNazanin" w:hAnsi="IRNazanin" w:cs="IRNazanin"/>
          <w:sz w:val="28"/>
          <w:szCs w:val="28"/>
          <w:rtl/>
          <w:rPrChange w:id="2222" w:author="Mohammad Mohammadi" w:date="2025-07-22T21:07:00Z">
            <w:rPr>
              <w:rFonts w:ascii="IRNazanin" w:hAnsi="IRNazanin" w:cs="IRNazanin"/>
              <w:sz w:val="28"/>
              <w:szCs w:val="28"/>
              <w:rtl/>
            </w:rPr>
          </w:rPrChange>
        </w:rPr>
        <w:t xml:space="preserve">، من </w:t>
      </w:r>
      <w:r w:rsidR="00220A54" w:rsidRPr="00457BB8">
        <w:rPr>
          <w:rFonts w:ascii="IRNazanin" w:hAnsi="IRNazanin" w:cs="IRNazanin"/>
          <w:sz w:val="28"/>
          <w:szCs w:val="28"/>
          <w:rtl/>
          <w:rPrChange w:id="2223" w:author="Mohammad Mohammadi" w:date="2025-07-22T21:07:00Z">
            <w:rPr>
              <w:rFonts w:ascii="IRNazanin" w:hAnsi="IRNazanin" w:cs="IRNazanin"/>
              <w:sz w:val="28"/>
              <w:szCs w:val="28"/>
              <w:rtl/>
            </w:rPr>
          </w:rPrChange>
        </w:rPr>
        <w:t>م</w:t>
      </w:r>
      <w:r w:rsidR="00220A54" w:rsidRPr="00457BB8">
        <w:rPr>
          <w:rFonts w:ascii="IRNazanin" w:hAnsi="IRNazanin" w:cs="IRNazanin"/>
          <w:sz w:val="28"/>
          <w:szCs w:val="28"/>
          <w:rtl/>
          <w:lang w:bidi="fa-IR"/>
          <w:rPrChange w:id="2224" w:author="Mohammad Mohammadi" w:date="2025-07-22T21:07:00Z">
            <w:rPr>
              <w:rFonts w:ascii="IRNazanin" w:hAnsi="IRNazanin" w:cs="IRNazanin"/>
              <w:sz w:val="28"/>
              <w:szCs w:val="28"/>
              <w:rtl/>
              <w:lang w:bidi="fa-IR"/>
            </w:rPr>
          </w:rPrChange>
        </w:rPr>
        <w:t>حکمش می‌گیرم».</w:t>
      </w:r>
    </w:p>
    <w:p w14:paraId="2E062FB7" w14:textId="7B683F85" w:rsidR="00604C88" w:rsidRPr="00457BB8" w:rsidRDefault="00604C88" w:rsidP="00604C88">
      <w:pPr>
        <w:bidi/>
        <w:jc w:val="both"/>
        <w:rPr>
          <w:rFonts w:ascii="IRNazanin" w:hAnsi="IRNazanin" w:cs="IRNazanin"/>
          <w:sz w:val="28"/>
          <w:szCs w:val="28"/>
          <w:lang w:bidi="fa-IR"/>
          <w:rPrChange w:id="2225"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226" w:author="Mohammad Mohammadi" w:date="2025-07-22T21:07:00Z">
            <w:rPr>
              <w:rFonts w:ascii="IRNazanin" w:hAnsi="IRNazanin" w:cs="IRNazanin"/>
              <w:sz w:val="28"/>
              <w:szCs w:val="28"/>
              <w:rtl/>
            </w:rPr>
          </w:rPrChange>
        </w:rPr>
        <w:t xml:space="preserve">وقتی </w:t>
      </w:r>
      <w:r w:rsidR="00220A54" w:rsidRPr="00457BB8">
        <w:rPr>
          <w:rFonts w:ascii="IRNazanin" w:hAnsi="IRNazanin" w:cs="IRNazanin"/>
          <w:sz w:val="28"/>
          <w:szCs w:val="28"/>
          <w:rtl/>
          <w:rPrChange w:id="2227" w:author="Mohammad Mohammadi" w:date="2025-07-22T21:07:00Z">
            <w:rPr>
              <w:rFonts w:ascii="IRNazanin" w:hAnsi="IRNazanin" w:cs="IRNazanin"/>
              <w:sz w:val="28"/>
              <w:szCs w:val="28"/>
              <w:rtl/>
            </w:rPr>
          </w:rPrChange>
        </w:rPr>
        <w:t>دنبال</w:t>
      </w:r>
      <w:r w:rsidRPr="00457BB8">
        <w:rPr>
          <w:rFonts w:ascii="IRNazanin" w:hAnsi="IRNazanin" w:cs="IRNazanin"/>
          <w:sz w:val="28"/>
          <w:szCs w:val="28"/>
          <w:rtl/>
          <w:rPrChange w:id="2228" w:author="Mohammad Mohammadi" w:date="2025-07-22T21:07:00Z">
            <w:rPr>
              <w:rFonts w:ascii="IRNazanin" w:hAnsi="IRNazanin" w:cs="IRNazanin"/>
              <w:sz w:val="28"/>
              <w:szCs w:val="28"/>
              <w:rtl/>
            </w:rPr>
          </w:rPrChange>
        </w:rPr>
        <w:t xml:space="preserve"> آب </w:t>
      </w:r>
      <w:r w:rsidR="00220A54" w:rsidRPr="00457BB8">
        <w:rPr>
          <w:rFonts w:ascii="IRNazanin" w:hAnsi="IRNazanin" w:cs="IRNazanin"/>
          <w:sz w:val="28"/>
          <w:szCs w:val="28"/>
          <w:rtl/>
          <w:rPrChange w:id="2229" w:author="Mohammad Mohammadi" w:date="2025-07-22T21:07:00Z">
            <w:rPr>
              <w:rFonts w:ascii="IRNazanin" w:hAnsi="IRNazanin" w:cs="IRNazanin"/>
              <w:sz w:val="28"/>
              <w:szCs w:val="28"/>
              <w:rtl/>
            </w:rPr>
          </w:rPrChange>
        </w:rPr>
        <w:t>رفتم</w:t>
      </w:r>
      <w:r w:rsidRPr="00457BB8">
        <w:rPr>
          <w:rFonts w:ascii="IRNazanin" w:hAnsi="IRNazanin" w:cs="IRNazanin"/>
          <w:sz w:val="28"/>
          <w:szCs w:val="28"/>
          <w:rtl/>
          <w:rPrChange w:id="2230" w:author="Mohammad Mohammadi" w:date="2025-07-22T21:07:00Z">
            <w:rPr>
              <w:rFonts w:ascii="IRNazanin" w:hAnsi="IRNazanin" w:cs="IRNazanin"/>
              <w:sz w:val="28"/>
              <w:szCs w:val="28"/>
              <w:rtl/>
            </w:rPr>
          </w:rPrChange>
        </w:rPr>
        <w:t xml:space="preserve">، </w:t>
      </w:r>
      <w:r w:rsidR="00F05A89" w:rsidRPr="00457BB8">
        <w:rPr>
          <w:rFonts w:ascii="IRNazanin" w:hAnsi="IRNazanin" w:cs="IRNazanin" w:hint="cs"/>
          <w:sz w:val="28"/>
          <w:szCs w:val="28"/>
          <w:rtl/>
          <w:rPrChange w:id="2231" w:author="Mohammad Mohammadi" w:date="2025-07-22T21:07:00Z">
            <w:rPr>
              <w:rFonts w:ascii="IRNazanin" w:hAnsi="IRNazanin" w:cs="IRNazanin" w:hint="cs"/>
              <w:sz w:val="28"/>
              <w:szCs w:val="28"/>
              <w:rtl/>
            </w:rPr>
          </w:rPrChange>
        </w:rPr>
        <w:t>به</w:t>
      </w:r>
      <w:r w:rsidR="00F05A89" w:rsidRPr="00457BB8">
        <w:rPr>
          <w:rFonts w:ascii="IRNazanin" w:hAnsi="IRNazanin" w:cs="IRNazanin"/>
          <w:sz w:val="28"/>
          <w:szCs w:val="28"/>
          <w:rtl/>
          <w:rPrChange w:id="2232" w:author="Mohammad Mohammadi" w:date="2025-07-22T21:07:00Z">
            <w:rPr>
              <w:rFonts w:ascii="IRNazanin" w:hAnsi="IRNazanin" w:cs="IRNazanin"/>
              <w:sz w:val="28"/>
              <w:szCs w:val="28"/>
              <w:rtl/>
            </w:rPr>
          </w:rPrChange>
        </w:rPr>
        <w:t xml:space="preserve"> ا</w:t>
      </w:r>
      <w:r w:rsidR="00F05A89" w:rsidRPr="00457BB8">
        <w:rPr>
          <w:rFonts w:ascii="IRNazanin" w:hAnsi="IRNazanin" w:cs="IRNazanin" w:hint="cs"/>
          <w:sz w:val="28"/>
          <w:szCs w:val="28"/>
          <w:rtl/>
          <w:rPrChange w:id="2233" w:author="Mohammad Mohammadi" w:date="2025-07-22T21:07:00Z">
            <w:rPr>
              <w:rFonts w:ascii="IRNazanin" w:hAnsi="IRNazanin" w:cs="IRNazanin" w:hint="cs"/>
              <w:sz w:val="28"/>
              <w:szCs w:val="28"/>
              <w:rtl/>
            </w:rPr>
          </w:rPrChange>
        </w:rPr>
        <w:t>ین</w:t>
      </w:r>
      <w:r w:rsidR="00F05A89" w:rsidRPr="00457BB8">
        <w:rPr>
          <w:rFonts w:ascii="IRNazanin" w:hAnsi="IRNazanin" w:cs="IRNazanin"/>
          <w:sz w:val="28"/>
          <w:szCs w:val="28"/>
          <w:rtl/>
          <w:rPrChange w:id="2234"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235" w:author="Mohammad Mohammadi" w:date="2025-07-22T21:07:00Z">
            <w:rPr>
              <w:rFonts w:ascii="IRNazanin" w:hAnsi="IRNazanin" w:cs="IRNazanin"/>
              <w:sz w:val="28"/>
              <w:szCs w:val="28"/>
              <w:rtl/>
            </w:rPr>
          </w:rPrChange>
        </w:rPr>
        <w:t xml:space="preserve">که نصیب </w:t>
      </w:r>
      <w:r w:rsidR="00220A54" w:rsidRPr="00457BB8">
        <w:rPr>
          <w:rFonts w:ascii="IRNazanin" w:hAnsi="IRNazanin" w:cs="IRNazanin"/>
          <w:sz w:val="28"/>
          <w:szCs w:val="28"/>
          <w:rtl/>
          <w:rPrChange w:id="2236" w:author="Mohammad Mohammadi" w:date="2025-07-22T21:07:00Z">
            <w:rPr>
              <w:rFonts w:ascii="IRNazanin" w:hAnsi="IRNazanin" w:cs="IRNazanin"/>
              <w:sz w:val="28"/>
              <w:szCs w:val="28"/>
              <w:rtl/>
            </w:rPr>
          </w:rPrChange>
        </w:rPr>
        <w:t xml:space="preserve">می‌خواهد </w:t>
      </w:r>
      <w:r w:rsidRPr="00457BB8">
        <w:rPr>
          <w:rFonts w:ascii="IRNazanin" w:hAnsi="IRNazanin" w:cs="IRNazanin"/>
          <w:sz w:val="28"/>
          <w:szCs w:val="28"/>
          <w:rtl/>
          <w:rPrChange w:id="2237" w:author="Mohammad Mohammadi" w:date="2025-07-22T21:07:00Z">
            <w:rPr>
              <w:rFonts w:ascii="IRNazanin" w:hAnsi="IRNazanin" w:cs="IRNazanin"/>
              <w:sz w:val="28"/>
              <w:szCs w:val="28"/>
              <w:rtl/>
            </w:rPr>
          </w:rPrChange>
        </w:rPr>
        <w:t xml:space="preserve">نامادری‌اش را </w:t>
      </w:r>
      <w:r w:rsidR="00220A54" w:rsidRPr="00457BB8">
        <w:rPr>
          <w:rFonts w:ascii="IRNazanin" w:hAnsi="IRNazanin" w:cs="IRNazanin"/>
          <w:sz w:val="28"/>
          <w:szCs w:val="28"/>
          <w:rtl/>
          <w:rPrChange w:id="2238" w:author="Mohammad Mohammadi" w:date="2025-07-22T21:07:00Z">
            <w:rPr>
              <w:rFonts w:ascii="IRNazanin" w:hAnsi="IRNazanin" w:cs="IRNazanin"/>
              <w:sz w:val="28"/>
              <w:szCs w:val="28"/>
              <w:rtl/>
            </w:rPr>
          </w:rPrChange>
        </w:rPr>
        <w:t>محکم بگیرد</w:t>
      </w:r>
      <w:r w:rsidR="00F05A89" w:rsidRPr="00457BB8">
        <w:rPr>
          <w:rFonts w:ascii="IRNazanin" w:hAnsi="IRNazanin" w:cs="IRNazanin" w:hint="cs"/>
          <w:sz w:val="28"/>
          <w:szCs w:val="28"/>
          <w:rtl/>
          <w:rPrChange w:id="2239" w:author="Mohammad Mohammadi" w:date="2025-07-22T21:07:00Z">
            <w:rPr>
              <w:rFonts w:ascii="IRNazanin" w:hAnsi="IRNazanin" w:cs="IRNazanin" w:hint="cs"/>
              <w:sz w:val="28"/>
              <w:szCs w:val="28"/>
              <w:rtl/>
            </w:rPr>
          </w:rPrChange>
        </w:rPr>
        <w:t>،</w:t>
      </w:r>
      <w:r w:rsidR="00F05A89" w:rsidRPr="00457BB8">
        <w:rPr>
          <w:rFonts w:ascii="IRNazanin" w:hAnsi="IRNazanin" w:cs="IRNazanin"/>
          <w:sz w:val="28"/>
          <w:szCs w:val="28"/>
          <w:rtl/>
          <w:rPrChange w:id="2240" w:author="Mohammad Mohammadi" w:date="2025-07-22T21:07:00Z">
            <w:rPr>
              <w:rFonts w:ascii="IRNazanin" w:hAnsi="IRNazanin" w:cs="IRNazanin"/>
              <w:sz w:val="28"/>
              <w:szCs w:val="28"/>
              <w:rtl/>
            </w:rPr>
          </w:rPrChange>
        </w:rPr>
        <w:t xml:space="preserve"> </w:t>
      </w:r>
      <w:r w:rsidR="00F05A89" w:rsidRPr="00457BB8">
        <w:rPr>
          <w:rFonts w:ascii="IRNazanin" w:hAnsi="IRNazanin" w:cs="IRNazanin" w:hint="cs"/>
          <w:sz w:val="28"/>
          <w:szCs w:val="28"/>
          <w:rtl/>
          <w:rPrChange w:id="2241" w:author="Mohammad Mohammadi" w:date="2025-07-22T21:07:00Z">
            <w:rPr>
              <w:rFonts w:ascii="IRNazanin" w:hAnsi="IRNazanin" w:cs="IRNazanin" w:hint="cs"/>
              <w:sz w:val="28"/>
              <w:szCs w:val="28"/>
              <w:rtl/>
            </w:rPr>
          </w:rPrChange>
        </w:rPr>
        <w:t>خنده‌ام</w:t>
      </w:r>
      <w:r w:rsidR="00F05A89" w:rsidRPr="00457BB8">
        <w:rPr>
          <w:rFonts w:ascii="IRNazanin" w:hAnsi="IRNazanin" w:cs="IRNazanin"/>
          <w:sz w:val="28"/>
          <w:szCs w:val="28"/>
          <w:rtl/>
          <w:rPrChange w:id="2242" w:author="Mohammad Mohammadi" w:date="2025-07-22T21:07:00Z">
            <w:rPr>
              <w:rFonts w:ascii="IRNazanin" w:hAnsi="IRNazanin" w:cs="IRNazanin"/>
              <w:sz w:val="28"/>
              <w:szCs w:val="28"/>
              <w:rtl/>
            </w:rPr>
          </w:rPrChange>
        </w:rPr>
        <w:t xml:space="preserve"> </w:t>
      </w:r>
      <w:r w:rsidR="00F05A89" w:rsidRPr="00457BB8">
        <w:rPr>
          <w:rFonts w:ascii="IRNazanin" w:hAnsi="IRNazanin" w:cs="IRNazanin" w:hint="cs"/>
          <w:sz w:val="28"/>
          <w:szCs w:val="28"/>
          <w:rtl/>
          <w:rPrChange w:id="2243" w:author="Mohammad Mohammadi" w:date="2025-07-22T21:07:00Z">
            <w:rPr>
              <w:rFonts w:ascii="IRNazanin" w:hAnsi="IRNazanin" w:cs="IRNazanin" w:hint="cs"/>
              <w:sz w:val="28"/>
              <w:szCs w:val="28"/>
              <w:rtl/>
            </w:rPr>
          </w:rPrChange>
        </w:rPr>
        <w:t>گرفت</w:t>
      </w:r>
      <w:r w:rsidRPr="00457BB8">
        <w:rPr>
          <w:rFonts w:ascii="IRNazanin" w:hAnsi="IRNazanin" w:cs="IRNazanin"/>
          <w:sz w:val="28"/>
          <w:szCs w:val="28"/>
          <w:rtl/>
          <w:rPrChange w:id="2244" w:author="Mohammad Mohammadi" w:date="2025-07-22T21:07:00Z">
            <w:rPr>
              <w:rFonts w:ascii="IRNazanin" w:hAnsi="IRNazanin" w:cs="IRNazanin"/>
              <w:sz w:val="28"/>
              <w:szCs w:val="28"/>
              <w:rtl/>
            </w:rPr>
          </w:rPrChange>
        </w:rPr>
        <w:t>! خود</w:t>
      </w:r>
      <w:r w:rsidR="00D803B3" w:rsidRPr="00457BB8">
        <w:rPr>
          <w:rFonts w:ascii="IRNazanin" w:hAnsi="IRNazanin" w:cs="IRNazanin"/>
          <w:sz w:val="28"/>
          <w:szCs w:val="28"/>
          <w:rtl/>
          <w:rPrChange w:id="2245" w:author="Mohammad Mohammadi" w:date="2025-07-22T21:07:00Z">
            <w:rPr>
              <w:rFonts w:ascii="IRNazanin" w:hAnsi="IRNazanin" w:cs="IRNazanin"/>
              <w:sz w:val="28"/>
              <w:szCs w:val="28"/>
              <w:rtl/>
            </w:rPr>
          </w:rPrChange>
        </w:rPr>
        <w:t xml:space="preserve"> پاکیزه</w:t>
      </w:r>
      <w:r w:rsidRPr="00457BB8">
        <w:rPr>
          <w:rFonts w:ascii="IRNazanin" w:hAnsi="IRNazanin" w:cs="IRNazanin"/>
          <w:sz w:val="28"/>
          <w:szCs w:val="28"/>
          <w:rtl/>
          <w:rPrChange w:id="2246" w:author="Mohammad Mohammadi" w:date="2025-07-22T21:07:00Z">
            <w:rPr>
              <w:rFonts w:ascii="IRNazanin" w:hAnsi="IRNazanin" w:cs="IRNazanin"/>
              <w:sz w:val="28"/>
              <w:szCs w:val="28"/>
              <w:rtl/>
            </w:rPr>
          </w:rPrChange>
        </w:rPr>
        <w:t xml:space="preserve"> هم </w:t>
      </w:r>
      <w:r w:rsidR="00D803B3" w:rsidRPr="00457BB8">
        <w:rPr>
          <w:rFonts w:ascii="IRNazanin" w:hAnsi="IRNazanin" w:cs="IRNazanin"/>
          <w:sz w:val="28"/>
          <w:szCs w:val="28"/>
          <w:rtl/>
          <w:rPrChange w:id="2247" w:author="Mohammad Mohammadi" w:date="2025-07-22T21:07:00Z">
            <w:rPr>
              <w:rFonts w:ascii="IRNazanin" w:hAnsi="IRNazanin" w:cs="IRNazanin"/>
              <w:sz w:val="28"/>
              <w:szCs w:val="28"/>
              <w:rtl/>
            </w:rPr>
          </w:rPrChange>
        </w:rPr>
        <w:t xml:space="preserve">خنده‌اش گرفت </w:t>
      </w:r>
      <w:r w:rsidRPr="00457BB8">
        <w:rPr>
          <w:rFonts w:ascii="IRNazanin" w:hAnsi="IRNazanin" w:cs="IRNazanin"/>
          <w:sz w:val="28"/>
          <w:szCs w:val="28"/>
          <w:rtl/>
          <w:rPrChange w:id="2248" w:author="Mohammad Mohammadi" w:date="2025-07-22T21:07:00Z">
            <w:rPr>
              <w:rFonts w:ascii="IRNazanin" w:hAnsi="IRNazanin" w:cs="IRNazanin"/>
              <w:sz w:val="28"/>
              <w:szCs w:val="28"/>
              <w:rtl/>
            </w:rPr>
          </w:rPrChange>
        </w:rPr>
        <w:t>و گفت: «</w:t>
      </w:r>
      <w:r w:rsidR="00D803B3" w:rsidRPr="00457BB8">
        <w:rPr>
          <w:rFonts w:ascii="IRNazanin" w:hAnsi="IRNazanin" w:cs="IRNazanin"/>
          <w:sz w:val="28"/>
          <w:szCs w:val="28"/>
          <w:rtl/>
          <w:rPrChange w:id="2249" w:author="Mohammad Mohammadi" w:date="2025-07-22T21:07:00Z">
            <w:rPr>
              <w:rFonts w:ascii="IRNazanin" w:hAnsi="IRNazanin" w:cs="IRNazanin"/>
              <w:sz w:val="28"/>
              <w:szCs w:val="28"/>
              <w:rtl/>
            </w:rPr>
          </w:rPrChange>
        </w:rPr>
        <w:t>بچه جان</w:t>
      </w:r>
      <w:r w:rsidRPr="00457BB8">
        <w:rPr>
          <w:rFonts w:ascii="IRNazanin" w:hAnsi="IRNazanin" w:cs="IRNazanin"/>
          <w:sz w:val="28"/>
          <w:szCs w:val="28"/>
          <w:rtl/>
          <w:rPrChange w:id="2250" w:author="Mohammad Mohammadi" w:date="2025-07-22T21:07:00Z">
            <w:rPr>
              <w:rFonts w:ascii="IRNazanin" w:hAnsi="IRNazanin" w:cs="IRNazanin"/>
              <w:sz w:val="28"/>
              <w:szCs w:val="28"/>
              <w:rtl/>
            </w:rPr>
          </w:rPrChange>
        </w:rPr>
        <w:t xml:space="preserve">، </w:t>
      </w:r>
      <w:r w:rsidR="00D803B3" w:rsidRPr="00457BB8">
        <w:rPr>
          <w:rFonts w:ascii="IRNazanin" w:hAnsi="IRNazanin" w:cs="IRNazanin"/>
          <w:sz w:val="28"/>
          <w:szCs w:val="28"/>
          <w:rtl/>
          <w:rPrChange w:id="2251" w:author="Mohammad Mohammadi" w:date="2025-07-22T21:07:00Z">
            <w:rPr>
              <w:rFonts w:ascii="IRNazanin" w:hAnsi="IRNazanin" w:cs="IRNazanin"/>
              <w:sz w:val="28"/>
              <w:szCs w:val="28"/>
              <w:rtl/>
            </w:rPr>
          </w:rPrChange>
        </w:rPr>
        <w:t xml:space="preserve">در چه </w:t>
      </w:r>
      <w:r w:rsidRPr="00457BB8">
        <w:rPr>
          <w:rFonts w:ascii="IRNazanin" w:hAnsi="IRNazanin" w:cs="IRNazanin"/>
          <w:sz w:val="28"/>
          <w:szCs w:val="28"/>
          <w:rtl/>
          <w:rPrChange w:id="2252" w:author="Mohammad Mohammadi" w:date="2025-07-22T21:07:00Z">
            <w:rPr>
              <w:rFonts w:ascii="IRNazanin" w:hAnsi="IRNazanin" w:cs="IRNazanin"/>
              <w:sz w:val="28"/>
              <w:szCs w:val="28"/>
              <w:rtl/>
            </w:rPr>
          </w:rPrChange>
        </w:rPr>
        <w:t>فکر</w:t>
      </w:r>
      <w:r w:rsidR="00D803B3" w:rsidRPr="00457BB8">
        <w:rPr>
          <w:rFonts w:ascii="IRNazanin" w:hAnsi="IRNazanin" w:cs="IRNazanin"/>
          <w:sz w:val="28"/>
          <w:szCs w:val="28"/>
          <w:rtl/>
          <w:rPrChange w:id="2253" w:author="Mohammad Mohammadi" w:date="2025-07-22T21:07:00Z">
            <w:rPr>
              <w:rFonts w:ascii="IRNazanin" w:hAnsi="IRNazanin" w:cs="IRNazanin"/>
              <w:sz w:val="28"/>
              <w:szCs w:val="28"/>
              <w:rtl/>
            </w:rPr>
          </w:rPrChange>
        </w:rPr>
        <w:t xml:space="preserve"> استی</w:t>
      </w:r>
      <w:r w:rsidRPr="00457BB8">
        <w:rPr>
          <w:rFonts w:ascii="IRNazanin" w:hAnsi="IRNazanin" w:cs="IRNazanin"/>
          <w:sz w:val="28"/>
          <w:szCs w:val="28"/>
          <w:rtl/>
          <w:rPrChange w:id="2254" w:author="Mohammad Mohammadi" w:date="2025-07-22T21:07:00Z">
            <w:rPr>
              <w:rFonts w:ascii="IRNazanin" w:hAnsi="IRNazanin" w:cs="IRNazanin"/>
              <w:sz w:val="28"/>
              <w:szCs w:val="28"/>
              <w:rtl/>
            </w:rPr>
          </w:rPrChange>
        </w:rPr>
        <w:t xml:space="preserve">؟» پاکیزه از </w:t>
      </w:r>
      <w:r w:rsidRPr="00457BB8">
        <w:rPr>
          <w:rFonts w:ascii="IRNazanin" w:hAnsi="IRNazanin" w:cs="IRNazanin"/>
          <w:i/>
          <w:iCs/>
          <w:sz w:val="28"/>
          <w:szCs w:val="28"/>
          <w:rtl/>
          <w:rPrChange w:id="2255" w:author="Mohammad Mohammadi" w:date="2025-07-22T21:07:00Z">
            <w:rPr>
              <w:rFonts w:ascii="IRNazanin" w:hAnsi="IRNazanin" w:cs="IRNazanin"/>
              <w:i/>
              <w:iCs/>
              <w:sz w:val="28"/>
              <w:szCs w:val="28"/>
              <w:rtl/>
            </w:rPr>
          </w:rPrChange>
        </w:rPr>
        <w:t>کل‌قشلاق</w:t>
      </w:r>
      <w:r w:rsidRPr="00457BB8">
        <w:rPr>
          <w:rFonts w:ascii="IRNazanin" w:hAnsi="IRNazanin" w:cs="IRNazanin"/>
          <w:sz w:val="28"/>
          <w:szCs w:val="28"/>
          <w:rtl/>
          <w:rPrChange w:id="2256" w:author="Mohammad Mohammadi" w:date="2025-07-22T21:07:00Z">
            <w:rPr>
              <w:rFonts w:ascii="IRNazanin" w:hAnsi="IRNazanin" w:cs="IRNazanin"/>
              <w:sz w:val="28"/>
              <w:szCs w:val="28"/>
              <w:rtl/>
            </w:rPr>
          </w:rPrChange>
        </w:rPr>
        <w:t>، همان‌جایی که آن زمان زندگی می‌کردیم</w:t>
      </w:r>
      <w:r w:rsidR="00D803B3" w:rsidRPr="00457BB8">
        <w:rPr>
          <w:rFonts w:ascii="IRNazanin" w:hAnsi="IRNazanin" w:cs="IRNazanin"/>
          <w:sz w:val="28"/>
          <w:szCs w:val="28"/>
          <w:rtl/>
          <w:rPrChange w:id="2257" w:author="Mohammad Mohammadi" w:date="2025-07-22T21:07:00Z">
            <w:rPr>
              <w:rFonts w:ascii="IRNazanin" w:hAnsi="IRNazanin" w:cs="IRNazanin"/>
              <w:sz w:val="28"/>
              <w:szCs w:val="28"/>
              <w:rtl/>
            </w:rPr>
          </w:rPrChange>
        </w:rPr>
        <w:t>، خانم سیجا را با خود آورده بود.</w:t>
      </w:r>
      <w:r w:rsidRPr="00457BB8">
        <w:rPr>
          <w:rFonts w:ascii="IRNazanin" w:hAnsi="IRNazanin" w:cs="IRNazanin"/>
          <w:sz w:val="28"/>
          <w:szCs w:val="28"/>
          <w:rtl/>
          <w:rPrChange w:id="2258" w:author="Mohammad Mohammadi" w:date="2025-07-22T21:07:00Z">
            <w:rPr>
              <w:rFonts w:ascii="IRNazanin" w:hAnsi="IRNazanin" w:cs="IRNazanin"/>
              <w:sz w:val="28"/>
              <w:szCs w:val="28"/>
              <w:rtl/>
            </w:rPr>
          </w:rPrChange>
        </w:rPr>
        <w:t xml:space="preserve"> آب آوردم، پارچه‌ها و وسایل را شستم و آوردم؛ و بچه به دنیا آمد</w:t>
      </w:r>
      <w:r w:rsidRPr="00457BB8">
        <w:rPr>
          <w:rFonts w:ascii="IRNazanin" w:hAnsi="IRNazanin" w:cs="IRNazanin"/>
          <w:sz w:val="28"/>
          <w:szCs w:val="28"/>
          <w:lang w:bidi="fa-IR"/>
          <w:rPrChange w:id="2259" w:author="Mohammad Mohammadi" w:date="2025-07-22T21:07:00Z">
            <w:rPr>
              <w:rFonts w:ascii="IRNazanin" w:hAnsi="IRNazanin" w:cs="IRNazanin"/>
              <w:sz w:val="28"/>
              <w:szCs w:val="28"/>
              <w:lang w:bidi="fa-IR"/>
            </w:rPr>
          </w:rPrChange>
        </w:rPr>
        <w:t>.</w:t>
      </w:r>
    </w:p>
    <w:p w14:paraId="3E6141A4" w14:textId="0BF65914" w:rsidR="00604C88" w:rsidRPr="00457BB8" w:rsidRDefault="00604C88" w:rsidP="00604C88">
      <w:pPr>
        <w:bidi/>
        <w:jc w:val="both"/>
        <w:rPr>
          <w:rFonts w:ascii="IRNazanin" w:hAnsi="IRNazanin" w:cs="IRNazanin"/>
          <w:sz w:val="28"/>
          <w:szCs w:val="28"/>
          <w:rtl/>
          <w:lang w:bidi="fa-IR"/>
          <w:rPrChange w:id="2260"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261" w:author="Mohammad Mohammadi" w:date="2025-07-22T21:07:00Z">
            <w:rPr>
              <w:rFonts w:ascii="IRNazanin" w:hAnsi="IRNazanin" w:cs="IRNazanin"/>
              <w:sz w:val="28"/>
              <w:szCs w:val="28"/>
              <w:rtl/>
            </w:rPr>
          </w:rPrChange>
        </w:rPr>
        <w:t>پسر بود. گفتم: «یکی دیگر هم هست</w:t>
      </w:r>
      <w:r w:rsidR="00047A32" w:rsidRPr="00457BB8">
        <w:rPr>
          <w:rFonts w:ascii="IRNazanin" w:hAnsi="IRNazanin" w:cs="IRNazanin"/>
          <w:sz w:val="28"/>
          <w:szCs w:val="28"/>
          <w:rtl/>
          <w:rPrChange w:id="2262" w:author="Mohammad Mohammadi" w:date="2025-07-22T21:07:00Z">
            <w:rPr>
              <w:rFonts w:ascii="IRNazanin" w:hAnsi="IRNazanin" w:cs="IRNazanin"/>
              <w:sz w:val="28"/>
              <w:szCs w:val="28"/>
              <w:rtl/>
            </w:rPr>
          </w:rPrChange>
        </w:rPr>
        <w:t>».</w:t>
      </w:r>
    </w:p>
    <w:p w14:paraId="34201954" w14:textId="4B921B1F" w:rsidR="00604C88" w:rsidRPr="00457BB8" w:rsidRDefault="000227A3" w:rsidP="00604C88">
      <w:pPr>
        <w:bidi/>
        <w:jc w:val="both"/>
        <w:rPr>
          <w:rFonts w:ascii="IRNazanin" w:hAnsi="IRNazanin" w:cs="IRNazanin"/>
          <w:sz w:val="28"/>
          <w:szCs w:val="28"/>
          <w:lang w:bidi="fa-IR"/>
          <w:rPrChange w:id="226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264" w:author="Mohammad Mohammadi" w:date="2025-07-22T21:07:00Z">
            <w:rPr>
              <w:rFonts w:ascii="IRNazanin" w:hAnsi="IRNazanin" w:cs="IRNazanin"/>
              <w:sz w:val="28"/>
              <w:szCs w:val="28"/>
              <w:rtl/>
            </w:rPr>
          </w:rPrChange>
        </w:rPr>
        <w:t>پاکیزه به گریان گفت</w:t>
      </w:r>
      <w:r w:rsidR="00604C88" w:rsidRPr="00457BB8">
        <w:rPr>
          <w:rFonts w:ascii="IRNazanin" w:hAnsi="IRNazanin" w:cs="IRNazanin"/>
          <w:sz w:val="28"/>
          <w:szCs w:val="28"/>
          <w:rtl/>
          <w:rPrChange w:id="2265" w:author="Mohammad Mohammadi" w:date="2025-07-22T21:07:00Z">
            <w:rPr>
              <w:rFonts w:ascii="IRNazanin" w:hAnsi="IRNazanin" w:cs="IRNazanin"/>
              <w:sz w:val="28"/>
              <w:szCs w:val="28"/>
              <w:rtl/>
            </w:rPr>
          </w:rPrChange>
        </w:rPr>
        <w:t>: «یکی دیگ</w:t>
      </w:r>
      <w:r w:rsidR="00B07A0C" w:rsidRPr="00457BB8">
        <w:rPr>
          <w:rFonts w:ascii="IRNazanin" w:hAnsi="IRNazanin" w:cs="IRNazanin"/>
          <w:sz w:val="28"/>
          <w:szCs w:val="28"/>
          <w:rtl/>
          <w:rPrChange w:id="2266" w:author="Mohammad Mohammadi" w:date="2025-07-22T21:07:00Z">
            <w:rPr>
              <w:rFonts w:ascii="IRNazanin" w:hAnsi="IRNazanin" w:cs="IRNazanin"/>
              <w:sz w:val="28"/>
              <w:szCs w:val="28"/>
              <w:rtl/>
            </w:rPr>
          </w:rPrChange>
        </w:rPr>
        <w:t>ه هم</w:t>
      </w:r>
      <w:r w:rsidR="00604C88" w:rsidRPr="00457BB8">
        <w:rPr>
          <w:rFonts w:ascii="IRNazanin" w:hAnsi="IRNazanin" w:cs="IRNazanin"/>
          <w:sz w:val="28"/>
          <w:szCs w:val="28"/>
          <w:rtl/>
          <w:rPrChange w:id="226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268" w:author="Mohammad Mohammadi" w:date="2025-07-22T21:07:00Z">
            <w:rPr>
              <w:rFonts w:ascii="IRNazanin" w:hAnsi="IRNazanin" w:cs="IRNazanin"/>
              <w:sz w:val="28"/>
              <w:szCs w:val="28"/>
              <w:rtl/>
            </w:rPr>
          </w:rPrChange>
        </w:rPr>
        <w:t>کو که؟».</w:t>
      </w:r>
    </w:p>
    <w:p w14:paraId="4E7882CE" w14:textId="75598613" w:rsidR="00604C88" w:rsidRPr="00457BB8" w:rsidRDefault="00604C88" w:rsidP="00604C88">
      <w:pPr>
        <w:bidi/>
        <w:jc w:val="both"/>
        <w:rPr>
          <w:rFonts w:ascii="IRNazanin" w:hAnsi="IRNazanin" w:cs="IRNazanin"/>
          <w:sz w:val="28"/>
          <w:szCs w:val="28"/>
          <w:lang w:bidi="fa-IR"/>
          <w:rPrChange w:id="2269"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270" w:author="Mohammad Mohammadi" w:date="2025-07-22T21:07:00Z">
            <w:rPr>
              <w:rFonts w:ascii="IRNazanin" w:hAnsi="IRNazanin" w:cs="IRNazanin"/>
              <w:sz w:val="28"/>
              <w:szCs w:val="28"/>
              <w:rtl/>
            </w:rPr>
          </w:rPrChange>
        </w:rPr>
        <w:t>گفتم: «راستش را بخواهی، هنوز یک بچه دیگر داخل شکمت هست»</w:t>
      </w:r>
      <w:r w:rsidR="00361DB6" w:rsidRPr="00457BB8">
        <w:rPr>
          <w:rFonts w:ascii="IRNazanin" w:hAnsi="IRNazanin" w:cs="IRNazanin"/>
          <w:sz w:val="28"/>
          <w:szCs w:val="28"/>
          <w:rtl/>
          <w:rPrChange w:id="227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272" w:author="Mohammad Mohammadi" w:date="2025-07-22T21:07:00Z">
            <w:rPr>
              <w:rFonts w:ascii="IRNazanin" w:hAnsi="IRNazanin" w:cs="IRNazanin"/>
              <w:sz w:val="28"/>
              <w:szCs w:val="28"/>
              <w:rtl/>
            </w:rPr>
          </w:rPrChange>
        </w:rPr>
        <w:t xml:space="preserve"> </w:t>
      </w:r>
      <w:r w:rsidR="00BB068A" w:rsidRPr="00457BB8">
        <w:rPr>
          <w:rFonts w:ascii="IRNazanin" w:hAnsi="IRNazanin" w:cs="IRNazanin"/>
          <w:sz w:val="28"/>
          <w:szCs w:val="28"/>
          <w:rtl/>
          <w:rPrChange w:id="2273" w:author="Mohammad Mohammadi" w:date="2025-07-22T21:07:00Z">
            <w:rPr>
              <w:rFonts w:ascii="IRNazanin" w:hAnsi="IRNazanin" w:cs="IRNazanin"/>
              <w:sz w:val="28"/>
              <w:szCs w:val="28"/>
              <w:rtl/>
            </w:rPr>
          </w:rPrChange>
        </w:rPr>
        <w:t>آدم‌های</w:t>
      </w:r>
      <w:r w:rsidRPr="00457BB8">
        <w:rPr>
          <w:rFonts w:ascii="IRNazanin" w:hAnsi="IRNazanin" w:cs="IRNazanin"/>
          <w:sz w:val="28"/>
          <w:szCs w:val="28"/>
          <w:rtl/>
          <w:rPrChange w:id="2274" w:author="Mohammad Mohammadi" w:date="2025-07-22T21:07:00Z">
            <w:rPr>
              <w:rFonts w:ascii="IRNazanin" w:hAnsi="IRNazanin" w:cs="IRNazanin"/>
              <w:sz w:val="28"/>
              <w:szCs w:val="28"/>
              <w:rtl/>
            </w:rPr>
          </w:rPrChange>
        </w:rPr>
        <w:t xml:space="preserve"> زیادی آنجا نشسته بودند؛ زن‌ها</w:t>
      </w:r>
      <w:r w:rsidR="00BB068A" w:rsidRPr="00457BB8">
        <w:rPr>
          <w:rFonts w:ascii="IRNazanin" w:hAnsi="IRNazanin" w:cs="IRNazanin"/>
          <w:sz w:val="28"/>
          <w:szCs w:val="28"/>
          <w:rtl/>
          <w:rPrChange w:id="227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276" w:author="Mohammad Mohammadi" w:date="2025-07-22T21:07:00Z">
            <w:rPr>
              <w:rFonts w:ascii="IRNazanin" w:hAnsi="IRNazanin" w:cs="IRNazanin"/>
              <w:sz w:val="28"/>
              <w:szCs w:val="28"/>
              <w:rtl/>
            </w:rPr>
          </w:rPrChange>
        </w:rPr>
        <w:t xml:space="preserve"> من و همسر سیجا</w:t>
      </w:r>
      <w:r w:rsidR="00BB068A" w:rsidRPr="00457BB8">
        <w:rPr>
          <w:rFonts w:ascii="IRNazanin" w:hAnsi="IRNazanin" w:cs="IRNazanin"/>
          <w:sz w:val="28"/>
          <w:szCs w:val="28"/>
          <w:rtl/>
          <w:rPrChange w:id="2277" w:author="Mohammad Mohammadi" w:date="2025-07-22T21:07:00Z">
            <w:rPr>
              <w:rFonts w:ascii="IRNazanin" w:hAnsi="IRNazanin" w:cs="IRNazanin"/>
              <w:sz w:val="28"/>
              <w:szCs w:val="28"/>
              <w:rtl/>
            </w:rPr>
          </w:rPrChange>
        </w:rPr>
        <w:t xml:space="preserve"> یک طرف</w:t>
      </w:r>
      <w:r w:rsidRPr="00457BB8">
        <w:rPr>
          <w:rFonts w:ascii="IRNazanin" w:hAnsi="IRNazanin" w:cs="IRNazanin"/>
          <w:sz w:val="28"/>
          <w:szCs w:val="28"/>
          <w:rtl/>
          <w:rPrChange w:id="2278" w:author="Mohammad Mohammadi" w:date="2025-07-22T21:07:00Z">
            <w:rPr>
              <w:rFonts w:ascii="IRNazanin" w:hAnsi="IRNazanin" w:cs="IRNazanin"/>
              <w:sz w:val="28"/>
              <w:szCs w:val="28"/>
              <w:rtl/>
            </w:rPr>
          </w:rPrChange>
        </w:rPr>
        <w:t>، و مردها</w:t>
      </w:r>
      <w:r w:rsidR="00BB068A" w:rsidRPr="00457BB8">
        <w:rPr>
          <w:rFonts w:ascii="IRNazanin" w:hAnsi="IRNazanin" w:cs="IRNazanin"/>
          <w:sz w:val="28"/>
          <w:szCs w:val="28"/>
          <w:rtl/>
          <w:rPrChange w:id="227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280" w:author="Mohammad Mohammadi" w:date="2025-07-22T21:07:00Z">
            <w:rPr>
              <w:rFonts w:ascii="IRNazanin" w:hAnsi="IRNazanin" w:cs="IRNazanin"/>
              <w:sz w:val="28"/>
              <w:szCs w:val="28"/>
              <w:rtl/>
            </w:rPr>
          </w:rPrChange>
        </w:rPr>
        <w:t xml:space="preserve"> سیجا و توما</w:t>
      </w:r>
      <w:r w:rsidR="00BB068A" w:rsidRPr="00457BB8">
        <w:rPr>
          <w:rFonts w:ascii="IRNazanin" w:hAnsi="IRNazanin" w:cs="IRNazanin"/>
          <w:sz w:val="28"/>
          <w:szCs w:val="28"/>
          <w:rtl/>
          <w:lang w:bidi="fa-IR"/>
          <w:rPrChange w:id="2281" w:author="Mohammad Mohammadi" w:date="2025-07-22T21:07:00Z">
            <w:rPr>
              <w:rFonts w:ascii="IRNazanin" w:hAnsi="IRNazanin" w:cs="IRNazanin"/>
              <w:sz w:val="28"/>
              <w:szCs w:val="28"/>
              <w:rtl/>
              <w:lang w:bidi="fa-IR"/>
            </w:rPr>
          </w:rPrChange>
        </w:rPr>
        <w:t>ن طرف دیگر نشسته بودند.</w:t>
      </w:r>
    </w:p>
    <w:p w14:paraId="003F0A22" w14:textId="244242BE" w:rsidR="00604C88" w:rsidRPr="00457BB8" w:rsidRDefault="00604C88" w:rsidP="00604C88">
      <w:pPr>
        <w:bidi/>
        <w:jc w:val="both"/>
        <w:rPr>
          <w:rFonts w:ascii="IRNazanin" w:hAnsi="IRNazanin" w:cs="IRNazanin"/>
          <w:sz w:val="28"/>
          <w:szCs w:val="28"/>
          <w:lang w:bidi="fa-IR"/>
          <w:rPrChange w:id="228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283" w:author="Mohammad Mohammadi" w:date="2025-07-22T21:07:00Z">
            <w:rPr>
              <w:rFonts w:ascii="IRNazanin" w:hAnsi="IRNazanin" w:cs="IRNazanin"/>
              <w:sz w:val="28"/>
              <w:szCs w:val="28"/>
              <w:rtl/>
            </w:rPr>
          </w:rPrChange>
        </w:rPr>
        <w:lastRenderedPageBreak/>
        <w:t xml:space="preserve">بعد از یک ساعت، او </w:t>
      </w:r>
      <w:r w:rsidR="009B3C09" w:rsidRPr="00457BB8">
        <w:rPr>
          <w:rFonts w:ascii="IRNazanin" w:hAnsi="IRNazanin" w:cs="IRNazanin"/>
          <w:sz w:val="28"/>
          <w:szCs w:val="28"/>
          <w:rtl/>
          <w:rPrChange w:id="2284" w:author="Mohammad Mohammadi" w:date="2025-07-22T21:07:00Z">
            <w:rPr>
              <w:rFonts w:ascii="IRNazanin" w:hAnsi="IRNazanin" w:cs="IRNazanin"/>
              <w:sz w:val="28"/>
              <w:szCs w:val="28"/>
              <w:rtl/>
            </w:rPr>
          </w:rPrChange>
        </w:rPr>
        <w:t>طفل دوم</w:t>
      </w:r>
      <w:r w:rsidRPr="00457BB8">
        <w:rPr>
          <w:rFonts w:ascii="IRNazanin" w:hAnsi="IRNazanin" w:cs="IRNazanin"/>
          <w:sz w:val="28"/>
          <w:szCs w:val="28"/>
          <w:rtl/>
          <w:rPrChange w:id="2285" w:author="Mohammad Mohammadi" w:date="2025-07-22T21:07:00Z">
            <w:rPr>
              <w:rFonts w:ascii="IRNazanin" w:hAnsi="IRNazanin" w:cs="IRNazanin"/>
              <w:sz w:val="28"/>
              <w:szCs w:val="28"/>
              <w:rtl/>
            </w:rPr>
          </w:rPrChange>
        </w:rPr>
        <w:t xml:space="preserve"> را</w:t>
      </w:r>
      <w:r w:rsidR="009B3C09" w:rsidRPr="00457BB8">
        <w:rPr>
          <w:rFonts w:ascii="IRNazanin" w:hAnsi="IRNazanin" w:cs="IRNazanin"/>
          <w:sz w:val="28"/>
          <w:szCs w:val="28"/>
          <w:rtl/>
          <w:rPrChange w:id="2286" w:author="Mohammad Mohammadi" w:date="2025-07-22T21:07:00Z">
            <w:rPr>
              <w:rFonts w:ascii="IRNazanin" w:hAnsi="IRNazanin" w:cs="IRNazanin"/>
              <w:sz w:val="28"/>
              <w:szCs w:val="28"/>
              <w:rtl/>
            </w:rPr>
          </w:rPrChange>
        </w:rPr>
        <w:t xml:space="preserve"> هم</w:t>
      </w:r>
      <w:r w:rsidRPr="00457BB8">
        <w:rPr>
          <w:rFonts w:ascii="IRNazanin" w:hAnsi="IRNazanin" w:cs="IRNazanin"/>
          <w:sz w:val="28"/>
          <w:szCs w:val="28"/>
          <w:rtl/>
          <w:rPrChange w:id="2287" w:author="Mohammad Mohammadi" w:date="2025-07-22T21:07:00Z">
            <w:rPr>
              <w:rFonts w:ascii="IRNazanin" w:hAnsi="IRNazanin" w:cs="IRNazanin"/>
              <w:sz w:val="28"/>
              <w:szCs w:val="28"/>
              <w:rtl/>
            </w:rPr>
          </w:rPrChange>
        </w:rPr>
        <w:t xml:space="preserve"> به دنیا آورد، نوزاد بزرگ و </w:t>
      </w:r>
      <w:r w:rsidR="009B3C09" w:rsidRPr="00457BB8">
        <w:rPr>
          <w:rFonts w:ascii="IRNazanin" w:hAnsi="IRNazanin" w:cs="IRNazanin"/>
          <w:sz w:val="28"/>
          <w:szCs w:val="28"/>
          <w:rtl/>
          <w:rPrChange w:id="2288" w:author="Mohammad Mohammadi" w:date="2025-07-22T21:07:00Z">
            <w:rPr>
              <w:rFonts w:ascii="IRNazanin" w:hAnsi="IRNazanin" w:cs="IRNazanin"/>
              <w:sz w:val="28"/>
              <w:szCs w:val="28"/>
              <w:rtl/>
            </w:rPr>
          </w:rPrChange>
        </w:rPr>
        <w:t>سالم</w:t>
      </w:r>
      <w:r w:rsidR="003042DE" w:rsidRPr="00457BB8">
        <w:rPr>
          <w:rFonts w:ascii="IRNazanin" w:hAnsi="IRNazanin" w:cs="IRNazanin" w:hint="cs"/>
          <w:sz w:val="28"/>
          <w:szCs w:val="28"/>
          <w:rtl/>
          <w:rPrChange w:id="2289" w:author="Mohammad Mohammadi" w:date="2025-07-22T21:07:00Z">
            <w:rPr>
              <w:rFonts w:ascii="IRNazanin" w:hAnsi="IRNazanin" w:cs="IRNazanin" w:hint="cs"/>
              <w:sz w:val="28"/>
              <w:szCs w:val="28"/>
              <w:rtl/>
            </w:rPr>
          </w:rPrChange>
        </w:rPr>
        <w:t>ی</w:t>
      </w:r>
      <w:r w:rsidR="003042DE" w:rsidRPr="00457BB8">
        <w:rPr>
          <w:rFonts w:ascii="IRNazanin" w:hAnsi="IRNazanin" w:cs="IRNazanin"/>
          <w:sz w:val="28"/>
          <w:szCs w:val="28"/>
          <w:rtl/>
          <w:rPrChange w:id="2290" w:author="Mohammad Mohammadi" w:date="2025-07-22T21:07:00Z">
            <w:rPr>
              <w:rFonts w:ascii="IRNazanin" w:hAnsi="IRNazanin" w:cs="IRNazanin"/>
              <w:sz w:val="28"/>
              <w:szCs w:val="28"/>
              <w:rtl/>
            </w:rPr>
          </w:rPrChange>
        </w:rPr>
        <w:t xml:space="preserve"> </w:t>
      </w:r>
      <w:r w:rsidR="003042DE" w:rsidRPr="00457BB8">
        <w:rPr>
          <w:rFonts w:ascii="IRNazanin" w:hAnsi="IRNazanin" w:cs="IRNazanin" w:hint="cs"/>
          <w:sz w:val="28"/>
          <w:szCs w:val="28"/>
          <w:rtl/>
          <w:rPrChange w:id="2291" w:author="Mohammad Mohammadi" w:date="2025-07-22T21:07:00Z">
            <w:rPr>
              <w:rFonts w:ascii="IRNazanin" w:hAnsi="IRNazanin" w:cs="IRNazanin" w:hint="cs"/>
              <w:sz w:val="28"/>
              <w:szCs w:val="28"/>
              <w:rtl/>
            </w:rPr>
          </w:rPrChange>
        </w:rPr>
        <w:t>بود</w:t>
      </w:r>
      <w:r w:rsidRPr="00457BB8">
        <w:rPr>
          <w:rFonts w:ascii="IRNazanin" w:hAnsi="IRNazanin" w:cs="IRNazanin"/>
          <w:sz w:val="28"/>
          <w:szCs w:val="28"/>
          <w:rtl/>
          <w:rPrChange w:id="2292" w:author="Mohammad Mohammadi" w:date="2025-07-22T21:07:00Z">
            <w:rPr>
              <w:rFonts w:ascii="IRNazanin" w:hAnsi="IRNazanin" w:cs="IRNazanin"/>
              <w:sz w:val="28"/>
              <w:szCs w:val="28"/>
              <w:rtl/>
            </w:rPr>
          </w:rPrChange>
        </w:rPr>
        <w:t xml:space="preserve">. من </w:t>
      </w:r>
      <w:r w:rsidR="009B3C09" w:rsidRPr="00457BB8">
        <w:rPr>
          <w:rFonts w:ascii="IRNazanin" w:hAnsi="IRNazanin" w:cs="IRNazanin"/>
          <w:sz w:val="28"/>
          <w:szCs w:val="28"/>
          <w:rtl/>
          <w:rPrChange w:id="2293" w:author="Mohammad Mohammadi" w:date="2025-07-22T21:07:00Z">
            <w:rPr>
              <w:rFonts w:ascii="IRNazanin" w:hAnsi="IRNazanin" w:cs="IRNazanin"/>
              <w:sz w:val="28"/>
              <w:szCs w:val="28"/>
              <w:rtl/>
            </w:rPr>
          </w:rPrChange>
        </w:rPr>
        <w:t>با خود ‌گفتم</w:t>
      </w:r>
      <w:r w:rsidRPr="00457BB8">
        <w:rPr>
          <w:rFonts w:ascii="IRNazanin" w:hAnsi="IRNazanin" w:cs="IRNazanin"/>
          <w:sz w:val="28"/>
          <w:szCs w:val="28"/>
          <w:rtl/>
          <w:rPrChange w:id="2294" w:author="Mohammad Mohammadi" w:date="2025-07-22T21:07:00Z">
            <w:rPr>
              <w:rFonts w:ascii="IRNazanin" w:hAnsi="IRNazanin" w:cs="IRNazanin"/>
              <w:sz w:val="28"/>
              <w:szCs w:val="28"/>
              <w:rtl/>
            </w:rPr>
          </w:rPrChange>
        </w:rPr>
        <w:t>: «</w:t>
      </w:r>
      <w:r w:rsidR="009B3C09" w:rsidRPr="00457BB8">
        <w:rPr>
          <w:rFonts w:ascii="IRNazanin" w:hAnsi="IRNazanin" w:cs="IRNazanin"/>
          <w:sz w:val="28"/>
          <w:szCs w:val="28"/>
          <w:rtl/>
          <w:rPrChange w:id="2295" w:author="Mohammad Mohammadi" w:date="2025-07-22T21:07:00Z">
            <w:rPr>
              <w:rFonts w:ascii="IRNazanin" w:hAnsi="IRNazanin" w:cs="IRNazanin"/>
              <w:sz w:val="28"/>
              <w:szCs w:val="28"/>
              <w:rtl/>
            </w:rPr>
          </w:rPrChange>
        </w:rPr>
        <w:t>شاید</w:t>
      </w:r>
      <w:r w:rsidRPr="00457BB8">
        <w:rPr>
          <w:rFonts w:ascii="IRNazanin" w:hAnsi="IRNazanin" w:cs="IRNazanin"/>
          <w:sz w:val="28"/>
          <w:szCs w:val="28"/>
          <w:rtl/>
          <w:rPrChange w:id="2296" w:author="Mohammad Mohammadi" w:date="2025-07-22T21:07:00Z">
            <w:rPr>
              <w:rFonts w:ascii="IRNazanin" w:hAnsi="IRNazanin" w:cs="IRNazanin"/>
              <w:sz w:val="28"/>
              <w:szCs w:val="28"/>
              <w:rtl/>
            </w:rPr>
          </w:rPrChange>
        </w:rPr>
        <w:t xml:space="preserve"> دو</w:t>
      </w:r>
      <w:r w:rsidR="009B3C09" w:rsidRPr="00457BB8">
        <w:rPr>
          <w:rFonts w:ascii="IRNazanin" w:hAnsi="IRNazanin" w:cs="IRNazanin"/>
          <w:sz w:val="28"/>
          <w:szCs w:val="28"/>
          <w:rtl/>
          <w:rPrChange w:id="2297" w:author="Mohammad Mohammadi" w:date="2025-07-22T21:07:00Z">
            <w:rPr>
              <w:rFonts w:ascii="IRNazanin" w:hAnsi="IRNazanin" w:cs="IRNazanin"/>
              <w:sz w:val="28"/>
              <w:szCs w:val="28"/>
              <w:rtl/>
            </w:rPr>
          </w:rPrChange>
        </w:rPr>
        <w:t>گانگی</w:t>
      </w:r>
      <w:r w:rsidRPr="00457BB8">
        <w:rPr>
          <w:rFonts w:ascii="IRNazanin" w:hAnsi="IRNazanin" w:cs="IRNazanin"/>
          <w:sz w:val="28"/>
          <w:szCs w:val="28"/>
          <w:rtl/>
          <w:rPrChange w:id="2298" w:author="Mohammad Mohammadi" w:date="2025-07-22T21:07:00Z">
            <w:rPr>
              <w:rFonts w:ascii="IRNazanin" w:hAnsi="IRNazanin" w:cs="IRNazanin"/>
              <w:sz w:val="28"/>
              <w:szCs w:val="28"/>
              <w:rtl/>
            </w:rPr>
          </w:rPrChange>
        </w:rPr>
        <w:t xml:space="preserve"> </w:t>
      </w:r>
      <w:r w:rsidR="009B3C09" w:rsidRPr="00457BB8">
        <w:rPr>
          <w:rFonts w:ascii="IRNazanin" w:hAnsi="IRNazanin" w:cs="IRNazanin"/>
          <w:sz w:val="28"/>
          <w:szCs w:val="28"/>
          <w:rtl/>
          <w:rPrChange w:id="2299" w:author="Mohammad Mohammadi" w:date="2025-07-22T21:07:00Z">
            <w:rPr>
              <w:rFonts w:ascii="IRNazanin" w:hAnsi="IRNazanin" w:cs="IRNazanin"/>
              <w:sz w:val="28"/>
              <w:szCs w:val="28"/>
              <w:rtl/>
            </w:rPr>
          </w:rPrChange>
        </w:rPr>
        <w:t>ن</w:t>
      </w:r>
      <w:r w:rsidRPr="00457BB8">
        <w:rPr>
          <w:rFonts w:ascii="IRNazanin" w:hAnsi="IRNazanin" w:cs="IRNazanin"/>
          <w:sz w:val="28"/>
          <w:szCs w:val="28"/>
          <w:rtl/>
          <w:rPrChange w:id="2300" w:author="Mohammad Mohammadi" w:date="2025-07-22T21:07:00Z">
            <w:rPr>
              <w:rFonts w:ascii="IRNazanin" w:hAnsi="IRNazanin" w:cs="IRNazanin"/>
              <w:sz w:val="28"/>
              <w:szCs w:val="28"/>
              <w:rtl/>
            </w:rPr>
          </w:rPrChange>
        </w:rPr>
        <w:t xml:space="preserve">باشد، </w:t>
      </w:r>
      <w:r w:rsidR="009B3C09" w:rsidRPr="00457BB8">
        <w:rPr>
          <w:rFonts w:ascii="IRNazanin" w:hAnsi="IRNazanin" w:cs="IRNazanin"/>
          <w:sz w:val="28"/>
          <w:szCs w:val="28"/>
          <w:rtl/>
          <w:rPrChange w:id="2301" w:author="Mohammad Mohammadi" w:date="2025-07-22T21:07:00Z">
            <w:rPr>
              <w:rFonts w:ascii="IRNazanin" w:hAnsi="IRNazanin" w:cs="IRNazanin"/>
              <w:sz w:val="28"/>
              <w:szCs w:val="28"/>
              <w:rtl/>
            </w:rPr>
          </w:rPrChange>
        </w:rPr>
        <w:t>شاید</w:t>
      </w:r>
      <w:r w:rsidRPr="00457BB8">
        <w:rPr>
          <w:rFonts w:ascii="IRNazanin" w:hAnsi="IRNazanin" w:cs="IRNazanin"/>
          <w:sz w:val="28"/>
          <w:szCs w:val="28"/>
          <w:rtl/>
          <w:rPrChange w:id="2302" w:author="Mohammad Mohammadi" w:date="2025-07-22T21:07:00Z">
            <w:rPr>
              <w:rFonts w:ascii="IRNazanin" w:hAnsi="IRNazanin" w:cs="IRNazanin"/>
              <w:sz w:val="28"/>
              <w:szCs w:val="28"/>
              <w:rtl/>
            </w:rPr>
          </w:rPrChange>
        </w:rPr>
        <w:t xml:space="preserve"> سه</w:t>
      </w:r>
      <w:r w:rsidR="009B3C09" w:rsidRPr="00457BB8">
        <w:rPr>
          <w:rFonts w:ascii="IRNazanin" w:hAnsi="IRNazanin" w:cs="IRNazanin"/>
          <w:sz w:val="28"/>
          <w:szCs w:val="28"/>
          <w:rtl/>
          <w:rPrChange w:id="2303" w:author="Mohammad Mohammadi" w:date="2025-07-22T21:07:00Z">
            <w:rPr>
              <w:rFonts w:ascii="IRNazanin" w:hAnsi="IRNazanin" w:cs="IRNazanin"/>
              <w:sz w:val="28"/>
              <w:szCs w:val="28"/>
              <w:rtl/>
            </w:rPr>
          </w:rPrChange>
        </w:rPr>
        <w:t>‌گانگی</w:t>
      </w:r>
      <w:r w:rsidRPr="00457BB8">
        <w:rPr>
          <w:rFonts w:ascii="IRNazanin" w:hAnsi="IRNazanin" w:cs="IRNazanin"/>
          <w:sz w:val="28"/>
          <w:szCs w:val="28"/>
          <w:rtl/>
          <w:rPrChange w:id="2304" w:author="Mohammad Mohammadi" w:date="2025-07-22T21:07:00Z">
            <w:rPr>
              <w:rFonts w:ascii="IRNazanin" w:hAnsi="IRNazanin" w:cs="IRNazanin"/>
              <w:sz w:val="28"/>
              <w:szCs w:val="28"/>
              <w:rtl/>
            </w:rPr>
          </w:rPrChange>
        </w:rPr>
        <w:t xml:space="preserve"> باشد!» پاکیزه گریه می‌کرد: «کجاست؟ چرا گفتی یکی دیگر هم هست؟» گفتم: «</w:t>
      </w:r>
      <w:r w:rsidR="00DF2186" w:rsidRPr="00457BB8">
        <w:rPr>
          <w:rFonts w:ascii="IRNazanin" w:hAnsi="IRNazanin" w:cs="IRNazanin"/>
          <w:sz w:val="28"/>
          <w:szCs w:val="28"/>
          <w:rtl/>
          <w:rPrChange w:id="2305" w:author="Mohammad Mohammadi" w:date="2025-07-22T21:07:00Z">
            <w:rPr>
              <w:rFonts w:ascii="IRNazanin" w:hAnsi="IRNazanin" w:cs="IRNazanin"/>
              <w:sz w:val="28"/>
              <w:szCs w:val="28"/>
              <w:rtl/>
            </w:rPr>
          </w:rPrChange>
        </w:rPr>
        <w:t xml:space="preserve">به دنیا </w:t>
      </w:r>
      <w:r w:rsidRPr="00457BB8">
        <w:rPr>
          <w:rFonts w:ascii="IRNazanin" w:hAnsi="IRNazanin" w:cs="IRNazanin"/>
          <w:sz w:val="28"/>
          <w:szCs w:val="28"/>
          <w:rtl/>
          <w:rPrChange w:id="2306" w:author="Mohammad Mohammadi" w:date="2025-07-22T21:07:00Z">
            <w:rPr>
              <w:rFonts w:ascii="IRNazanin" w:hAnsi="IRNazanin" w:cs="IRNazanin"/>
              <w:sz w:val="28"/>
              <w:szCs w:val="28"/>
              <w:rtl/>
            </w:rPr>
          </w:rPrChange>
        </w:rPr>
        <w:t xml:space="preserve">آمد، </w:t>
      </w:r>
      <w:r w:rsidR="00DF2186" w:rsidRPr="00457BB8">
        <w:rPr>
          <w:rFonts w:ascii="IRNazanin" w:hAnsi="IRNazanin" w:cs="IRNazanin"/>
          <w:sz w:val="28"/>
          <w:szCs w:val="28"/>
          <w:rtl/>
          <w:rPrChange w:id="2307" w:author="Mohammad Mohammadi" w:date="2025-07-22T21:07:00Z">
            <w:rPr>
              <w:rFonts w:ascii="IRNazanin" w:hAnsi="IRNazanin" w:cs="IRNazanin"/>
              <w:sz w:val="28"/>
              <w:szCs w:val="28"/>
              <w:rtl/>
            </w:rPr>
          </w:rPrChange>
        </w:rPr>
        <w:t>راحت میشی بخیر</w:t>
      </w:r>
      <w:r w:rsidRPr="00457BB8">
        <w:rPr>
          <w:rFonts w:ascii="IRNazanin" w:hAnsi="IRNazanin" w:cs="IRNazanin"/>
          <w:sz w:val="28"/>
          <w:szCs w:val="28"/>
          <w:rtl/>
          <w:rPrChange w:id="2308" w:author="Mohammad Mohammadi" w:date="2025-07-22T21:07:00Z">
            <w:rPr>
              <w:rFonts w:ascii="IRNazanin" w:hAnsi="IRNazanin" w:cs="IRNazanin"/>
              <w:sz w:val="28"/>
              <w:szCs w:val="28"/>
              <w:rtl/>
            </w:rPr>
          </w:rPrChange>
        </w:rPr>
        <w:t>!» همسر سیجا گفت: «</w:t>
      </w:r>
      <w:del w:id="2309" w:author="Saeedi, Faiza" w:date="2025-06-06T00:06:00Z">
        <w:r w:rsidRPr="00457BB8" w:rsidDel="000E13F1">
          <w:rPr>
            <w:rFonts w:ascii="IRNazanin" w:hAnsi="IRNazanin" w:cs="IRNazanin"/>
            <w:sz w:val="28"/>
            <w:szCs w:val="28"/>
            <w:rtl/>
            <w:rPrChange w:id="2310" w:author="Mohammad Mohammadi" w:date="2025-07-22T21:07:00Z">
              <w:rPr>
                <w:rFonts w:ascii="IRNazanin" w:hAnsi="IRNazanin" w:cs="IRNazanin"/>
                <w:sz w:val="28"/>
                <w:szCs w:val="28"/>
                <w:rtl/>
              </w:rPr>
            </w:rPrChange>
          </w:rPr>
          <w:delText>به خدا قسم</w:delText>
        </w:r>
      </w:del>
      <w:ins w:id="2311" w:author="Saeedi, Faiza" w:date="2025-06-06T00:06:00Z">
        <w:r w:rsidR="000E13F1" w:rsidRPr="00457BB8">
          <w:rPr>
            <w:rFonts w:ascii="IRNazanin" w:hAnsi="IRNazanin" w:cs="IRNazanin" w:hint="cs"/>
            <w:sz w:val="28"/>
            <w:szCs w:val="28"/>
            <w:rtl/>
            <w:rPrChange w:id="2312" w:author="Mohammad Mohammadi" w:date="2025-07-22T21:07:00Z">
              <w:rPr>
                <w:rFonts w:ascii="IRNazanin" w:hAnsi="IRNazanin" w:cs="IRNazanin" w:hint="cs"/>
                <w:sz w:val="28"/>
                <w:szCs w:val="28"/>
                <w:rtl/>
              </w:rPr>
            </w:rPrChange>
          </w:rPr>
          <w:t>ماشاالله</w:t>
        </w:r>
      </w:ins>
      <w:r w:rsidRPr="00457BB8">
        <w:rPr>
          <w:rFonts w:ascii="IRNazanin" w:hAnsi="IRNazanin" w:cs="IRNazanin"/>
          <w:sz w:val="28"/>
          <w:szCs w:val="28"/>
          <w:rtl/>
          <w:rPrChange w:id="2313" w:author="Mohammad Mohammadi" w:date="2025-07-22T21:07:00Z">
            <w:rPr>
              <w:rFonts w:ascii="IRNazanin" w:hAnsi="IRNazanin" w:cs="IRNazanin"/>
              <w:sz w:val="28"/>
              <w:szCs w:val="28"/>
              <w:rtl/>
            </w:rPr>
          </w:rPrChange>
        </w:rPr>
        <w:t xml:space="preserve">، چه </w:t>
      </w:r>
      <w:r w:rsidR="00DF2186" w:rsidRPr="00457BB8">
        <w:rPr>
          <w:rFonts w:ascii="IRNazanin" w:hAnsi="IRNazanin" w:cs="IRNazanin"/>
          <w:sz w:val="28"/>
          <w:szCs w:val="28"/>
          <w:rtl/>
          <w:rPrChange w:id="2314" w:author="Mohammad Mohammadi" w:date="2025-07-22T21:07:00Z">
            <w:rPr>
              <w:rFonts w:ascii="IRNazanin" w:hAnsi="IRNazanin" w:cs="IRNazanin"/>
              <w:sz w:val="28"/>
              <w:szCs w:val="28"/>
              <w:rtl/>
            </w:rPr>
          </w:rPrChange>
        </w:rPr>
        <w:t>طفل</w:t>
      </w:r>
      <w:r w:rsidRPr="00457BB8">
        <w:rPr>
          <w:rFonts w:ascii="IRNazanin" w:hAnsi="IRNazanin" w:cs="IRNazanin"/>
          <w:sz w:val="28"/>
          <w:szCs w:val="28"/>
          <w:rtl/>
          <w:rPrChange w:id="2315" w:author="Mohammad Mohammadi" w:date="2025-07-22T21:07:00Z">
            <w:rPr>
              <w:rFonts w:ascii="IRNazanin" w:hAnsi="IRNazanin" w:cs="IRNazanin"/>
              <w:sz w:val="28"/>
              <w:szCs w:val="28"/>
              <w:rtl/>
            </w:rPr>
          </w:rPrChange>
        </w:rPr>
        <w:t xml:space="preserve"> بزرگی!» </w:t>
      </w:r>
      <w:r w:rsidR="00DF2186" w:rsidRPr="00457BB8">
        <w:rPr>
          <w:rFonts w:ascii="IRNazanin" w:hAnsi="IRNazanin" w:cs="IRNazanin"/>
          <w:sz w:val="28"/>
          <w:szCs w:val="28"/>
          <w:rtl/>
          <w:rPrChange w:id="2316" w:author="Mohammad Mohammadi" w:date="2025-07-22T21:07:00Z">
            <w:rPr>
              <w:rFonts w:ascii="IRNazanin" w:hAnsi="IRNazanin" w:cs="IRNazanin"/>
              <w:sz w:val="28"/>
              <w:szCs w:val="28"/>
              <w:rtl/>
            </w:rPr>
          </w:rPrChange>
        </w:rPr>
        <w:t>طفل</w:t>
      </w:r>
      <w:r w:rsidRPr="00457BB8">
        <w:rPr>
          <w:rFonts w:ascii="IRNazanin" w:hAnsi="IRNazanin" w:cs="IRNazanin"/>
          <w:sz w:val="28"/>
          <w:szCs w:val="28"/>
          <w:rtl/>
          <w:rPrChange w:id="2317" w:author="Mohammad Mohammadi" w:date="2025-07-22T21:07:00Z">
            <w:rPr>
              <w:rFonts w:ascii="IRNazanin" w:hAnsi="IRNazanin" w:cs="IRNazanin"/>
              <w:sz w:val="28"/>
              <w:szCs w:val="28"/>
              <w:rtl/>
            </w:rPr>
          </w:rPrChange>
        </w:rPr>
        <w:t xml:space="preserve"> به دنیا آمد، اما شب</w:t>
      </w:r>
      <w:r w:rsidR="00DF2186" w:rsidRPr="00457BB8">
        <w:rPr>
          <w:rFonts w:ascii="IRNazanin" w:hAnsi="IRNazanin" w:cs="IRNazanin"/>
          <w:sz w:val="28"/>
          <w:szCs w:val="28"/>
          <w:rtl/>
          <w:rPrChange w:id="2318" w:author="Mohammad Mohammadi" w:date="2025-07-22T21:07:00Z">
            <w:rPr>
              <w:rFonts w:ascii="IRNazanin" w:hAnsi="IRNazanin" w:cs="IRNazanin"/>
              <w:sz w:val="28"/>
              <w:szCs w:val="28"/>
              <w:rtl/>
            </w:rPr>
          </w:rPrChange>
        </w:rPr>
        <w:t>‌ها</w:t>
      </w:r>
      <w:r w:rsidRPr="00457BB8">
        <w:rPr>
          <w:rFonts w:ascii="IRNazanin" w:hAnsi="IRNazanin" w:cs="IRNazanin"/>
          <w:sz w:val="28"/>
          <w:szCs w:val="28"/>
          <w:rtl/>
          <w:rPrChange w:id="2319" w:author="Mohammad Mohammadi" w:date="2025-07-22T21:07:00Z">
            <w:rPr>
              <w:rFonts w:ascii="IRNazanin" w:hAnsi="IRNazanin" w:cs="IRNazanin"/>
              <w:sz w:val="28"/>
              <w:szCs w:val="28"/>
              <w:rtl/>
            </w:rPr>
          </w:rPrChange>
        </w:rPr>
        <w:t xml:space="preserve"> گریه می‌کرد</w:t>
      </w:r>
      <w:r w:rsidRPr="00457BB8">
        <w:rPr>
          <w:rFonts w:ascii="IRNazanin" w:hAnsi="IRNazanin" w:cs="IRNazanin"/>
          <w:sz w:val="28"/>
          <w:szCs w:val="28"/>
          <w:lang w:bidi="fa-IR"/>
          <w:rPrChange w:id="2320" w:author="Mohammad Mohammadi" w:date="2025-07-22T21:07:00Z">
            <w:rPr>
              <w:rFonts w:ascii="IRNazanin" w:hAnsi="IRNazanin" w:cs="IRNazanin"/>
              <w:sz w:val="28"/>
              <w:szCs w:val="28"/>
              <w:lang w:bidi="fa-IR"/>
            </w:rPr>
          </w:rPrChange>
        </w:rPr>
        <w:t>.</w:t>
      </w:r>
    </w:p>
    <w:p w14:paraId="0D74600B" w14:textId="4E53A7EB" w:rsidR="00604C88" w:rsidRPr="00457BB8" w:rsidRDefault="00604C88" w:rsidP="00604C88">
      <w:pPr>
        <w:bidi/>
        <w:jc w:val="both"/>
        <w:rPr>
          <w:rFonts w:ascii="IRNazanin" w:hAnsi="IRNazanin" w:cs="IRNazanin"/>
          <w:sz w:val="28"/>
          <w:szCs w:val="28"/>
          <w:rtl/>
          <w:lang w:bidi="fa-IR"/>
          <w:rPrChange w:id="2321"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322" w:author="Mohammad Mohammadi" w:date="2025-07-22T21:07:00Z">
            <w:rPr>
              <w:rFonts w:ascii="IRNazanin" w:hAnsi="IRNazanin" w:cs="IRNazanin"/>
              <w:sz w:val="28"/>
              <w:szCs w:val="28"/>
              <w:rtl/>
            </w:rPr>
          </w:rPrChange>
        </w:rPr>
        <w:t>ده روز بعد، تومان دو سه خربزه چ</w:t>
      </w:r>
      <w:r w:rsidR="000E31BA" w:rsidRPr="00457BB8">
        <w:rPr>
          <w:rFonts w:ascii="IRNazanin" w:hAnsi="IRNazanin" w:cs="IRNazanin" w:hint="cs"/>
          <w:sz w:val="28"/>
          <w:szCs w:val="28"/>
          <w:rtl/>
          <w:rPrChange w:id="2323" w:author="Mohammad Mohammadi" w:date="2025-07-22T21:07:00Z">
            <w:rPr>
              <w:rFonts w:ascii="IRNazanin" w:hAnsi="IRNazanin" w:cs="IRNazanin" w:hint="cs"/>
              <w:sz w:val="28"/>
              <w:szCs w:val="28"/>
              <w:rtl/>
            </w:rPr>
          </w:rPrChange>
        </w:rPr>
        <w:t>َ</w:t>
      </w:r>
      <w:r w:rsidRPr="00457BB8">
        <w:rPr>
          <w:rFonts w:ascii="IRNazanin" w:hAnsi="IRNazanin" w:cs="IRNazanin"/>
          <w:sz w:val="28"/>
          <w:szCs w:val="28"/>
          <w:rtl/>
          <w:rPrChange w:id="2324" w:author="Mohammad Mohammadi" w:date="2025-07-22T21:07:00Z">
            <w:rPr>
              <w:rFonts w:ascii="IRNazanin" w:hAnsi="IRNazanin" w:cs="IRNazanin"/>
              <w:sz w:val="28"/>
              <w:szCs w:val="28"/>
              <w:rtl/>
            </w:rPr>
          </w:rPrChange>
        </w:rPr>
        <w:t>مبرک</w:t>
      </w:r>
      <w:r w:rsidR="000E31BA" w:rsidRPr="00457BB8">
        <w:rPr>
          <w:rFonts w:ascii="IRNazanin" w:hAnsi="IRNazanin" w:cs="IRNazanin" w:hint="cs"/>
          <w:sz w:val="28"/>
          <w:szCs w:val="28"/>
          <w:rtl/>
          <w:rPrChange w:id="2325" w:author="Mohammad Mohammadi" w:date="2025-07-22T21:07:00Z">
            <w:rPr>
              <w:rFonts w:ascii="IRNazanin" w:hAnsi="IRNazanin" w:cs="IRNazanin" w:hint="cs"/>
              <w:sz w:val="28"/>
              <w:szCs w:val="28"/>
              <w:rtl/>
            </w:rPr>
          </w:rPrChange>
        </w:rPr>
        <w:t>َ</w:t>
      </w:r>
      <w:r w:rsidRPr="00457BB8">
        <w:rPr>
          <w:rFonts w:ascii="IRNazanin" w:hAnsi="IRNazanin" w:cs="IRNazanin"/>
          <w:sz w:val="28"/>
          <w:szCs w:val="28"/>
          <w:rtl/>
          <w:rPrChange w:id="2326" w:author="Mohammad Mohammadi" w:date="2025-07-22T21:07:00Z">
            <w:rPr>
              <w:rFonts w:ascii="IRNazanin" w:hAnsi="IRNazanin" w:cs="IRNazanin"/>
              <w:sz w:val="28"/>
              <w:szCs w:val="28"/>
              <w:rtl/>
            </w:rPr>
          </w:rPrChange>
        </w:rPr>
        <w:t xml:space="preserve">ش </w:t>
      </w:r>
      <w:del w:id="2327" w:author="Saeedi, Faiza" w:date="2025-06-29T22:40:00Z">
        <w:r w:rsidR="002E6A2A" w:rsidRPr="00457BB8" w:rsidDel="00212C78">
          <w:rPr>
            <w:rFonts w:ascii="IRNazanin" w:hAnsi="IRNazanin" w:cs="IRNazanin"/>
            <w:sz w:val="28"/>
            <w:szCs w:val="28"/>
            <w:rtl/>
            <w:rPrChange w:id="2328" w:author="Mohammad Mohammadi" w:date="2025-07-22T21:07:00Z">
              <w:rPr>
                <w:rFonts w:ascii="IRNazanin" w:hAnsi="IRNazanin" w:cs="IRNazanin"/>
                <w:sz w:val="28"/>
                <w:szCs w:val="28"/>
                <w:rtl/>
              </w:rPr>
            </w:rPrChange>
          </w:rPr>
          <w:delText>ـ</w:delText>
        </w:r>
        <w:r w:rsidRPr="00457BB8" w:rsidDel="00212C78">
          <w:rPr>
            <w:rFonts w:ascii="IRNazanin" w:hAnsi="IRNazanin" w:cs="IRNazanin"/>
            <w:sz w:val="28"/>
            <w:szCs w:val="28"/>
            <w:rtl/>
            <w:rPrChange w:id="2329" w:author="Mohammad Mohammadi" w:date="2025-07-22T21:07:00Z">
              <w:rPr>
                <w:rFonts w:ascii="IRNazanin" w:hAnsi="IRNazanin" w:cs="IRNazanin"/>
                <w:sz w:val="28"/>
                <w:szCs w:val="28"/>
                <w:rtl/>
              </w:rPr>
            </w:rPrChange>
          </w:rPr>
          <w:delText xml:space="preserve"> </w:delText>
        </w:r>
      </w:del>
      <w:ins w:id="2330" w:author="Saeedi, Faiza" w:date="2025-06-29T22:40:00Z">
        <w:del w:id="2331" w:author="Mohammad Mohammadi" w:date="2025-07-07T15:48:00Z">
          <w:r w:rsidR="00212C78" w:rsidRPr="00457BB8" w:rsidDel="006B61F8">
            <w:rPr>
              <w:rFonts w:ascii="IRNazanin" w:hAnsi="IRNazanin" w:cs="IRNazanin"/>
              <w:sz w:val="28"/>
              <w:szCs w:val="28"/>
              <w:rtl/>
              <w:rPrChange w:id="2332" w:author="Mohammad Mohammadi" w:date="2025-07-22T21:07:00Z">
                <w:rPr>
                  <w:rFonts w:ascii="IRNazanin" w:hAnsi="IRNazanin" w:cs="IRNazanin"/>
                  <w:sz w:val="28"/>
                  <w:szCs w:val="28"/>
                  <w:highlight w:val="green"/>
                  <w:rtl/>
                </w:rPr>
              </w:rPrChange>
            </w:rPr>
            <w:delText>-</w:delText>
          </w:r>
        </w:del>
      </w:ins>
      <w:ins w:id="2333" w:author="Mohammad Mohammadi" w:date="2025-07-07T15:48:00Z">
        <w:r w:rsidR="006B61F8" w:rsidRPr="00457BB8">
          <w:rPr>
            <w:rFonts w:ascii="IRNazanin" w:hAnsi="IRNazanin" w:cs="IRNazanin" w:hint="cs"/>
            <w:sz w:val="28"/>
            <w:szCs w:val="28"/>
            <w:rtl/>
            <w:rPrChange w:id="2334" w:author="Mohammad Mohammadi" w:date="2025-07-22T21:07:00Z">
              <w:rPr>
                <w:rFonts w:ascii="IRNazanin" w:hAnsi="IRNazanin" w:cs="IRNazanin" w:hint="cs"/>
                <w:sz w:val="28"/>
                <w:szCs w:val="28"/>
                <w:rtl/>
              </w:rPr>
            </w:rPrChange>
          </w:rPr>
          <w:t xml:space="preserve">ـ </w:t>
        </w:r>
      </w:ins>
      <w:r w:rsidR="002E6A2A" w:rsidRPr="00457BB8">
        <w:rPr>
          <w:rFonts w:ascii="IRNazanin" w:hAnsi="IRNazanin" w:cs="IRNazanin"/>
          <w:sz w:val="28"/>
          <w:szCs w:val="28"/>
          <w:rtl/>
          <w:rPrChange w:id="2335" w:author="Mohammad Mohammadi" w:date="2025-07-22T21:07:00Z">
            <w:rPr>
              <w:rFonts w:ascii="IRNazanin" w:hAnsi="IRNazanin" w:cs="IRNazanin"/>
              <w:sz w:val="28"/>
              <w:szCs w:val="28"/>
              <w:rtl/>
            </w:rPr>
          </w:rPrChange>
        </w:rPr>
        <w:t>خربزه‌ها</w:t>
      </w:r>
      <w:r w:rsidR="002E6A2A" w:rsidRPr="00457BB8">
        <w:rPr>
          <w:rFonts w:ascii="IRNazanin" w:hAnsi="IRNazanin" w:cs="IRNazanin" w:hint="cs"/>
          <w:sz w:val="28"/>
          <w:szCs w:val="28"/>
          <w:rtl/>
          <w:rPrChange w:id="2336" w:author="Mohammad Mohammadi" w:date="2025-07-22T21:07:00Z">
            <w:rPr>
              <w:rFonts w:ascii="IRNazanin" w:hAnsi="IRNazanin" w:cs="IRNazanin" w:hint="cs"/>
              <w:sz w:val="28"/>
              <w:szCs w:val="28"/>
              <w:rtl/>
            </w:rPr>
          </w:rPrChange>
        </w:rPr>
        <w:t>یی</w:t>
      </w:r>
      <w:r w:rsidRPr="00457BB8">
        <w:rPr>
          <w:rFonts w:ascii="IRNazanin" w:hAnsi="IRNazanin" w:cs="IRNazanin"/>
          <w:sz w:val="28"/>
          <w:szCs w:val="28"/>
          <w:rtl/>
          <w:rPrChange w:id="2337" w:author="Mohammad Mohammadi" w:date="2025-07-22T21:07:00Z">
            <w:rPr>
              <w:rFonts w:ascii="IRNazanin" w:hAnsi="IRNazanin" w:cs="IRNazanin"/>
              <w:sz w:val="28"/>
              <w:szCs w:val="28"/>
              <w:rtl/>
            </w:rPr>
          </w:rPrChange>
        </w:rPr>
        <w:t xml:space="preserve"> را که خانواده س</w:t>
      </w:r>
      <w:r w:rsidRPr="00457BB8">
        <w:rPr>
          <w:rFonts w:ascii="IRNazanin" w:hAnsi="IRNazanin" w:cs="IRNazanin" w:hint="cs"/>
          <w:sz w:val="28"/>
          <w:szCs w:val="28"/>
          <w:rtl/>
          <w:rPrChange w:id="2338" w:author="Mohammad Mohammadi" w:date="2025-07-22T21:07:00Z">
            <w:rPr>
              <w:rFonts w:ascii="IRNazanin" w:hAnsi="IRNazanin" w:cs="IRNazanin" w:hint="cs"/>
              <w:sz w:val="28"/>
              <w:szCs w:val="28"/>
              <w:rtl/>
            </w:rPr>
          </w:rPrChange>
        </w:rPr>
        <w:t>یجا</w:t>
      </w:r>
      <w:r w:rsidRPr="00457BB8">
        <w:rPr>
          <w:rFonts w:ascii="IRNazanin" w:hAnsi="IRNazanin" w:cs="IRNazanin"/>
          <w:sz w:val="28"/>
          <w:szCs w:val="28"/>
          <w:rtl/>
          <w:rPrChange w:id="2339" w:author="Mohammad Mohammadi" w:date="2025-07-22T21:07:00Z">
            <w:rPr>
              <w:rFonts w:ascii="IRNazanin" w:hAnsi="IRNazanin" w:cs="IRNazanin"/>
              <w:sz w:val="28"/>
              <w:szCs w:val="28"/>
              <w:rtl/>
            </w:rPr>
          </w:rPrChange>
        </w:rPr>
        <w:t xml:space="preserve"> به ما داده بودند</w:t>
      </w:r>
      <w:ins w:id="2340" w:author="Mohammad Mohammadi" w:date="2025-07-07T15:48:00Z">
        <w:r w:rsidR="006B61F8" w:rsidRPr="00457BB8">
          <w:rPr>
            <w:rFonts w:ascii="IRNazanin" w:hAnsi="IRNazanin" w:cs="IRNazanin" w:hint="cs"/>
            <w:sz w:val="28"/>
            <w:szCs w:val="28"/>
            <w:rtl/>
            <w:rPrChange w:id="2341" w:author="Mohammad Mohammadi" w:date="2025-07-22T21:07:00Z">
              <w:rPr>
                <w:rFonts w:ascii="IRNazanin" w:hAnsi="IRNazanin" w:cs="IRNazanin" w:hint="cs"/>
                <w:sz w:val="28"/>
                <w:szCs w:val="28"/>
                <w:rtl/>
              </w:rPr>
            </w:rPrChange>
          </w:rPr>
          <w:t xml:space="preserve"> </w:t>
        </w:r>
      </w:ins>
      <w:del w:id="2342" w:author="Saeedi, Faiza" w:date="2025-06-29T22:40:00Z">
        <w:r w:rsidRPr="00457BB8" w:rsidDel="00212C78">
          <w:rPr>
            <w:rFonts w:ascii="IRNazanin" w:hAnsi="IRNazanin" w:cs="IRNazanin"/>
            <w:sz w:val="28"/>
            <w:szCs w:val="28"/>
            <w:rtl/>
            <w:rPrChange w:id="2343" w:author="Mohammad Mohammadi" w:date="2025-07-22T21:07:00Z">
              <w:rPr>
                <w:rFonts w:ascii="IRNazanin" w:hAnsi="IRNazanin" w:cs="IRNazanin"/>
                <w:sz w:val="28"/>
                <w:szCs w:val="28"/>
                <w:rtl/>
              </w:rPr>
            </w:rPrChange>
          </w:rPr>
          <w:delText xml:space="preserve"> </w:delText>
        </w:r>
        <w:r w:rsidR="002E6A2A" w:rsidRPr="00457BB8" w:rsidDel="00212C78">
          <w:rPr>
            <w:rFonts w:ascii="IRNazanin" w:hAnsi="IRNazanin" w:cs="IRNazanin"/>
            <w:sz w:val="28"/>
            <w:szCs w:val="28"/>
            <w:rtl/>
            <w:rPrChange w:id="2344" w:author="Mohammad Mohammadi" w:date="2025-07-22T21:07:00Z">
              <w:rPr>
                <w:rFonts w:ascii="IRNazanin" w:hAnsi="IRNazanin" w:cs="IRNazanin"/>
                <w:sz w:val="28"/>
                <w:szCs w:val="28"/>
                <w:rtl/>
              </w:rPr>
            </w:rPrChange>
          </w:rPr>
          <w:delText>ـ</w:delText>
        </w:r>
      </w:del>
      <w:ins w:id="2345" w:author="Saeedi, Faiza" w:date="2025-06-29T22:40:00Z">
        <w:del w:id="2346" w:author="Mohammad Mohammadi" w:date="2025-07-07T15:48:00Z">
          <w:r w:rsidR="00212C78" w:rsidRPr="00457BB8" w:rsidDel="006B61F8">
            <w:rPr>
              <w:rFonts w:ascii="IRNazanin" w:hAnsi="IRNazanin" w:cs="IRNazanin"/>
              <w:sz w:val="28"/>
              <w:szCs w:val="28"/>
              <w:rtl/>
              <w:rPrChange w:id="2347" w:author="Mohammad Mohammadi" w:date="2025-07-22T21:07:00Z">
                <w:rPr>
                  <w:rFonts w:ascii="IRNazanin" w:hAnsi="IRNazanin" w:cs="IRNazanin"/>
                  <w:sz w:val="28"/>
                  <w:szCs w:val="28"/>
                  <w:rtl/>
                </w:rPr>
              </w:rPrChange>
            </w:rPr>
            <w:delText>-</w:delText>
          </w:r>
        </w:del>
      </w:ins>
      <w:ins w:id="2348" w:author="Mohammad Mohammadi" w:date="2025-07-07T15:48:00Z">
        <w:r w:rsidR="006B61F8" w:rsidRPr="00457BB8">
          <w:rPr>
            <w:rFonts w:ascii="IRNazanin" w:hAnsi="IRNazanin" w:cs="IRNazanin" w:hint="cs"/>
            <w:sz w:val="28"/>
            <w:szCs w:val="28"/>
            <w:rtl/>
            <w:rPrChange w:id="2349" w:author="Mohammad Mohammadi" w:date="2025-07-22T21:07:00Z">
              <w:rPr>
                <w:rFonts w:ascii="IRNazanin" w:hAnsi="IRNazanin" w:cs="IRNazanin" w:hint="cs"/>
                <w:sz w:val="28"/>
                <w:szCs w:val="28"/>
                <w:rtl/>
              </w:rPr>
            </w:rPrChange>
          </w:rPr>
          <w:t>ـ</w:t>
        </w:r>
      </w:ins>
      <w:r w:rsidRPr="00457BB8">
        <w:rPr>
          <w:rFonts w:ascii="IRNazanin" w:hAnsi="IRNazanin" w:cs="IRNazanin"/>
          <w:sz w:val="28"/>
          <w:szCs w:val="28"/>
          <w:rtl/>
          <w:rPrChange w:id="2350" w:author="Mohammad Mohammadi" w:date="2025-07-22T21:07:00Z">
            <w:rPr>
              <w:rFonts w:ascii="IRNazanin" w:hAnsi="IRNazanin" w:cs="IRNazanin"/>
              <w:sz w:val="28"/>
              <w:szCs w:val="28"/>
              <w:rtl/>
            </w:rPr>
          </w:rPrChange>
        </w:rPr>
        <w:t xml:space="preserve"> به خانه آورد. سیجا</w:t>
      </w:r>
      <w:r w:rsidR="002E6A2A" w:rsidRPr="00457BB8">
        <w:rPr>
          <w:rFonts w:ascii="IRNazanin" w:hAnsi="IRNazanin" w:cs="IRNazanin"/>
          <w:sz w:val="28"/>
          <w:szCs w:val="28"/>
          <w:rtl/>
          <w:rPrChange w:id="235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352" w:author="Mohammad Mohammadi" w:date="2025-07-22T21:07:00Z">
            <w:rPr>
              <w:rFonts w:ascii="IRNazanin" w:hAnsi="IRNazanin" w:cs="IRNazanin"/>
              <w:sz w:val="28"/>
              <w:szCs w:val="28"/>
              <w:rtl/>
            </w:rPr>
          </w:rPrChange>
        </w:rPr>
        <w:t xml:space="preserve"> مهدی‌امین، پدر پاخال، و تومان و پسرانم</w:t>
      </w:r>
      <w:r w:rsidR="002E6A2A" w:rsidRPr="00457BB8">
        <w:rPr>
          <w:rFonts w:ascii="IRNazanin" w:hAnsi="IRNazanin" w:cs="IRNazanin"/>
          <w:sz w:val="28"/>
          <w:szCs w:val="28"/>
          <w:rtl/>
          <w:rPrChange w:id="2353" w:author="Mohammad Mohammadi" w:date="2025-07-22T21:07:00Z">
            <w:rPr>
              <w:rFonts w:ascii="IRNazanin" w:hAnsi="IRNazanin" w:cs="IRNazanin"/>
              <w:sz w:val="28"/>
              <w:szCs w:val="28"/>
              <w:rtl/>
            </w:rPr>
          </w:rPrChange>
        </w:rPr>
        <w:t xml:space="preserve"> هم بودند</w:t>
      </w:r>
      <w:r w:rsidRPr="00457BB8">
        <w:rPr>
          <w:rFonts w:ascii="IRNazanin" w:hAnsi="IRNazanin" w:cs="IRNazanin"/>
          <w:sz w:val="28"/>
          <w:szCs w:val="28"/>
          <w:rtl/>
          <w:rPrChange w:id="2354" w:author="Mohammad Mohammadi" w:date="2025-07-22T21:07:00Z">
            <w:rPr>
              <w:rFonts w:ascii="IRNazanin" w:hAnsi="IRNazanin" w:cs="IRNazanin"/>
              <w:sz w:val="28"/>
              <w:szCs w:val="28"/>
              <w:rtl/>
            </w:rPr>
          </w:rPrChange>
        </w:rPr>
        <w:t xml:space="preserve">. من </w:t>
      </w:r>
      <w:r w:rsidR="002E6A2A" w:rsidRPr="00457BB8">
        <w:rPr>
          <w:rFonts w:ascii="IRNazanin" w:hAnsi="IRNazanin" w:cs="IRNazanin"/>
          <w:sz w:val="28"/>
          <w:szCs w:val="28"/>
          <w:rtl/>
          <w:rPrChange w:id="2355" w:author="Mohammad Mohammadi" w:date="2025-07-22T21:07:00Z">
            <w:rPr>
              <w:rFonts w:ascii="IRNazanin" w:hAnsi="IRNazanin" w:cs="IRNazanin"/>
              <w:sz w:val="28"/>
              <w:szCs w:val="28"/>
              <w:rtl/>
            </w:rPr>
          </w:rPrChange>
        </w:rPr>
        <w:t>دسترخان</w:t>
      </w:r>
      <w:r w:rsidRPr="00457BB8">
        <w:rPr>
          <w:rFonts w:ascii="IRNazanin" w:hAnsi="IRNazanin" w:cs="IRNazanin"/>
          <w:sz w:val="28"/>
          <w:szCs w:val="28"/>
          <w:rtl/>
          <w:rPrChange w:id="2356" w:author="Mohammad Mohammadi" w:date="2025-07-22T21:07:00Z">
            <w:rPr>
              <w:rFonts w:ascii="IRNazanin" w:hAnsi="IRNazanin" w:cs="IRNazanin"/>
              <w:sz w:val="28"/>
              <w:szCs w:val="28"/>
              <w:rtl/>
            </w:rPr>
          </w:rPrChange>
        </w:rPr>
        <w:t xml:space="preserve"> را پهن کردم و همه دور هم جمع شدند. دوباره </w:t>
      </w:r>
      <w:r w:rsidR="002E6A2A" w:rsidRPr="00457BB8">
        <w:rPr>
          <w:rFonts w:ascii="IRNazanin" w:hAnsi="IRNazanin" w:cs="IRNazanin"/>
          <w:sz w:val="28"/>
          <w:szCs w:val="28"/>
          <w:rtl/>
          <w:rPrChange w:id="2357" w:author="Mohammad Mohammadi" w:date="2025-07-22T21:07:00Z">
            <w:rPr>
              <w:rFonts w:ascii="IRNazanin" w:hAnsi="IRNazanin" w:cs="IRNazanin"/>
              <w:sz w:val="28"/>
              <w:szCs w:val="28"/>
              <w:rtl/>
            </w:rPr>
          </w:rPrChange>
        </w:rPr>
        <w:t xml:space="preserve">مثل </w:t>
      </w:r>
      <w:r w:rsidRPr="00457BB8">
        <w:rPr>
          <w:rFonts w:ascii="IRNazanin" w:hAnsi="IRNazanin" w:cs="IRNazanin"/>
          <w:sz w:val="28"/>
          <w:szCs w:val="28"/>
          <w:rtl/>
          <w:rPrChange w:id="2358" w:author="Mohammad Mohammadi" w:date="2025-07-22T21:07:00Z">
            <w:rPr>
              <w:rFonts w:ascii="IRNazanin" w:hAnsi="IRNazanin" w:cs="IRNazanin"/>
              <w:sz w:val="28"/>
              <w:szCs w:val="28"/>
              <w:rtl/>
            </w:rPr>
          </w:rPrChange>
        </w:rPr>
        <w:t>یک خانوا</w:t>
      </w:r>
      <w:r w:rsidR="002E6A2A" w:rsidRPr="00457BB8">
        <w:rPr>
          <w:rFonts w:ascii="IRNazanin" w:hAnsi="IRNazanin" w:cs="IRNazanin"/>
          <w:sz w:val="28"/>
          <w:szCs w:val="28"/>
          <w:rtl/>
          <w:rPrChange w:id="2359" w:author="Mohammad Mohammadi" w:date="2025-07-22T21:07:00Z">
            <w:rPr>
              <w:rFonts w:ascii="IRNazanin" w:hAnsi="IRNazanin" w:cs="IRNazanin"/>
              <w:sz w:val="28"/>
              <w:szCs w:val="28"/>
              <w:rtl/>
            </w:rPr>
          </w:rPrChange>
        </w:rPr>
        <w:t>ده</w:t>
      </w:r>
      <w:r w:rsidRPr="00457BB8">
        <w:rPr>
          <w:rFonts w:ascii="IRNazanin" w:hAnsi="IRNazanin" w:cs="IRNazanin"/>
          <w:sz w:val="28"/>
          <w:szCs w:val="28"/>
          <w:rtl/>
          <w:rPrChange w:id="2360" w:author="Mohammad Mohammadi" w:date="2025-07-22T21:07:00Z">
            <w:rPr>
              <w:rFonts w:ascii="IRNazanin" w:hAnsi="IRNazanin" w:cs="IRNazanin"/>
              <w:sz w:val="28"/>
              <w:szCs w:val="28"/>
              <w:rtl/>
            </w:rPr>
          </w:rPrChange>
        </w:rPr>
        <w:t xml:space="preserve"> شدیم </w:t>
      </w:r>
      <w:r w:rsidR="004F2AA4" w:rsidRPr="00457BB8">
        <w:rPr>
          <w:rFonts w:ascii="IRNazanin" w:hAnsi="IRNazanin" w:cs="IRNazanin"/>
          <w:sz w:val="28"/>
          <w:szCs w:val="28"/>
          <w:rtl/>
          <w:rPrChange w:id="2361"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362" w:author="Mohammad Mohammadi" w:date="2025-07-22T21:07:00Z">
            <w:rPr>
              <w:rFonts w:ascii="IRNazanin" w:hAnsi="IRNazanin" w:cs="IRNazanin"/>
              <w:sz w:val="28"/>
              <w:szCs w:val="28"/>
              <w:rtl/>
            </w:rPr>
          </w:rPrChange>
        </w:rPr>
        <w:t xml:space="preserve"> من و پاکیزه </w:t>
      </w:r>
      <w:r w:rsidR="004F2AA4" w:rsidRPr="00457BB8">
        <w:rPr>
          <w:rFonts w:ascii="IRNazanin" w:hAnsi="IRNazanin" w:cs="IRNazanin"/>
          <w:sz w:val="28"/>
          <w:szCs w:val="28"/>
          <w:rtl/>
          <w:rPrChange w:id="2363"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364" w:author="Mohammad Mohammadi" w:date="2025-07-22T21:07:00Z">
            <w:rPr>
              <w:rFonts w:ascii="IRNazanin" w:hAnsi="IRNazanin" w:cs="IRNazanin"/>
              <w:sz w:val="28"/>
              <w:szCs w:val="28"/>
              <w:rtl/>
            </w:rPr>
          </w:rPrChange>
        </w:rPr>
        <w:t xml:space="preserve"> در </w:t>
      </w:r>
      <w:r w:rsidR="004F2AA4" w:rsidRPr="00457BB8">
        <w:rPr>
          <w:rFonts w:ascii="IRNazanin" w:hAnsi="IRNazanin" w:cs="IRNazanin"/>
          <w:sz w:val="28"/>
          <w:szCs w:val="28"/>
          <w:rtl/>
          <w:rPrChange w:id="2365" w:author="Mohammad Mohammadi" w:date="2025-07-22T21:07:00Z">
            <w:rPr>
              <w:rFonts w:ascii="IRNazanin" w:hAnsi="IRNazanin" w:cs="IRNazanin"/>
              <w:sz w:val="28"/>
              <w:szCs w:val="28"/>
              <w:rtl/>
            </w:rPr>
          </w:rPrChange>
        </w:rPr>
        <w:t>خیمه‌ی</w:t>
      </w:r>
      <w:r w:rsidRPr="00457BB8">
        <w:rPr>
          <w:rFonts w:ascii="IRNazanin" w:hAnsi="IRNazanin" w:cs="IRNazanin"/>
          <w:sz w:val="28"/>
          <w:szCs w:val="28"/>
          <w:rtl/>
          <w:rPrChange w:id="2366" w:author="Mohammad Mohammadi" w:date="2025-07-22T21:07:00Z">
            <w:rPr>
              <w:rFonts w:ascii="IRNazanin" w:hAnsi="IRNazanin" w:cs="IRNazanin"/>
              <w:sz w:val="28"/>
              <w:szCs w:val="28"/>
              <w:rtl/>
            </w:rPr>
          </w:rPrChange>
        </w:rPr>
        <w:t xml:space="preserve"> بزرگ</w:t>
      </w:r>
      <w:r w:rsidR="004F2AA4" w:rsidRPr="00457BB8">
        <w:rPr>
          <w:rFonts w:ascii="IRNazanin" w:hAnsi="IRNazanin" w:cs="IRNazanin"/>
          <w:sz w:val="28"/>
          <w:szCs w:val="28"/>
          <w:rtl/>
          <w:rPrChange w:id="2367" w:author="Mohammad Mohammadi" w:date="2025-07-22T21:07:00Z">
            <w:rPr>
              <w:rFonts w:ascii="IRNazanin" w:hAnsi="IRNazanin" w:cs="IRNazanin"/>
              <w:sz w:val="28"/>
              <w:szCs w:val="28"/>
              <w:rtl/>
            </w:rPr>
          </w:rPrChange>
        </w:rPr>
        <w:t xml:space="preserve"> خودمان با هم نشسته بودیم</w:t>
      </w:r>
      <w:r w:rsidRPr="00457BB8">
        <w:rPr>
          <w:rFonts w:ascii="IRNazanin" w:hAnsi="IRNazanin" w:cs="IRNazanin"/>
          <w:sz w:val="28"/>
          <w:szCs w:val="28"/>
          <w:rtl/>
          <w:rPrChange w:id="2368" w:author="Mohammad Mohammadi" w:date="2025-07-22T21:07:00Z">
            <w:rPr>
              <w:rFonts w:ascii="IRNazanin" w:hAnsi="IRNazanin" w:cs="IRNazanin"/>
              <w:sz w:val="28"/>
              <w:szCs w:val="28"/>
              <w:rtl/>
            </w:rPr>
          </w:rPrChange>
        </w:rPr>
        <w:t xml:space="preserve">. خربزه‌ها را </w:t>
      </w:r>
      <w:r w:rsidR="005C3A3E" w:rsidRPr="00457BB8">
        <w:rPr>
          <w:rFonts w:ascii="IRNazanin" w:hAnsi="IRNazanin" w:cs="IRNazanin"/>
          <w:sz w:val="28"/>
          <w:szCs w:val="28"/>
          <w:rtl/>
          <w:rPrChange w:id="2369" w:author="Mohammad Mohammadi" w:date="2025-07-22T21:07:00Z">
            <w:rPr>
              <w:rFonts w:ascii="IRNazanin" w:hAnsi="IRNazanin" w:cs="IRNazanin"/>
              <w:sz w:val="28"/>
              <w:szCs w:val="28"/>
              <w:rtl/>
            </w:rPr>
          </w:rPrChange>
        </w:rPr>
        <w:t xml:space="preserve">توته </w:t>
      </w:r>
      <w:r w:rsidRPr="00457BB8">
        <w:rPr>
          <w:rFonts w:ascii="IRNazanin" w:hAnsi="IRNazanin" w:cs="IRNazanin"/>
          <w:sz w:val="28"/>
          <w:szCs w:val="28"/>
          <w:rtl/>
          <w:rPrChange w:id="2370" w:author="Mohammad Mohammadi" w:date="2025-07-22T21:07:00Z">
            <w:rPr>
              <w:rFonts w:ascii="IRNazanin" w:hAnsi="IRNazanin" w:cs="IRNazanin"/>
              <w:sz w:val="28"/>
              <w:szCs w:val="28"/>
              <w:rtl/>
            </w:rPr>
          </w:rPrChange>
        </w:rPr>
        <w:t>کردم</w:t>
      </w:r>
      <w:r w:rsidR="005C3A3E" w:rsidRPr="00457BB8">
        <w:rPr>
          <w:rFonts w:ascii="IRNazanin" w:hAnsi="IRNazanin" w:cs="IRNazanin"/>
          <w:sz w:val="28"/>
          <w:szCs w:val="28"/>
          <w:rtl/>
          <w:lang w:bidi="fa-IR"/>
          <w:rPrChange w:id="2371" w:author="Mohammad Mohammadi" w:date="2025-07-22T21:07:00Z">
            <w:rPr>
              <w:rFonts w:ascii="IRNazanin" w:hAnsi="IRNazanin" w:cs="IRNazanin"/>
              <w:sz w:val="28"/>
              <w:szCs w:val="28"/>
              <w:rtl/>
              <w:lang w:bidi="fa-IR"/>
            </w:rPr>
          </w:rPrChange>
        </w:rPr>
        <w:t>.</w:t>
      </w:r>
    </w:p>
    <w:p w14:paraId="62458D6C" w14:textId="5322CC5F" w:rsidR="000D4528" w:rsidRPr="00457BB8" w:rsidRDefault="000D4528" w:rsidP="000D4528">
      <w:pPr>
        <w:bidi/>
        <w:jc w:val="both"/>
        <w:rPr>
          <w:rFonts w:ascii="IRNazanin" w:hAnsi="IRNazanin" w:cs="IRNazanin"/>
          <w:sz w:val="28"/>
          <w:szCs w:val="28"/>
          <w:rtl/>
          <w:lang w:bidi="fa-IR"/>
          <w:rPrChange w:id="2372"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373" w:author="Mohammad Mohammadi" w:date="2025-07-22T21:07:00Z">
            <w:rPr>
              <w:rFonts w:ascii="IRNazanin" w:hAnsi="IRNazanin" w:cs="IRNazanin"/>
              <w:sz w:val="28"/>
              <w:szCs w:val="28"/>
              <w:rtl/>
            </w:rPr>
          </w:rPrChange>
        </w:rPr>
        <w:t xml:space="preserve">پاکیزه خسته به نظر می‌رسید. مقداری </w:t>
      </w:r>
      <w:r w:rsidR="00E8098D" w:rsidRPr="00457BB8">
        <w:rPr>
          <w:rFonts w:ascii="IRNazanin" w:hAnsi="IRNazanin" w:cs="IRNazanin"/>
          <w:sz w:val="28"/>
          <w:szCs w:val="28"/>
          <w:rtl/>
          <w:rPrChange w:id="2374" w:author="Mohammad Mohammadi" w:date="2025-07-22T21:07:00Z">
            <w:rPr>
              <w:rFonts w:ascii="IRNazanin" w:hAnsi="IRNazanin" w:cs="IRNazanin"/>
              <w:sz w:val="28"/>
              <w:szCs w:val="28"/>
              <w:rtl/>
            </w:rPr>
          </w:rPrChange>
        </w:rPr>
        <w:t>مسکه‌ی</w:t>
      </w:r>
      <w:r w:rsidRPr="00457BB8">
        <w:rPr>
          <w:rFonts w:ascii="IRNazanin" w:hAnsi="IRNazanin" w:cs="IRNazanin"/>
          <w:sz w:val="28"/>
          <w:szCs w:val="28"/>
          <w:rtl/>
          <w:rPrChange w:id="2375" w:author="Mohammad Mohammadi" w:date="2025-07-22T21:07:00Z">
            <w:rPr>
              <w:rFonts w:ascii="IRNazanin" w:hAnsi="IRNazanin" w:cs="IRNazanin"/>
              <w:sz w:val="28"/>
              <w:szCs w:val="28"/>
              <w:rtl/>
            </w:rPr>
          </w:rPrChange>
        </w:rPr>
        <w:t xml:space="preserve"> کنجد (</w:t>
      </w:r>
      <w:r w:rsidR="00E8098D" w:rsidRPr="00457BB8">
        <w:rPr>
          <w:rFonts w:ascii="IRNazanin" w:hAnsi="IRNazanin" w:cs="IRNazanin"/>
          <w:sz w:val="28"/>
          <w:szCs w:val="28"/>
          <w:rtl/>
          <w:rPrChange w:id="2376" w:author="Mohammad Mohammadi" w:date="2025-07-22T21:07:00Z">
            <w:rPr>
              <w:rFonts w:ascii="IRNazanin" w:hAnsi="IRNazanin" w:cs="IRNazanin"/>
              <w:sz w:val="28"/>
              <w:szCs w:val="28"/>
              <w:rtl/>
            </w:rPr>
          </w:rPrChange>
        </w:rPr>
        <w:t xml:space="preserve">هیچ‌وقت </w:t>
      </w:r>
      <w:r w:rsidRPr="00457BB8">
        <w:rPr>
          <w:rFonts w:ascii="IRNazanin" w:hAnsi="IRNazanin" w:cs="IRNazanin"/>
          <w:sz w:val="28"/>
          <w:szCs w:val="28"/>
          <w:rtl/>
          <w:rPrChange w:id="2377" w:author="Mohammad Mohammadi" w:date="2025-07-22T21:07:00Z">
            <w:rPr>
              <w:rFonts w:ascii="IRNazanin" w:hAnsi="IRNazanin" w:cs="IRNazanin"/>
              <w:sz w:val="28"/>
              <w:szCs w:val="28"/>
              <w:rtl/>
            </w:rPr>
          </w:rPrChange>
        </w:rPr>
        <w:t xml:space="preserve">چنین </w:t>
      </w:r>
      <w:r w:rsidR="000E31BA" w:rsidRPr="00457BB8">
        <w:rPr>
          <w:rFonts w:ascii="IRNazanin" w:hAnsi="IRNazanin" w:cs="IRNazanin" w:hint="cs"/>
          <w:sz w:val="28"/>
          <w:szCs w:val="28"/>
          <w:rtl/>
          <w:rPrChange w:id="2378" w:author="Mohammad Mohammadi" w:date="2025-07-22T21:07:00Z">
            <w:rPr>
              <w:rFonts w:ascii="IRNazanin" w:hAnsi="IRNazanin" w:cs="IRNazanin" w:hint="cs"/>
              <w:sz w:val="28"/>
              <w:szCs w:val="28"/>
              <w:rtl/>
            </w:rPr>
          </w:rPrChange>
        </w:rPr>
        <w:t>مسکه‌ی</w:t>
      </w:r>
      <w:r w:rsidRPr="00457BB8">
        <w:rPr>
          <w:rFonts w:ascii="IRNazanin" w:hAnsi="IRNazanin" w:cs="IRNazanin"/>
          <w:sz w:val="28"/>
          <w:szCs w:val="28"/>
          <w:rtl/>
          <w:rPrChange w:id="2379" w:author="Mohammad Mohammadi" w:date="2025-07-22T21:07:00Z">
            <w:rPr>
              <w:rFonts w:ascii="IRNazanin" w:hAnsi="IRNazanin" w:cs="IRNazanin"/>
              <w:sz w:val="28"/>
              <w:szCs w:val="28"/>
              <w:rtl/>
            </w:rPr>
          </w:rPrChange>
        </w:rPr>
        <w:t xml:space="preserve"> خوبی ندیده بودم) آب کردم و با نان به او دادم. ناگهان گفت: «نان </w:t>
      </w:r>
      <w:r w:rsidR="00E8098D" w:rsidRPr="00457BB8">
        <w:rPr>
          <w:rFonts w:ascii="IRNazanin" w:hAnsi="IRNazanin" w:cs="IRNazanin"/>
          <w:sz w:val="28"/>
          <w:szCs w:val="28"/>
          <w:rtl/>
          <w:rPrChange w:id="2380" w:author="Mohammad Mohammadi" w:date="2025-07-22T21:07:00Z">
            <w:rPr>
              <w:rFonts w:ascii="IRNazanin" w:hAnsi="IRNazanin" w:cs="IRNazanin"/>
              <w:sz w:val="28"/>
              <w:szCs w:val="28"/>
              <w:rtl/>
            </w:rPr>
          </w:rPrChange>
        </w:rPr>
        <w:t>نمی‌خورم</w:t>
      </w:r>
      <w:r w:rsidRPr="00457BB8">
        <w:rPr>
          <w:rFonts w:ascii="IRNazanin" w:hAnsi="IRNazanin" w:cs="IRNazanin"/>
          <w:sz w:val="28"/>
          <w:szCs w:val="28"/>
          <w:rtl/>
          <w:rPrChange w:id="2381" w:author="Mohammad Mohammadi" w:date="2025-07-22T21:07:00Z">
            <w:rPr>
              <w:rFonts w:ascii="IRNazanin" w:hAnsi="IRNazanin" w:cs="IRNazanin"/>
              <w:sz w:val="28"/>
              <w:szCs w:val="28"/>
              <w:rtl/>
            </w:rPr>
          </w:rPrChange>
        </w:rPr>
        <w:t xml:space="preserve">، </w:t>
      </w:r>
      <w:r w:rsidR="00E8098D" w:rsidRPr="00457BB8">
        <w:rPr>
          <w:rFonts w:ascii="IRNazanin" w:hAnsi="IRNazanin" w:cs="IRNazanin"/>
          <w:sz w:val="28"/>
          <w:szCs w:val="28"/>
          <w:rtl/>
          <w:rPrChange w:id="2382" w:author="Mohammad Mohammadi" w:date="2025-07-22T21:07:00Z">
            <w:rPr>
              <w:rFonts w:ascii="IRNazanin" w:hAnsi="IRNazanin" w:cs="IRNazanin"/>
              <w:sz w:val="28"/>
              <w:szCs w:val="28"/>
              <w:rtl/>
            </w:rPr>
          </w:rPrChange>
        </w:rPr>
        <w:t>دلم خربزه میشه</w:t>
      </w:r>
      <w:r w:rsidR="00E8098D" w:rsidRPr="00457BB8">
        <w:rPr>
          <w:rFonts w:ascii="IRNazanin" w:hAnsi="IRNazanin" w:cs="IRNazanin"/>
          <w:sz w:val="28"/>
          <w:szCs w:val="28"/>
          <w:rtl/>
          <w:lang w:bidi="fa-IR"/>
          <w:rPrChange w:id="2383" w:author="Mohammad Mohammadi" w:date="2025-07-22T21:07:00Z">
            <w:rPr>
              <w:rFonts w:ascii="IRNazanin" w:hAnsi="IRNazanin" w:cs="IRNazanin"/>
              <w:sz w:val="28"/>
              <w:szCs w:val="28"/>
              <w:rtl/>
              <w:lang w:bidi="fa-IR"/>
            </w:rPr>
          </w:rPrChange>
        </w:rPr>
        <w:t>».</w:t>
      </w:r>
    </w:p>
    <w:p w14:paraId="4174A50C" w14:textId="0802EDD9" w:rsidR="00273AED" w:rsidRPr="00457BB8" w:rsidRDefault="000D4528" w:rsidP="00273AED">
      <w:pPr>
        <w:bidi/>
        <w:jc w:val="both"/>
        <w:rPr>
          <w:rFonts w:ascii="IRNazanin" w:hAnsi="IRNazanin" w:cs="IRNazanin"/>
          <w:sz w:val="28"/>
          <w:szCs w:val="28"/>
          <w:rtl/>
          <w:lang w:bidi="fa-IR"/>
          <w:rPrChange w:id="2384"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385" w:author="Mohammad Mohammadi" w:date="2025-07-22T21:07:00Z">
            <w:rPr>
              <w:rFonts w:ascii="IRNazanin" w:hAnsi="IRNazanin" w:cs="IRNazanin"/>
              <w:sz w:val="28"/>
              <w:szCs w:val="28"/>
              <w:rtl/>
            </w:rPr>
          </w:rPrChange>
        </w:rPr>
        <w:t>گفتم: «</w:t>
      </w:r>
      <w:r w:rsidR="00F565FA" w:rsidRPr="00457BB8">
        <w:rPr>
          <w:rFonts w:ascii="IRNazanin" w:hAnsi="IRNazanin" w:cs="IRNazanin"/>
          <w:sz w:val="28"/>
          <w:szCs w:val="28"/>
          <w:rtl/>
          <w:rPrChange w:id="2386" w:author="Mohammad Mohammadi" w:date="2025-07-22T21:07:00Z">
            <w:rPr>
              <w:rFonts w:ascii="IRNazanin" w:hAnsi="IRNazanin" w:cs="IRNazanin"/>
              <w:sz w:val="28"/>
              <w:szCs w:val="28"/>
              <w:rtl/>
            </w:rPr>
          </w:rPrChange>
        </w:rPr>
        <w:t>خربزه برایت خوب نیست، به جانت نمی</w:t>
      </w:r>
      <w:r w:rsidR="00254C93" w:rsidRPr="00457BB8">
        <w:rPr>
          <w:rFonts w:ascii="IRNazanin" w:hAnsi="IRNazanin" w:cs="IRNazanin"/>
          <w:sz w:val="28"/>
          <w:szCs w:val="28"/>
          <w:rtl/>
          <w:rPrChange w:id="2387" w:author="Mohammad Mohammadi" w:date="2025-07-22T21:07:00Z">
            <w:rPr>
              <w:rFonts w:ascii="IRNazanin" w:hAnsi="IRNazanin" w:cs="IRNazanin"/>
              <w:sz w:val="28"/>
              <w:szCs w:val="28"/>
              <w:rtl/>
            </w:rPr>
          </w:rPrChange>
        </w:rPr>
        <w:t>‌نشیند».</w:t>
      </w:r>
    </w:p>
    <w:p w14:paraId="3FA3D348" w14:textId="3686ABA1" w:rsidR="00C079A0" w:rsidRPr="00457BB8" w:rsidRDefault="000D4528" w:rsidP="00C079A0">
      <w:pPr>
        <w:bidi/>
        <w:jc w:val="both"/>
        <w:rPr>
          <w:rFonts w:ascii="IRNazanin" w:hAnsi="IRNazanin" w:cs="IRNazanin"/>
          <w:sz w:val="28"/>
          <w:szCs w:val="28"/>
          <w:rtl/>
          <w:lang w:bidi="fa-IR"/>
          <w:rPrChange w:id="2388"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389" w:author="Mohammad Mohammadi" w:date="2025-07-22T21:07:00Z">
            <w:rPr>
              <w:rFonts w:ascii="IRNazanin" w:hAnsi="IRNazanin" w:cs="IRNazanin"/>
              <w:sz w:val="28"/>
              <w:szCs w:val="28"/>
              <w:rtl/>
            </w:rPr>
          </w:rPrChange>
        </w:rPr>
        <w:t>تومان</w:t>
      </w:r>
      <w:r w:rsidR="00254C93" w:rsidRPr="00457BB8">
        <w:rPr>
          <w:rFonts w:ascii="IRNazanin" w:hAnsi="IRNazanin" w:cs="IRNazanin"/>
          <w:sz w:val="28"/>
          <w:szCs w:val="28"/>
          <w:rtl/>
          <w:rPrChange w:id="2390" w:author="Mohammad Mohammadi" w:date="2025-07-22T21:07:00Z">
            <w:rPr>
              <w:rFonts w:ascii="IRNazanin" w:hAnsi="IRNazanin" w:cs="IRNazanin"/>
              <w:sz w:val="28"/>
              <w:szCs w:val="28"/>
              <w:rtl/>
            </w:rPr>
          </w:rPrChange>
        </w:rPr>
        <w:t xml:space="preserve"> خربزه آورد</w:t>
      </w:r>
      <w:r w:rsidRPr="00457BB8">
        <w:rPr>
          <w:rFonts w:ascii="IRNazanin" w:hAnsi="IRNazanin" w:cs="IRNazanin"/>
          <w:sz w:val="28"/>
          <w:szCs w:val="28"/>
          <w:rtl/>
          <w:rPrChange w:id="2391" w:author="Mohammad Mohammadi" w:date="2025-07-22T21:07:00Z">
            <w:rPr>
              <w:rFonts w:ascii="IRNazanin" w:hAnsi="IRNazanin" w:cs="IRNazanin"/>
              <w:sz w:val="28"/>
              <w:szCs w:val="28"/>
              <w:rtl/>
            </w:rPr>
          </w:rPrChange>
        </w:rPr>
        <w:t xml:space="preserve">، تکه کوچکی برای یکی از </w:t>
      </w:r>
      <w:r w:rsidR="000F1813" w:rsidRPr="00457BB8">
        <w:rPr>
          <w:rFonts w:ascii="IRNazanin" w:hAnsi="IRNazanin" w:cs="IRNazanin"/>
          <w:sz w:val="28"/>
          <w:szCs w:val="28"/>
          <w:rtl/>
          <w:rPrChange w:id="2392" w:author="Mohammad Mohammadi" w:date="2025-07-22T21:07:00Z">
            <w:rPr>
              <w:rFonts w:ascii="IRNazanin" w:hAnsi="IRNazanin" w:cs="IRNazanin"/>
              <w:sz w:val="28"/>
              <w:szCs w:val="28"/>
              <w:rtl/>
            </w:rPr>
          </w:rPrChange>
        </w:rPr>
        <w:t>نوزاد‌ها</w:t>
      </w:r>
      <w:r w:rsidRPr="00457BB8">
        <w:rPr>
          <w:rFonts w:ascii="IRNazanin" w:hAnsi="IRNazanin" w:cs="IRNazanin"/>
          <w:sz w:val="28"/>
          <w:szCs w:val="28"/>
          <w:rtl/>
          <w:rPrChange w:id="2393" w:author="Mohammad Mohammadi" w:date="2025-07-22T21:07:00Z">
            <w:rPr>
              <w:rFonts w:ascii="IRNazanin" w:hAnsi="IRNazanin" w:cs="IRNazanin"/>
              <w:sz w:val="28"/>
              <w:szCs w:val="28"/>
              <w:rtl/>
            </w:rPr>
          </w:rPrChange>
        </w:rPr>
        <w:t xml:space="preserve"> برید. او گفت: «</w:t>
      </w:r>
      <w:r w:rsidR="00C079A0" w:rsidRPr="00457BB8">
        <w:rPr>
          <w:rFonts w:ascii="IRNazanin" w:hAnsi="IRNazanin" w:cs="IRNazanin"/>
          <w:sz w:val="28"/>
          <w:szCs w:val="28"/>
          <w:rtl/>
          <w:rPrChange w:id="2394" w:author="Mohammad Mohammadi" w:date="2025-07-22T21:07:00Z">
            <w:rPr>
              <w:rFonts w:ascii="IRNazanin" w:hAnsi="IRNazanin" w:cs="IRNazanin"/>
              <w:sz w:val="28"/>
              <w:szCs w:val="28"/>
              <w:rtl/>
            </w:rPr>
          </w:rPrChange>
        </w:rPr>
        <w:t>گپ چیست</w:t>
      </w:r>
      <w:r w:rsidRPr="00457BB8">
        <w:rPr>
          <w:rFonts w:ascii="IRNazanin" w:hAnsi="IRNazanin" w:cs="IRNazanin"/>
          <w:sz w:val="28"/>
          <w:szCs w:val="28"/>
          <w:rtl/>
          <w:rPrChange w:id="2395" w:author="Mohammad Mohammadi" w:date="2025-07-22T21:07:00Z">
            <w:rPr>
              <w:rFonts w:ascii="IRNazanin" w:hAnsi="IRNazanin" w:cs="IRNazanin"/>
              <w:sz w:val="28"/>
              <w:szCs w:val="28"/>
              <w:rtl/>
            </w:rPr>
          </w:rPrChange>
        </w:rPr>
        <w:t>؟</w:t>
      </w:r>
      <w:r w:rsidR="00C079A0" w:rsidRPr="00457BB8">
        <w:rPr>
          <w:rFonts w:ascii="IRNazanin" w:hAnsi="IRNazanin" w:cs="IRNazanin"/>
          <w:sz w:val="28"/>
          <w:szCs w:val="28"/>
          <w:rtl/>
          <w:rPrChange w:id="2396" w:author="Mohammad Mohammadi" w:date="2025-07-22T21:07:00Z">
            <w:rPr>
              <w:rFonts w:ascii="IRNazanin" w:hAnsi="IRNazanin" w:cs="IRNazanin"/>
              <w:sz w:val="28"/>
              <w:szCs w:val="28"/>
              <w:rtl/>
            </w:rPr>
          </w:rPrChange>
        </w:rPr>
        <w:t xml:space="preserve"> یک</w:t>
      </w:r>
      <w:r w:rsidRPr="00457BB8">
        <w:rPr>
          <w:rFonts w:ascii="IRNazanin" w:hAnsi="IRNazanin" w:cs="IRNazanin"/>
          <w:sz w:val="28"/>
          <w:szCs w:val="28"/>
          <w:rtl/>
          <w:rPrChange w:id="2397" w:author="Mohammad Mohammadi" w:date="2025-07-22T21:07:00Z">
            <w:rPr>
              <w:rFonts w:ascii="IRNazanin" w:hAnsi="IRNazanin" w:cs="IRNazanin"/>
              <w:sz w:val="28"/>
              <w:szCs w:val="28"/>
              <w:rtl/>
            </w:rPr>
          </w:rPrChange>
        </w:rPr>
        <w:t xml:space="preserve"> لقمه </w:t>
      </w:r>
      <w:r w:rsidR="00C079A0" w:rsidRPr="00457BB8">
        <w:rPr>
          <w:rFonts w:ascii="IRNazanin" w:hAnsi="IRNazanin" w:cs="IRNazanin"/>
          <w:sz w:val="28"/>
          <w:szCs w:val="28"/>
          <w:rtl/>
          <w:rPrChange w:id="2398" w:author="Mohammad Mohammadi" w:date="2025-07-22T21:07:00Z">
            <w:rPr>
              <w:rFonts w:ascii="IRNazanin" w:hAnsi="IRNazanin" w:cs="IRNazanin"/>
              <w:sz w:val="28"/>
              <w:szCs w:val="28"/>
              <w:rtl/>
            </w:rPr>
          </w:rPrChange>
        </w:rPr>
        <w:t>خردترک به نوزاد دادم</w:t>
      </w:r>
      <w:r w:rsidRPr="00457BB8">
        <w:rPr>
          <w:rFonts w:ascii="IRNazanin" w:hAnsi="IRNazanin" w:cs="IRNazanin"/>
          <w:sz w:val="28"/>
          <w:szCs w:val="28"/>
          <w:rtl/>
          <w:rPrChange w:id="2399" w:author="Mohammad Mohammadi" w:date="2025-07-22T21:07:00Z">
            <w:rPr>
              <w:rFonts w:ascii="IRNazanin" w:hAnsi="IRNazanin" w:cs="IRNazanin"/>
              <w:sz w:val="28"/>
              <w:szCs w:val="28"/>
              <w:rtl/>
            </w:rPr>
          </w:rPrChange>
        </w:rPr>
        <w:t xml:space="preserve">، می‌خواهی همه را </w:t>
      </w:r>
      <w:r w:rsidR="000E31BA" w:rsidRPr="00457BB8">
        <w:rPr>
          <w:rFonts w:ascii="IRNazanin" w:hAnsi="IRNazanin" w:cs="IRNazanin" w:hint="cs"/>
          <w:sz w:val="28"/>
          <w:szCs w:val="28"/>
          <w:rtl/>
          <w:rPrChange w:id="2400" w:author="Mohammad Mohammadi" w:date="2025-07-22T21:07:00Z">
            <w:rPr>
              <w:rFonts w:ascii="IRNazanin" w:hAnsi="IRNazanin" w:cs="IRNazanin" w:hint="cs"/>
              <w:sz w:val="28"/>
              <w:szCs w:val="28"/>
              <w:rtl/>
            </w:rPr>
          </w:rPrChange>
        </w:rPr>
        <w:t>به</w:t>
      </w:r>
      <w:r w:rsidR="000E31BA" w:rsidRPr="00457BB8">
        <w:rPr>
          <w:rFonts w:ascii="IRNazanin" w:hAnsi="IRNazanin" w:cs="IRNazanin"/>
          <w:sz w:val="28"/>
          <w:szCs w:val="28"/>
          <w:rtl/>
          <w:rPrChange w:id="2401" w:author="Mohammad Mohammadi" w:date="2025-07-22T21:07:00Z">
            <w:rPr>
              <w:rFonts w:ascii="IRNazanin" w:hAnsi="IRNazanin" w:cs="IRNazanin"/>
              <w:sz w:val="28"/>
              <w:szCs w:val="28"/>
              <w:rtl/>
            </w:rPr>
          </w:rPrChange>
        </w:rPr>
        <w:t xml:space="preserve"> </w:t>
      </w:r>
      <w:r w:rsidR="000E31BA" w:rsidRPr="00457BB8">
        <w:rPr>
          <w:rFonts w:ascii="IRNazanin" w:hAnsi="IRNazanin" w:cs="IRNazanin" w:hint="cs"/>
          <w:sz w:val="28"/>
          <w:szCs w:val="28"/>
          <w:rtl/>
          <w:rPrChange w:id="2402" w:author="Mohammad Mohammadi" w:date="2025-07-22T21:07:00Z">
            <w:rPr>
              <w:rFonts w:ascii="IRNazanin" w:hAnsi="IRNazanin" w:cs="IRNazanin" w:hint="cs"/>
              <w:sz w:val="28"/>
              <w:szCs w:val="28"/>
              <w:rtl/>
            </w:rPr>
          </w:rPrChange>
        </w:rPr>
        <w:t>تو</w:t>
      </w:r>
      <w:r w:rsidR="000E31BA" w:rsidRPr="00457BB8">
        <w:rPr>
          <w:rFonts w:ascii="IRNazanin" w:hAnsi="IRNazanin" w:cs="IRNazanin"/>
          <w:sz w:val="28"/>
          <w:szCs w:val="28"/>
          <w:rtl/>
          <w:rPrChange w:id="2403" w:author="Mohammad Mohammadi" w:date="2025-07-22T21:07:00Z">
            <w:rPr>
              <w:rFonts w:ascii="IRNazanin" w:hAnsi="IRNazanin" w:cs="IRNazanin"/>
              <w:sz w:val="28"/>
              <w:szCs w:val="28"/>
              <w:rtl/>
            </w:rPr>
          </w:rPrChange>
        </w:rPr>
        <w:t xml:space="preserve"> </w:t>
      </w:r>
      <w:r w:rsidR="000E31BA" w:rsidRPr="00457BB8">
        <w:rPr>
          <w:rFonts w:ascii="IRNazanin" w:hAnsi="IRNazanin" w:cs="IRNazanin" w:hint="cs"/>
          <w:sz w:val="28"/>
          <w:szCs w:val="28"/>
          <w:rtl/>
          <w:rPrChange w:id="2404" w:author="Mohammad Mohammadi" w:date="2025-07-22T21:07:00Z">
            <w:rPr>
              <w:rFonts w:ascii="IRNazanin" w:hAnsi="IRNazanin" w:cs="IRNazanin" w:hint="cs"/>
              <w:sz w:val="28"/>
              <w:szCs w:val="28"/>
              <w:rtl/>
            </w:rPr>
          </w:rPrChange>
        </w:rPr>
        <w:t>بدهم</w:t>
      </w:r>
      <w:r w:rsidR="00C079A0" w:rsidRPr="00457BB8">
        <w:rPr>
          <w:rFonts w:ascii="IRNazanin" w:hAnsi="IRNazanin" w:cs="IRNazanin"/>
          <w:sz w:val="28"/>
          <w:szCs w:val="28"/>
          <w:rtl/>
          <w:rPrChange w:id="2405" w:author="Mohammad Mohammadi" w:date="2025-07-22T21:07:00Z">
            <w:rPr>
              <w:rFonts w:ascii="IRNazanin" w:hAnsi="IRNazanin" w:cs="IRNazanin"/>
              <w:sz w:val="28"/>
              <w:szCs w:val="28"/>
              <w:rtl/>
            </w:rPr>
          </w:rPrChange>
        </w:rPr>
        <w:t>؟»</w:t>
      </w:r>
    </w:p>
    <w:p w14:paraId="13BC66BF" w14:textId="58A6FA75" w:rsidR="000D4528" w:rsidRPr="00457BB8" w:rsidRDefault="000D4528" w:rsidP="00C079A0">
      <w:pPr>
        <w:bidi/>
        <w:jc w:val="both"/>
        <w:rPr>
          <w:rFonts w:ascii="IRNazanin" w:hAnsi="IRNazanin" w:cs="IRNazanin"/>
          <w:sz w:val="28"/>
          <w:szCs w:val="28"/>
          <w:lang w:bidi="fa-IR"/>
          <w:rPrChange w:id="240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407" w:author="Mohammad Mohammadi" w:date="2025-07-22T21:07:00Z">
            <w:rPr>
              <w:rFonts w:ascii="IRNazanin" w:hAnsi="IRNazanin" w:cs="IRNazanin"/>
              <w:sz w:val="28"/>
              <w:szCs w:val="28"/>
              <w:rtl/>
            </w:rPr>
          </w:rPrChange>
        </w:rPr>
        <w:t xml:space="preserve">پاکیزه خربزه را خورد؛ </w:t>
      </w:r>
      <w:r w:rsidR="00D6184A" w:rsidRPr="00457BB8">
        <w:rPr>
          <w:rFonts w:ascii="IRNazanin" w:hAnsi="IRNazanin" w:cs="IRNazanin"/>
          <w:sz w:val="28"/>
          <w:szCs w:val="28"/>
          <w:rtl/>
          <w:rPrChange w:id="2408" w:author="Mohammad Mohammadi" w:date="2025-07-22T21:07:00Z">
            <w:rPr>
              <w:rFonts w:ascii="IRNazanin" w:hAnsi="IRNazanin" w:cs="IRNazanin"/>
              <w:sz w:val="28"/>
              <w:szCs w:val="28"/>
              <w:rtl/>
            </w:rPr>
          </w:rPrChange>
        </w:rPr>
        <w:t>چرا؟</w:t>
      </w:r>
      <w:r w:rsidR="00203CCD" w:rsidRPr="00457BB8">
        <w:rPr>
          <w:rFonts w:ascii="IRNazanin" w:hAnsi="IRNazanin" w:cs="IRNazanin"/>
          <w:sz w:val="28"/>
          <w:szCs w:val="28"/>
          <w:rtl/>
          <w:rPrChange w:id="2409" w:author="Mohammad Mohammadi" w:date="2025-07-22T21:07:00Z">
            <w:rPr>
              <w:rFonts w:ascii="IRNazanin" w:hAnsi="IRNazanin" w:cs="IRNazanin"/>
              <w:sz w:val="28"/>
              <w:szCs w:val="28"/>
              <w:rtl/>
            </w:rPr>
          </w:rPrChange>
        </w:rPr>
        <w:t xml:space="preserve"> </w:t>
      </w:r>
      <w:ins w:id="2410" w:author="Saeedi, Faiza" w:date="2025-06-29T22:41:00Z">
        <w:r w:rsidR="00212C78" w:rsidRPr="00457BB8">
          <w:rPr>
            <w:rFonts w:ascii="IRNazanin" w:hAnsi="IRNazanin" w:cs="IRNazanin" w:hint="cs"/>
            <w:sz w:val="28"/>
            <w:szCs w:val="28"/>
            <w:rtl/>
            <w:lang w:bidi="fa-IR"/>
            <w:rPrChange w:id="2411" w:author="Mohammad Mohammadi" w:date="2025-07-22T21:07:00Z">
              <w:rPr>
                <w:rFonts w:ascii="IRNazanin" w:hAnsi="IRNazanin" w:cs="IRNazanin" w:hint="cs"/>
                <w:sz w:val="28"/>
                <w:szCs w:val="28"/>
                <w:rtl/>
                <w:lang w:bidi="fa-IR"/>
              </w:rPr>
            </w:rPrChange>
          </w:rPr>
          <w:t>می‌فهمی</w:t>
        </w:r>
        <w:r w:rsidR="00212C78" w:rsidRPr="00457BB8">
          <w:rPr>
            <w:rFonts w:ascii="IRNazanin" w:hAnsi="IRNazanin" w:cs="IRNazanin"/>
            <w:sz w:val="28"/>
            <w:szCs w:val="28"/>
            <w:rtl/>
            <w:lang w:bidi="fa-IR"/>
            <w:rPrChange w:id="2412" w:author="Mohammad Mohammadi" w:date="2025-07-22T21:07:00Z">
              <w:rPr>
                <w:rFonts w:ascii="IRNazanin" w:hAnsi="IRNazanin" w:cs="IRNazanin"/>
                <w:sz w:val="28"/>
                <w:szCs w:val="28"/>
                <w:rtl/>
                <w:lang w:bidi="fa-IR"/>
              </w:rPr>
            </w:rPrChange>
          </w:rPr>
          <w:t xml:space="preserve"> </w:t>
        </w:r>
      </w:ins>
      <w:del w:id="2413" w:author="Saeedi, Faiza" w:date="2025-06-29T22:41:00Z">
        <w:r w:rsidR="00203CCD" w:rsidRPr="00457BB8" w:rsidDel="00212C78">
          <w:rPr>
            <w:rFonts w:ascii="IRNazanin" w:hAnsi="IRNazanin" w:cs="IRNazanin"/>
            <w:sz w:val="28"/>
            <w:szCs w:val="28"/>
            <w:rtl/>
            <w:rPrChange w:id="2414" w:author="Mohammad Mohammadi" w:date="2025-07-22T21:07:00Z">
              <w:rPr>
                <w:rFonts w:ascii="IRNazanin" w:hAnsi="IRNazanin" w:cs="IRNazanin"/>
                <w:sz w:val="28"/>
                <w:szCs w:val="28"/>
                <w:rtl/>
              </w:rPr>
            </w:rPrChange>
          </w:rPr>
          <w:delText>از خاطر</w:delText>
        </w:r>
        <w:r w:rsidRPr="00457BB8" w:rsidDel="00212C78">
          <w:rPr>
            <w:rFonts w:ascii="IRNazanin" w:hAnsi="IRNazanin" w:cs="IRNazanin"/>
            <w:sz w:val="28"/>
            <w:szCs w:val="28"/>
            <w:rtl/>
            <w:rPrChange w:id="2415"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2416" w:author="Mohammad Mohammadi" w:date="2025-07-22T21:07:00Z">
            <w:rPr>
              <w:rFonts w:ascii="IRNazanin" w:hAnsi="IRNazanin" w:cs="IRNazanin"/>
              <w:sz w:val="28"/>
              <w:szCs w:val="28"/>
              <w:rtl/>
            </w:rPr>
          </w:rPrChange>
        </w:rPr>
        <w:t>نانس</w:t>
      </w:r>
      <w:r w:rsidRPr="00457BB8">
        <w:rPr>
          <w:rFonts w:ascii="IRNazanin" w:hAnsi="IRNazanin" w:cs="IRNazanin" w:hint="cs"/>
          <w:sz w:val="28"/>
          <w:szCs w:val="28"/>
          <w:rtl/>
          <w:rPrChange w:id="2417" w:author="Mohammad Mohammadi" w:date="2025-07-22T21:07:00Z">
            <w:rPr>
              <w:rFonts w:ascii="IRNazanin" w:hAnsi="IRNazanin" w:cs="IRNazanin" w:hint="cs"/>
              <w:sz w:val="28"/>
              <w:szCs w:val="28"/>
              <w:rtl/>
            </w:rPr>
          </w:rPrChange>
        </w:rPr>
        <w:t>ی</w:t>
      </w:r>
      <w:r w:rsidRPr="00457BB8">
        <w:rPr>
          <w:rFonts w:ascii="IRNazanin" w:hAnsi="IRNazanin" w:cs="IRNazanin"/>
          <w:sz w:val="28"/>
          <w:szCs w:val="28"/>
          <w:rtl/>
          <w:rPrChange w:id="2418" w:author="Mohammad Mohammadi" w:date="2025-07-22T21:07:00Z">
            <w:rPr>
              <w:rFonts w:ascii="IRNazanin" w:hAnsi="IRNazanin" w:cs="IRNazanin"/>
              <w:sz w:val="28"/>
              <w:szCs w:val="28"/>
              <w:rtl/>
            </w:rPr>
          </w:rPrChange>
        </w:rPr>
        <w:t xml:space="preserve">، او </w:t>
      </w:r>
      <w:del w:id="2419" w:author="Saeedi, Faiza" w:date="2025-06-29T22:41:00Z">
        <w:r w:rsidR="00203CCD" w:rsidRPr="00457BB8" w:rsidDel="00212C78">
          <w:rPr>
            <w:rFonts w:ascii="IRNazanin" w:hAnsi="IRNazanin" w:cs="IRNazanin"/>
            <w:sz w:val="28"/>
            <w:szCs w:val="28"/>
            <w:rtl/>
            <w:rPrChange w:id="2420" w:author="Mohammad Mohammadi" w:date="2025-07-22T21:07:00Z">
              <w:rPr>
                <w:rFonts w:ascii="IRNazanin" w:hAnsi="IRNazanin" w:cs="IRNazanin"/>
                <w:sz w:val="28"/>
                <w:szCs w:val="28"/>
                <w:rtl/>
              </w:rPr>
            </w:rPrChange>
          </w:rPr>
          <w:delText>ه</w:delText>
        </w:r>
        <w:r w:rsidR="00203CCD" w:rsidRPr="00457BB8" w:rsidDel="00212C78">
          <w:rPr>
            <w:rFonts w:ascii="IRNazanin" w:hAnsi="IRNazanin" w:cs="IRNazanin" w:hint="cs"/>
            <w:sz w:val="28"/>
            <w:szCs w:val="28"/>
            <w:rtl/>
            <w:rPrChange w:id="2421" w:author="Mohammad Mohammadi" w:date="2025-07-22T21:07:00Z">
              <w:rPr>
                <w:rFonts w:ascii="IRNazanin" w:hAnsi="IRNazanin" w:cs="IRNazanin" w:hint="cs"/>
                <w:sz w:val="28"/>
                <w:szCs w:val="28"/>
                <w:rtl/>
              </w:rPr>
            </w:rPrChange>
          </w:rPr>
          <w:delText>یچ</w:delText>
        </w:r>
        <w:r w:rsidR="00203CCD" w:rsidRPr="00457BB8" w:rsidDel="00212C78">
          <w:rPr>
            <w:rFonts w:ascii="IRNazanin" w:hAnsi="IRNazanin" w:cs="IRNazanin"/>
            <w:sz w:val="28"/>
            <w:szCs w:val="28"/>
            <w:rtl/>
            <w:rPrChange w:id="2422" w:author="Mohammad Mohammadi" w:date="2025-07-22T21:07:00Z">
              <w:rPr>
                <w:rFonts w:ascii="IRNazanin" w:hAnsi="IRNazanin" w:cs="IRNazanin"/>
                <w:sz w:val="28"/>
                <w:szCs w:val="28"/>
                <w:rtl/>
              </w:rPr>
            </w:rPrChange>
          </w:rPr>
          <w:delText xml:space="preserve"> راض</w:delText>
        </w:r>
        <w:r w:rsidR="00203CCD" w:rsidRPr="00457BB8" w:rsidDel="00212C78">
          <w:rPr>
            <w:rFonts w:ascii="IRNazanin" w:hAnsi="IRNazanin" w:cs="IRNazanin" w:hint="cs"/>
            <w:sz w:val="28"/>
            <w:szCs w:val="28"/>
            <w:rtl/>
            <w:rPrChange w:id="2423" w:author="Mohammad Mohammadi" w:date="2025-07-22T21:07:00Z">
              <w:rPr>
                <w:rFonts w:ascii="IRNazanin" w:hAnsi="IRNazanin" w:cs="IRNazanin" w:hint="cs"/>
                <w:sz w:val="28"/>
                <w:szCs w:val="28"/>
                <w:rtl/>
              </w:rPr>
            </w:rPrChange>
          </w:rPr>
          <w:delText>ی</w:delText>
        </w:r>
        <w:r w:rsidRPr="00457BB8" w:rsidDel="00212C78">
          <w:rPr>
            <w:rFonts w:ascii="IRNazanin" w:hAnsi="IRNazanin" w:cs="IRNazanin"/>
            <w:sz w:val="28"/>
            <w:szCs w:val="28"/>
            <w:rtl/>
            <w:rPrChange w:id="2424" w:author="Mohammad Mohammadi" w:date="2025-07-22T21:07:00Z">
              <w:rPr>
                <w:rFonts w:ascii="IRNazanin" w:hAnsi="IRNazanin" w:cs="IRNazanin"/>
                <w:sz w:val="28"/>
                <w:szCs w:val="28"/>
                <w:rtl/>
              </w:rPr>
            </w:rPrChange>
          </w:rPr>
          <w:delText xml:space="preserve"> نشد</w:delText>
        </w:r>
      </w:del>
      <w:ins w:id="2425" w:author="Saeedi, Faiza" w:date="2025-06-29T22:41:00Z">
        <w:r w:rsidR="00212C78" w:rsidRPr="00457BB8">
          <w:rPr>
            <w:rFonts w:ascii="IRNazanin" w:hAnsi="IRNazanin" w:cs="IRNazanin" w:hint="cs"/>
            <w:sz w:val="28"/>
            <w:szCs w:val="28"/>
            <w:rtl/>
            <w:rPrChange w:id="2426" w:author="Mohammad Mohammadi" w:date="2025-07-22T21:07:00Z">
              <w:rPr>
                <w:rFonts w:ascii="IRNazanin" w:hAnsi="IRNazanin" w:cs="IRNazanin" w:hint="cs"/>
                <w:sz w:val="28"/>
                <w:szCs w:val="28"/>
                <w:highlight w:val="green"/>
                <w:rtl/>
              </w:rPr>
            </w:rPrChange>
          </w:rPr>
          <w:t>به</w:t>
        </w:r>
      </w:ins>
      <w:r w:rsidRPr="00457BB8">
        <w:rPr>
          <w:rFonts w:ascii="IRNazanin" w:hAnsi="IRNazanin" w:cs="IRNazanin"/>
          <w:sz w:val="28"/>
          <w:szCs w:val="28"/>
          <w:rtl/>
          <w:rPrChange w:id="2427" w:author="Mohammad Mohammadi" w:date="2025-07-22T21:07:00Z">
            <w:rPr>
              <w:rFonts w:ascii="IRNazanin" w:hAnsi="IRNazanin" w:cs="IRNazanin"/>
              <w:sz w:val="28"/>
              <w:szCs w:val="28"/>
              <w:rtl/>
            </w:rPr>
          </w:rPrChange>
        </w:rPr>
        <w:t xml:space="preserve"> نان و </w:t>
      </w:r>
      <w:r w:rsidR="00203CCD" w:rsidRPr="00457BB8">
        <w:rPr>
          <w:rFonts w:ascii="IRNazanin" w:hAnsi="IRNazanin" w:cs="IRNazanin"/>
          <w:sz w:val="28"/>
          <w:szCs w:val="28"/>
          <w:rtl/>
          <w:rPrChange w:id="2428" w:author="Mohammad Mohammadi" w:date="2025-07-22T21:07:00Z">
            <w:rPr>
              <w:rFonts w:ascii="IRNazanin" w:hAnsi="IRNazanin" w:cs="IRNazanin"/>
              <w:sz w:val="28"/>
              <w:szCs w:val="28"/>
              <w:rtl/>
            </w:rPr>
          </w:rPrChange>
        </w:rPr>
        <w:t xml:space="preserve">مسکه </w:t>
      </w:r>
      <w:del w:id="2429" w:author="Saeedi, Faiza" w:date="2025-06-29T22:41:00Z">
        <w:r w:rsidRPr="00457BB8" w:rsidDel="00212C78">
          <w:rPr>
            <w:rFonts w:ascii="IRNazanin" w:hAnsi="IRNazanin" w:cs="IRNazanin"/>
            <w:sz w:val="28"/>
            <w:szCs w:val="28"/>
            <w:rtl/>
            <w:rPrChange w:id="2430" w:author="Mohammad Mohammadi" w:date="2025-07-22T21:07:00Z">
              <w:rPr>
                <w:rFonts w:ascii="IRNazanin" w:hAnsi="IRNazanin" w:cs="IRNazanin"/>
                <w:sz w:val="28"/>
                <w:szCs w:val="28"/>
                <w:rtl/>
              </w:rPr>
            </w:rPrChange>
          </w:rPr>
          <w:delText>بخورد</w:delText>
        </w:r>
      </w:del>
      <w:ins w:id="2431" w:author="Saeedi, Faiza" w:date="2025-06-29T22:41:00Z">
        <w:r w:rsidR="00212C78" w:rsidRPr="00457BB8">
          <w:rPr>
            <w:rFonts w:ascii="IRNazanin" w:hAnsi="IRNazanin" w:cs="IRNazanin" w:hint="cs"/>
            <w:sz w:val="28"/>
            <w:szCs w:val="28"/>
            <w:rtl/>
            <w:rPrChange w:id="2432" w:author="Mohammad Mohammadi" w:date="2025-07-22T21:07:00Z">
              <w:rPr>
                <w:rFonts w:ascii="IRNazanin" w:hAnsi="IRNazanin" w:cs="IRNazanin" w:hint="cs"/>
                <w:sz w:val="28"/>
                <w:szCs w:val="28"/>
                <w:rtl/>
              </w:rPr>
            </w:rPrChange>
          </w:rPr>
          <w:t>دست</w:t>
        </w:r>
        <w:r w:rsidR="00212C78" w:rsidRPr="00457BB8">
          <w:rPr>
            <w:rFonts w:ascii="IRNazanin" w:hAnsi="IRNazanin" w:cs="IRNazanin"/>
            <w:sz w:val="28"/>
            <w:szCs w:val="28"/>
            <w:rtl/>
            <w:rPrChange w:id="2433" w:author="Mohammad Mohammadi" w:date="2025-07-22T21:07:00Z">
              <w:rPr>
                <w:rFonts w:ascii="IRNazanin" w:hAnsi="IRNazanin" w:cs="IRNazanin"/>
                <w:sz w:val="28"/>
                <w:szCs w:val="28"/>
                <w:rtl/>
              </w:rPr>
            </w:rPrChange>
          </w:rPr>
          <w:t xml:space="preserve"> </w:t>
        </w:r>
        <w:r w:rsidR="00212C78" w:rsidRPr="00457BB8">
          <w:rPr>
            <w:rFonts w:ascii="IRNazanin" w:hAnsi="IRNazanin" w:cs="IRNazanin" w:hint="cs"/>
            <w:sz w:val="28"/>
            <w:szCs w:val="28"/>
            <w:rtl/>
            <w:rPrChange w:id="2434" w:author="Mohammad Mohammadi" w:date="2025-07-22T21:07:00Z">
              <w:rPr>
                <w:rFonts w:ascii="IRNazanin" w:hAnsi="IRNazanin" w:cs="IRNazanin" w:hint="cs"/>
                <w:sz w:val="28"/>
                <w:szCs w:val="28"/>
                <w:rtl/>
              </w:rPr>
            </w:rPrChange>
          </w:rPr>
          <w:t>نزد</w:t>
        </w:r>
      </w:ins>
      <w:r w:rsidRPr="00457BB8">
        <w:rPr>
          <w:rFonts w:ascii="IRNazanin" w:hAnsi="IRNazanin" w:cs="IRNazanin"/>
          <w:sz w:val="28"/>
          <w:szCs w:val="28"/>
          <w:rtl/>
          <w:rPrChange w:id="2435" w:author="Mohammad Mohammadi" w:date="2025-07-22T21:07:00Z">
            <w:rPr>
              <w:rFonts w:ascii="IRNazanin" w:hAnsi="IRNazanin" w:cs="IRNazanin"/>
              <w:sz w:val="28"/>
              <w:szCs w:val="28"/>
              <w:rtl/>
            </w:rPr>
          </w:rPrChange>
        </w:rPr>
        <w:t>، اما تمام آن خربزه بزرگ را خورد. کاش</w:t>
      </w:r>
      <w:r w:rsidR="00203CCD" w:rsidRPr="00457BB8">
        <w:rPr>
          <w:rFonts w:ascii="IRNazanin" w:hAnsi="IRNazanin" w:cs="IRNazanin"/>
          <w:sz w:val="28"/>
          <w:szCs w:val="28"/>
          <w:rtl/>
          <w:rPrChange w:id="2436"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437" w:author="Mohammad Mohammadi" w:date="2025-07-22T21:07:00Z">
            <w:rPr>
              <w:rFonts w:ascii="IRNazanin" w:hAnsi="IRNazanin" w:cs="IRNazanin"/>
              <w:sz w:val="28"/>
              <w:szCs w:val="28"/>
              <w:rtl/>
            </w:rPr>
          </w:rPrChange>
        </w:rPr>
        <w:t>وقتی این داستان را تعریف می‌کنم</w:t>
      </w:r>
      <w:r w:rsidR="00203CCD" w:rsidRPr="00457BB8">
        <w:rPr>
          <w:rFonts w:ascii="IRNazanin" w:hAnsi="IRNazanin" w:cs="IRNazanin"/>
          <w:sz w:val="28"/>
          <w:szCs w:val="28"/>
          <w:rtl/>
          <w:rPrChange w:id="2438" w:author="Mohammad Mohammadi" w:date="2025-07-22T21:07:00Z">
            <w:rPr>
              <w:rFonts w:ascii="IRNazanin" w:hAnsi="IRNazanin" w:cs="IRNazanin"/>
              <w:sz w:val="28"/>
              <w:szCs w:val="28"/>
              <w:rtl/>
            </w:rPr>
          </w:rPrChange>
        </w:rPr>
        <w:t>، اینجا می‌بود</w:t>
      </w:r>
      <w:r w:rsidRPr="00457BB8">
        <w:rPr>
          <w:rFonts w:ascii="IRNazanin" w:hAnsi="IRNazanin" w:cs="IRNazanin"/>
          <w:sz w:val="28"/>
          <w:szCs w:val="28"/>
          <w:rtl/>
          <w:rPrChange w:id="2439" w:author="Mohammad Mohammadi" w:date="2025-07-22T21:07:00Z">
            <w:rPr>
              <w:rFonts w:ascii="IRNazanin" w:hAnsi="IRNazanin" w:cs="IRNazanin"/>
              <w:sz w:val="28"/>
              <w:szCs w:val="28"/>
              <w:rtl/>
            </w:rPr>
          </w:rPrChange>
        </w:rPr>
        <w:t xml:space="preserve">! به هیچ‌کس گوش نمی‌داد. او زن بسیار </w:t>
      </w:r>
      <w:r w:rsidR="00203CCD" w:rsidRPr="00457BB8">
        <w:rPr>
          <w:rFonts w:ascii="IRNazanin" w:hAnsi="IRNazanin" w:cs="IRNazanin"/>
          <w:sz w:val="28"/>
          <w:szCs w:val="28"/>
          <w:rtl/>
          <w:rPrChange w:id="2440" w:author="Mohammad Mohammadi" w:date="2025-07-22T21:07:00Z">
            <w:rPr>
              <w:rFonts w:ascii="IRNazanin" w:hAnsi="IRNazanin" w:cs="IRNazanin"/>
              <w:sz w:val="28"/>
              <w:szCs w:val="28"/>
              <w:rtl/>
            </w:rPr>
          </w:rPrChange>
        </w:rPr>
        <w:t>احمقی</w:t>
      </w:r>
      <w:r w:rsidRPr="00457BB8">
        <w:rPr>
          <w:rFonts w:ascii="IRNazanin" w:hAnsi="IRNazanin" w:cs="IRNazanin"/>
          <w:sz w:val="28"/>
          <w:szCs w:val="28"/>
          <w:rtl/>
          <w:rPrChange w:id="2441" w:author="Mohammad Mohammadi" w:date="2025-07-22T21:07:00Z">
            <w:rPr>
              <w:rFonts w:ascii="IRNazanin" w:hAnsi="IRNazanin" w:cs="IRNazanin"/>
              <w:sz w:val="28"/>
              <w:szCs w:val="28"/>
              <w:rtl/>
            </w:rPr>
          </w:rPrChange>
        </w:rPr>
        <w:t xml:space="preserve"> است</w:t>
      </w:r>
      <w:r w:rsidRPr="00457BB8">
        <w:rPr>
          <w:rFonts w:ascii="IRNazanin" w:hAnsi="IRNazanin" w:cs="IRNazanin"/>
          <w:sz w:val="28"/>
          <w:szCs w:val="28"/>
          <w:lang w:bidi="fa-IR"/>
          <w:rPrChange w:id="2442" w:author="Mohammad Mohammadi" w:date="2025-07-22T21:07:00Z">
            <w:rPr>
              <w:rFonts w:ascii="IRNazanin" w:hAnsi="IRNazanin" w:cs="IRNazanin"/>
              <w:sz w:val="28"/>
              <w:szCs w:val="28"/>
              <w:lang w:bidi="fa-IR"/>
            </w:rPr>
          </w:rPrChange>
        </w:rPr>
        <w:t>.</w:t>
      </w:r>
    </w:p>
    <w:p w14:paraId="3DBE649C" w14:textId="75D293C1" w:rsidR="000D4528" w:rsidRPr="00457BB8" w:rsidRDefault="00D81282" w:rsidP="000D4528">
      <w:pPr>
        <w:bidi/>
        <w:jc w:val="both"/>
        <w:rPr>
          <w:rFonts w:ascii="IRNazanin" w:hAnsi="IRNazanin" w:cs="IRNazanin"/>
          <w:sz w:val="28"/>
          <w:szCs w:val="28"/>
          <w:rtl/>
          <w:lang w:bidi="fa-IR"/>
          <w:rPrChange w:id="2443"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444" w:author="Mohammad Mohammadi" w:date="2025-07-22T21:07:00Z">
            <w:rPr>
              <w:rFonts w:ascii="IRNazanin" w:hAnsi="IRNazanin" w:cs="IRNazanin"/>
              <w:sz w:val="28"/>
              <w:szCs w:val="28"/>
              <w:rtl/>
            </w:rPr>
          </w:rPrChange>
        </w:rPr>
        <w:t>رخت‌خواب</w:t>
      </w:r>
      <w:r w:rsidR="000D4528" w:rsidRPr="00457BB8">
        <w:rPr>
          <w:rFonts w:ascii="IRNazanin" w:hAnsi="IRNazanin" w:cs="IRNazanin"/>
          <w:sz w:val="28"/>
          <w:szCs w:val="28"/>
          <w:rtl/>
          <w:rPrChange w:id="2445" w:author="Mohammad Mohammadi" w:date="2025-07-22T21:07:00Z">
            <w:rPr>
              <w:rFonts w:ascii="IRNazanin" w:hAnsi="IRNazanin" w:cs="IRNazanin"/>
              <w:sz w:val="28"/>
              <w:szCs w:val="28"/>
              <w:rtl/>
            </w:rPr>
          </w:rPrChange>
        </w:rPr>
        <w:t xml:space="preserve"> مهدی‌امین و تومان </w:t>
      </w:r>
      <w:r w:rsidRPr="00457BB8">
        <w:rPr>
          <w:rFonts w:ascii="IRNazanin" w:hAnsi="IRNazanin" w:cs="IRNazanin"/>
          <w:sz w:val="28"/>
          <w:szCs w:val="28"/>
          <w:rtl/>
          <w:rPrChange w:id="2446" w:author="Mohammad Mohammadi" w:date="2025-07-22T21:07:00Z">
            <w:rPr>
              <w:rFonts w:ascii="IRNazanin" w:hAnsi="IRNazanin" w:cs="IRNazanin"/>
              <w:sz w:val="28"/>
              <w:szCs w:val="28"/>
              <w:rtl/>
            </w:rPr>
          </w:rPrChange>
        </w:rPr>
        <w:t>را آماده کردم</w:t>
      </w:r>
      <w:r w:rsidR="000D4528" w:rsidRPr="00457BB8">
        <w:rPr>
          <w:rFonts w:ascii="IRNazanin" w:hAnsi="IRNazanin" w:cs="IRNazanin"/>
          <w:sz w:val="28"/>
          <w:szCs w:val="28"/>
          <w:rtl/>
          <w:rPrChange w:id="244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448" w:author="Mohammad Mohammadi" w:date="2025-07-22T21:07:00Z">
            <w:rPr>
              <w:rFonts w:ascii="IRNazanin" w:hAnsi="IRNazanin" w:cs="IRNazanin"/>
              <w:sz w:val="28"/>
              <w:szCs w:val="28"/>
              <w:rtl/>
            </w:rPr>
          </w:rPrChange>
        </w:rPr>
        <w:t>بعد</w:t>
      </w:r>
      <w:r w:rsidR="000D4528" w:rsidRPr="00457BB8">
        <w:rPr>
          <w:rFonts w:ascii="IRNazanin" w:hAnsi="IRNazanin" w:cs="IRNazanin"/>
          <w:sz w:val="28"/>
          <w:szCs w:val="28"/>
          <w:rtl/>
          <w:rPrChange w:id="2449" w:author="Mohammad Mohammadi" w:date="2025-07-22T21:07:00Z">
            <w:rPr>
              <w:rFonts w:ascii="IRNazanin" w:hAnsi="IRNazanin" w:cs="IRNazanin"/>
              <w:sz w:val="28"/>
              <w:szCs w:val="28"/>
              <w:rtl/>
            </w:rPr>
          </w:rPrChange>
        </w:rPr>
        <w:t xml:space="preserve"> بچه‌ها را خواباندم. فقط پسرانم بایه‌خان و نصیب بودند؛ قیوم</w:t>
      </w:r>
      <w:r w:rsidR="00D85E1A" w:rsidRPr="00457BB8">
        <w:rPr>
          <w:rFonts w:ascii="IRNazanin" w:hAnsi="IRNazanin" w:cs="IRNazanin"/>
          <w:sz w:val="28"/>
          <w:szCs w:val="28"/>
          <w:rtl/>
          <w:rPrChange w:id="2450" w:author="Mohammad Mohammadi" w:date="2025-07-22T21:07:00Z">
            <w:rPr>
              <w:rFonts w:ascii="IRNazanin" w:hAnsi="IRNazanin" w:cs="IRNazanin"/>
              <w:sz w:val="28"/>
              <w:szCs w:val="28"/>
              <w:rtl/>
            </w:rPr>
          </w:rPrChange>
        </w:rPr>
        <w:t xml:space="preserve"> و </w:t>
      </w:r>
      <w:r w:rsidR="000D4528" w:rsidRPr="00457BB8">
        <w:rPr>
          <w:rFonts w:ascii="IRNazanin" w:hAnsi="IRNazanin" w:cs="IRNazanin"/>
          <w:sz w:val="28"/>
          <w:szCs w:val="28"/>
          <w:rtl/>
          <w:rPrChange w:id="2451" w:author="Mohammad Mohammadi" w:date="2025-07-22T21:07:00Z">
            <w:rPr>
              <w:rFonts w:ascii="IRNazanin" w:hAnsi="IRNazanin" w:cs="IRNazanin"/>
              <w:sz w:val="28"/>
              <w:szCs w:val="28"/>
              <w:rtl/>
            </w:rPr>
          </w:rPrChange>
        </w:rPr>
        <w:t xml:space="preserve">دخترم جواهر </w:t>
      </w:r>
      <w:r w:rsidR="00D85E1A" w:rsidRPr="00457BB8">
        <w:rPr>
          <w:rFonts w:ascii="IRNazanin" w:hAnsi="IRNazanin" w:cs="IRNazanin"/>
          <w:sz w:val="28"/>
          <w:szCs w:val="28"/>
          <w:rtl/>
          <w:rPrChange w:id="2452" w:author="Mohammad Mohammadi" w:date="2025-07-22T21:07:00Z">
            <w:rPr>
              <w:rFonts w:ascii="IRNazanin" w:hAnsi="IRNazanin" w:cs="IRNazanin"/>
              <w:sz w:val="28"/>
              <w:szCs w:val="28"/>
              <w:rtl/>
            </w:rPr>
          </w:rPrChange>
        </w:rPr>
        <w:t xml:space="preserve"> هنوز به دنیا نیامده بودند</w:t>
      </w:r>
      <w:r w:rsidR="000D4528" w:rsidRPr="00457BB8">
        <w:rPr>
          <w:rFonts w:ascii="IRNazanin" w:hAnsi="IRNazanin" w:cs="IRNazanin"/>
          <w:sz w:val="28"/>
          <w:szCs w:val="28"/>
          <w:rtl/>
          <w:rPrChange w:id="2453" w:author="Mohammad Mohammadi" w:date="2025-07-22T21:07:00Z">
            <w:rPr>
              <w:rFonts w:ascii="IRNazanin" w:hAnsi="IRNazanin" w:cs="IRNazanin"/>
              <w:sz w:val="28"/>
              <w:szCs w:val="28"/>
              <w:rtl/>
            </w:rPr>
          </w:rPrChange>
        </w:rPr>
        <w:t xml:space="preserve">. به پاکیزه گفتم: «بیا </w:t>
      </w:r>
      <w:r w:rsidR="005C38C8" w:rsidRPr="00457BB8">
        <w:rPr>
          <w:rFonts w:ascii="IRNazanin" w:hAnsi="IRNazanin" w:cs="IRNazanin"/>
          <w:sz w:val="28"/>
          <w:szCs w:val="28"/>
          <w:rtl/>
          <w:rPrChange w:id="2454" w:author="Mohammad Mohammadi" w:date="2025-07-22T21:07:00Z">
            <w:rPr>
              <w:rFonts w:ascii="IRNazanin" w:hAnsi="IRNazanin" w:cs="IRNazanin"/>
              <w:sz w:val="28"/>
              <w:szCs w:val="28"/>
              <w:rtl/>
            </w:rPr>
          </w:rPrChange>
        </w:rPr>
        <w:t xml:space="preserve">پهلوی من بخواب. من فکرم به یک نوزاد است، تو هم </w:t>
      </w:r>
      <w:r w:rsidR="000E31BA" w:rsidRPr="00457BB8">
        <w:rPr>
          <w:rFonts w:ascii="IRNazanin" w:hAnsi="IRNazanin" w:cs="IRNazanin"/>
          <w:sz w:val="28"/>
          <w:szCs w:val="28"/>
          <w:rtl/>
          <w:rPrChange w:id="2455" w:author="Mohammad Mohammadi" w:date="2025-07-22T21:07:00Z">
            <w:rPr>
              <w:rFonts w:ascii="IRNazanin" w:hAnsi="IRNazanin" w:cs="IRNazanin"/>
              <w:sz w:val="28"/>
              <w:szCs w:val="28"/>
              <w:rtl/>
            </w:rPr>
          </w:rPrChange>
        </w:rPr>
        <w:t xml:space="preserve">متوجه </w:t>
      </w:r>
      <w:r w:rsidR="005C38C8" w:rsidRPr="00457BB8">
        <w:rPr>
          <w:rFonts w:ascii="IRNazanin" w:hAnsi="IRNazanin" w:cs="IRNazanin"/>
          <w:sz w:val="28"/>
          <w:szCs w:val="28"/>
          <w:rtl/>
          <w:rPrChange w:id="2456" w:author="Mohammad Mohammadi" w:date="2025-07-22T21:07:00Z">
            <w:rPr>
              <w:rFonts w:ascii="IRNazanin" w:hAnsi="IRNazanin" w:cs="IRNazanin"/>
              <w:sz w:val="28"/>
              <w:szCs w:val="28"/>
              <w:rtl/>
            </w:rPr>
          </w:rPrChange>
        </w:rPr>
        <w:t>دیگری باش».</w:t>
      </w:r>
    </w:p>
    <w:p w14:paraId="4C26897E" w14:textId="17FD9C95" w:rsidR="000D4528" w:rsidRPr="00457BB8" w:rsidRDefault="000D4528" w:rsidP="000D4528">
      <w:pPr>
        <w:bidi/>
        <w:jc w:val="both"/>
        <w:rPr>
          <w:rFonts w:ascii="IRNazanin" w:hAnsi="IRNazanin" w:cs="IRNazanin"/>
          <w:sz w:val="28"/>
          <w:szCs w:val="28"/>
          <w:lang w:bidi="fa-IR"/>
          <w:rPrChange w:id="245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458" w:author="Mohammad Mohammadi" w:date="2025-07-22T21:07:00Z">
            <w:rPr>
              <w:rFonts w:ascii="IRNazanin" w:hAnsi="IRNazanin" w:cs="IRNazanin"/>
              <w:sz w:val="28"/>
              <w:szCs w:val="28"/>
              <w:rtl/>
            </w:rPr>
          </w:rPrChange>
        </w:rPr>
        <w:t xml:space="preserve">او گفت: «نزدیک شما </w:t>
      </w:r>
      <w:r w:rsidR="00EC2C39" w:rsidRPr="00457BB8">
        <w:rPr>
          <w:rFonts w:ascii="IRNazanin" w:hAnsi="IRNazanin" w:cs="IRNazanin" w:hint="cs"/>
          <w:sz w:val="28"/>
          <w:szCs w:val="28"/>
          <w:rtl/>
          <w:rPrChange w:id="2459" w:author="Mohammad Mohammadi" w:date="2025-07-22T21:07:00Z">
            <w:rPr>
              <w:rFonts w:ascii="IRNazanin" w:hAnsi="IRNazanin" w:cs="IRNazanin" w:hint="cs"/>
              <w:sz w:val="28"/>
              <w:szCs w:val="28"/>
              <w:rtl/>
            </w:rPr>
          </w:rPrChange>
        </w:rPr>
        <w:t>نمی‌خوابم</w:t>
      </w:r>
      <w:r w:rsidRPr="00457BB8">
        <w:rPr>
          <w:rFonts w:ascii="IRNazanin" w:hAnsi="IRNazanin" w:cs="IRNazanin"/>
          <w:sz w:val="28"/>
          <w:szCs w:val="28"/>
          <w:rtl/>
          <w:rPrChange w:id="2460" w:author="Mohammad Mohammadi" w:date="2025-07-22T21:07:00Z">
            <w:rPr>
              <w:rFonts w:ascii="IRNazanin" w:hAnsi="IRNazanin" w:cs="IRNazanin"/>
              <w:sz w:val="28"/>
              <w:szCs w:val="28"/>
              <w:rtl/>
            </w:rPr>
          </w:rPrChange>
        </w:rPr>
        <w:t xml:space="preserve">، تنها می‌خوابم و از هر دو </w:t>
      </w:r>
      <w:r w:rsidR="00297CA1" w:rsidRPr="00457BB8">
        <w:rPr>
          <w:rFonts w:ascii="IRNazanin" w:hAnsi="IRNazanin" w:cs="IRNazanin"/>
          <w:sz w:val="28"/>
          <w:szCs w:val="28"/>
          <w:rtl/>
          <w:rPrChange w:id="2461" w:author="Mohammad Mohammadi" w:date="2025-07-22T21:07:00Z">
            <w:rPr>
              <w:rFonts w:ascii="IRNazanin" w:hAnsi="IRNazanin" w:cs="IRNazanin"/>
              <w:sz w:val="28"/>
              <w:szCs w:val="28"/>
              <w:rtl/>
            </w:rPr>
          </w:rPrChange>
        </w:rPr>
        <w:t>طفل</w:t>
      </w:r>
      <w:r w:rsidRPr="00457BB8">
        <w:rPr>
          <w:rFonts w:ascii="IRNazanin" w:hAnsi="IRNazanin" w:cs="IRNazanin"/>
          <w:sz w:val="28"/>
          <w:szCs w:val="28"/>
          <w:rtl/>
          <w:rPrChange w:id="2462" w:author="Mohammad Mohammadi" w:date="2025-07-22T21:07:00Z">
            <w:rPr>
              <w:rFonts w:ascii="IRNazanin" w:hAnsi="IRNazanin" w:cs="IRNazanin"/>
              <w:sz w:val="28"/>
              <w:szCs w:val="28"/>
              <w:rtl/>
            </w:rPr>
          </w:rPrChange>
        </w:rPr>
        <w:t xml:space="preserve"> مراقبت می‌کنم»</w:t>
      </w:r>
      <w:r w:rsidR="00297CA1" w:rsidRPr="00457BB8">
        <w:rPr>
          <w:rFonts w:ascii="IRNazanin" w:hAnsi="IRNazanin" w:cs="IRNazanin"/>
          <w:sz w:val="28"/>
          <w:szCs w:val="28"/>
          <w:rtl/>
          <w:rPrChange w:id="246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464" w:author="Mohammad Mohammadi" w:date="2025-07-22T21:07:00Z">
            <w:rPr>
              <w:rFonts w:ascii="IRNazanin" w:hAnsi="IRNazanin" w:cs="IRNazanin"/>
              <w:sz w:val="28"/>
              <w:szCs w:val="28"/>
              <w:rtl/>
            </w:rPr>
          </w:rPrChange>
        </w:rPr>
        <w:t xml:space="preserve"> او قهر بود و از دست شوهرش تومان که آنجا خوابیده بود، </w:t>
      </w:r>
      <w:r w:rsidR="006C5B86" w:rsidRPr="00457BB8">
        <w:rPr>
          <w:rFonts w:ascii="IRNazanin" w:hAnsi="IRNazanin" w:cs="IRNazanin"/>
          <w:sz w:val="28"/>
          <w:szCs w:val="28"/>
          <w:rtl/>
          <w:rPrChange w:id="2465" w:author="Mohammad Mohammadi" w:date="2025-07-22T21:07:00Z">
            <w:rPr>
              <w:rFonts w:ascii="IRNazanin" w:hAnsi="IRNazanin" w:cs="IRNazanin"/>
              <w:sz w:val="28"/>
              <w:szCs w:val="28"/>
              <w:rtl/>
            </w:rPr>
          </w:rPrChange>
        </w:rPr>
        <w:t>عصبانی</w:t>
      </w:r>
      <w:r w:rsidRPr="00457BB8">
        <w:rPr>
          <w:rFonts w:ascii="IRNazanin" w:hAnsi="IRNazanin" w:cs="IRNazanin"/>
          <w:sz w:val="28"/>
          <w:szCs w:val="28"/>
          <w:rtl/>
          <w:rPrChange w:id="2466" w:author="Mohammad Mohammadi" w:date="2025-07-22T21:07:00Z">
            <w:rPr>
              <w:rFonts w:ascii="IRNazanin" w:hAnsi="IRNazanin" w:cs="IRNazanin"/>
              <w:sz w:val="28"/>
              <w:szCs w:val="28"/>
              <w:rtl/>
            </w:rPr>
          </w:rPrChange>
        </w:rPr>
        <w:t xml:space="preserve"> بود. آن شب، آن‌ها جدا از هم خوابیدند</w:t>
      </w:r>
      <w:r w:rsidRPr="00457BB8">
        <w:rPr>
          <w:rFonts w:ascii="IRNazanin" w:hAnsi="IRNazanin" w:cs="IRNazanin"/>
          <w:sz w:val="28"/>
          <w:szCs w:val="28"/>
          <w:lang w:bidi="fa-IR"/>
          <w:rPrChange w:id="2467" w:author="Mohammad Mohammadi" w:date="2025-07-22T21:07:00Z">
            <w:rPr>
              <w:rFonts w:ascii="IRNazanin" w:hAnsi="IRNazanin" w:cs="IRNazanin"/>
              <w:sz w:val="28"/>
              <w:szCs w:val="28"/>
              <w:lang w:bidi="fa-IR"/>
            </w:rPr>
          </w:rPrChange>
        </w:rPr>
        <w:t>.</w:t>
      </w:r>
    </w:p>
    <w:p w14:paraId="7D7571EC" w14:textId="12CB9C93" w:rsidR="000D4528" w:rsidRPr="00457BB8" w:rsidRDefault="000D4528" w:rsidP="000D4528">
      <w:pPr>
        <w:bidi/>
        <w:jc w:val="both"/>
        <w:rPr>
          <w:rFonts w:ascii="IRNazanin" w:hAnsi="IRNazanin" w:cs="IRNazanin"/>
          <w:sz w:val="28"/>
          <w:szCs w:val="28"/>
          <w:rtl/>
          <w:lang w:bidi="fa-IR"/>
          <w:rPrChange w:id="2468"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469" w:author="Mohammad Mohammadi" w:date="2025-07-22T21:07:00Z">
            <w:rPr>
              <w:rFonts w:ascii="IRNazanin" w:hAnsi="IRNazanin" w:cs="IRNazanin"/>
              <w:sz w:val="28"/>
              <w:szCs w:val="28"/>
              <w:rtl/>
            </w:rPr>
          </w:rPrChange>
        </w:rPr>
        <w:t xml:space="preserve">وقتی همه خواب </w:t>
      </w:r>
      <w:r w:rsidR="0026147C" w:rsidRPr="00457BB8">
        <w:rPr>
          <w:rFonts w:ascii="IRNazanin" w:hAnsi="IRNazanin" w:cs="IRNazanin"/>
          <w:sz w:val="28"/>
          <w:szCs w:val="28"/>
          <w:rtl/>
          <w:rPrChange w:id="2470" w:author="Mohammad Mohammadi" w:date="2025-07-22T21:07:00Z">
            <w:rPr>
              <w:rFonts w:ascii="IRNazanin" w:hAnsi="IRNazanin" w:cs="IRNazanin"/>
              <w:sz w:val="28"/>
              <w:szCs w:val="28"/>
              <w:rtl/>
            </w:rPr>
          </w:rPrChange>
        </w:rPr>
        <w:t>رفته بودند</w:t>
      </w:r>
      <w:r w:rsidRPr="00457BB8">
        <w:rPr>
          <w:rFonts w:ascii="IRNazanin" w:hAnsi="IRNazanin" w:cs="IRNazanin"/>
          <w:sz w:val="28"/>
          <w:szCs w:val="28"/>
          <w:rtl/>
          <w:rPrChange w:id="2471" w:author="Mohammad Mohammadi" w:date="2025-07-22T21:07:00Z">
            <w:rPr>
              <w:rFonts w:ascii="IRNazanin" w:hAnsi="IRNazanin" w:cs="IRNazanin"/>
              <w:sz w:val="28"/>
              <w:szCs w:val="28"/>
              <w:rtl/>
            </w:rPr>
          </w:rPrChange>
        </w:rPr>
        <w:t xml:space="preserve">، پاکیزه ناگهان فریاد زد: «ای خدا، </w:t>
      </w:r>
      <w:r w:rsidR="004A7FE8" w:rsidRPr="00457BB8">
        <w:rPr>
          <w:rFonts w:ascii="IRNazanin" w:hAnsi="IRNazanin" w:cs="IRNazanin"/>
          <w:sz w:val="28"/>
          <w:szCs w:val="28"/>
          <w:rtl/>
          <w:rPrChange w:id="2472" w:author="Mohammad Mohammadi" w:date="2025-07-22T21:07:00Z">
            <w:rPr>
              <w:rFonts w:ascii="IRNazanin" w:hAnsi="IRNazanin" w:cs="IRNazanin"/>
              <w:sz w:val="28"/>
              <w:szCs w:val="28"/>
              <w:rtl/>
            </w:rPr>
          </w:rPrChange>
        </w:rPr>
        <w:t>خواهد</w:t>
      </w:r>
      <w:r w:rsidRPr="00457BB8">
        <w:rPr>
          <w:rFonts w:ascii="IRNazanin" w:hAnsi="IRNazanin" w:cs="IRNazanin"/>
          <w:sz w:val="28"/>
          <w:szCs w:val="28"/>
          <w:rtl/>
          <w:rPrChange w:id="2473" w:author="Mohammad Mohammadi" w:date="2025-07-22T21:07:00Z">
            <w:rPr>
              <w:rFonts w:ascii="IRNazanin" w:hAnsi="IRNazanin" w:cs="IRNazanin"/>
              <w:sz w:val="28"/>
              <w:szCs w:val="28"/>
              <w:rtl/>
            </w:rPr>
          </w:rPrChange>
        </w:rPr>
        <w:t xml:space="preserve"> </w:t>
      </w:r>
      <w:r w:rsidR="004A7FE8" w:rsidRPr="00457BB8">
        <w:rPr>
          <w:rFonts w:ascii="IRNazanin" w:hAnsi="IRNazanin" w:cs="IRNazanin"/>
          <w:sz w:val="28"/>
          <w:szCs w:val="28"/>
          <w:rtl/>
          <w:rPrChange w:id="2474" w:author="Mohammad Mohammadi" w:date="2025-07-22T21:07:00Z">
            <w:rPr>
              <w:rFonts w:ascii="IRNazanin" w:hAnsi="IRNazanin" w:cs="IRNazanin"/>
              <w:sz w:val="28"/>
              <w:szCs w:val="28"/>
              <w:rtl/>
            </w:rPr>
          </w:rPrChange>
        </w:rPr>
        <w:t>مردم</w:t>
      </w:r>
      <w:r w:rsidR="0026147C" w:rsidRPr="00457BB8">
        <w:rPr>
          <w:rFonts w:ascii="IRNazanin" w:hAnsi="IRNazanin" w:cs="IRNazanin"/>
          <w:sz w:val="28"/>
          <w:szCs w:val="28"/>
          <w:rtl/>
          <w:lang w:bidi="fa-IR"/>
          <w:rPrChange w:id="2475" w:author="Mohammad Mohammadi" w:date="2025-07-22T21:07:00Z">
            <w:rPr>
              <w:rFonts w:ascii="IRNazanin" w:hAnsi="IRNazanin" w:cs="IRNazanin"/>
              <w:sz w:val="28"/>
              <w:szCs w:val="28"/>
              <w:rtl/>
              <w:lang w:bidi="fa-IR"/>
            </w:rPr>
          </w:rPrChange>
        </w:rPr>
        <w:t>!»</w:t>
      </w:r>
    </w:p>
    <w:p w14:paraId="1DA0720F" w14:textId="5F9D51E1" w:rsidR="000D4528" w:rsidRPr="00457BB8" w:rsidRDefault="000D4528" w:rsidP="000D4528">
      <w:pPr>
        <w:bidi/>
        <w:jc w:val="both"/>
        <w:rPr>
          <w:rFonts w:ascii="IRNazanin" w:hAnsi="IRNazanin" w:cs="IRNazanin"/>
          <w:sz w:val="28"/>
          <w:szCs w:val="28"/>
          <w:lang w:bidi="fa-IR"/>
          <w:rPrChange w:id="247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477" w:author="Mohammad Mohammadi" w:date="2025-07-22T21:07:00Z">
            <w:rPr>
              <w:rFonts w:ascii="IRNazanin" w:hAnsi="IRNazanin" w:cs="IRNazanin"/>
              <w:sz w:val="28"/>
              <w:szCs w:val="28"/>
              <w:rtl/>
            </w:rPr>
          </w:rPrChange>
        </w:rPr>
        <w:t>گفتم: «چه شده؟</w:t>
      </w:r>
      <w:r w:rsidR="004A7FE8" w:rsidRPr="00457BB8">
        <w:rPr>
          <w:rFonts w:ascii="IRNazanin" w:hAnsi="IRNazanin" w:cs="IRNazanin"/>
          <w:sz w:val="28"/>
          <w:szCs w:val="28"/>
          <w:rtl/>
          <w:lang w:bidi="fa-IR"/>
          <w:rPrChange w:id="2478" w:author="Mohammad Mohammadi" w:date="2025-07-22T21:07:00Z">
            <w:rPr>
              <w:rFonts w:ascii="IRNazanin" w:hAnsi="IRNazanin" w:cs="IRNazanin"/>
              <w:sz w:val="28"/>
              <w:szCs w:val="28"/>
              <w:rtl/>
              <w:lang w:bidi="fa-IR"/>
            </w:rPr>
          </w:rPrChange>
        </w:rPr>
        <w:t>»</w:t>
      </w:r>
    </w:p>
    <w:p w14:paraId="2F445EB9" w14:textId="0E1F2E04" w:rsidR="000D4528" w:rsidRPr="00457BB8" w:rsidRDefault="00B501DE" w:rsidP="000D4528">
      <w:pPr>
        <w:bidi/>
        <w:jc w:val="both"/>
        <w:rPr>
          <w:rFonts w:ascii="IRNazanin" w:hAnsi="IRNazanin" w:cs="IRNazanin"/>
          <w:sz w:val="28"/>
          <w:szCs w:val="28"/>
          <w:rtl/>
          <w:lang w:bidi="fa-IR"/>
          <w:rPrChange w:id="2479"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lang w:bidi="fa-IR"/>
          <w:rPrChange w:id="2480" w:author="Mohammad Mohammadi" w:date="2025-07-22T21:07:00Z">
            <w:rPr>
              <w:rFonts w:ascii="IRNazanin" w:hAnsi="IRNazanin" w:cs="IRNazanin"/>
              <w:sz w:val="28"/>
              <w:szCs w:val="28"/>
              <w:rtl/>
              <w:lang w:bidi="fa-IR"/>
            </w:rPr>
          </w:rPrChange>
        </w:rPr>
        <w:t>گفت: «</w:t>
      </w:r>
      <w:r w:rsidR="000D4528" w:rsidRPr="00457BB8">
        <w:rPr>
          <w:rFonts w:ascii="IRNazanin" w:hAnsi="IRNazanin" w:cs="IRNazanin"/>
          <w:sz w:val="28"/>
          <w:szCs w:val="28"/>
          <w:rtl/>
          <w:rPrChange w:id="2481" w:author="Mohammad Mohammadi" w:date="2025-07-22T21:07:00Z">
            <w:rPr>
              <w:rFonts w:ascii="IRNazanin" w:hAnsi="IRNazanin" w:cs="IRNazanin"/>
              <w:sz w:val="28"/>
              <w:szCs w:val="28"/>
              <w:rtl/>
            </w:rPr>
          </w:rPrChange>
        </w:rPr>
        <w:t xml:space="preserve">شکمم درد می‌کند، </w:t>
      </w:r>
      <w:r w:rsidR="00EC2C39" w:rsidRPr="00457BB8">
        <w:rPr>
          <w:rFonts w:ascii="IRNazanin" w:hAnsi="IRNazanin" w:cs="IRNazanin"/>
          <w:sz w:val="28"/>
          <w:szCs w:val="28"/>
          <w:rtl/>
          <w:rPrChange w:id="2482" w:author="Mohammad Mohammadi" w:date="2025-07-22T21:07:00Z">
            <w:rPr>
              <w:rFonts w:ascii="IRNazanin" w:hAnsi="IRNazanin" w:cs="IRNazanin"/>
              <w:sz w:val="28"/>
              <w:szCs w:val="28"/>
              <w:rtl/>
            </w:rPr>
          </w:rPrChange>
        </w:rPr>
        <w:t xml:space="preserve">فقط </w:t>
      </w:r>
      <w:r w:rsidRPr="00457BB8">
        <w:rPr>
          <w:rFonts w:ascii="IRNazanin" w:hAnsi="IRNazanin" w:cs="IRNazanin"/>
          <w:sz w:val="28"/>
          <w:szCs w:val="28"/>
          <w:rtl/>
          <w:rPrChange w:id="2483" w:author="Mohammad Mohammadi" w:date="2025-07-22T21:07:00Z">
            <w:rPr>
              <w:rFonts w:ascii="IRNazanin" w:hAnsi="IRNazanin" w:cs="IRNazanin"/>
              <w:sz w:val="28"/>
              <w:szCs w:val="28"/>
              <w:rtl/>
            </w:rPr>
          </w:rPrChange>
        </w:rPr>
        <w:t>بگویی که</w:t>
      </w:r>
      <w:r w:rsidR="000D4528" w:rsidRPr="00457BB8">
        <w:rPr>
          <w:rFonts w:ascii="IRNazanin" w:hAnsi="IRNazanin" w:cs="IRNazanin"/>
          <w:sz w:val="28"/>
          <w:szCs w:val="28"/>
          <w:rtl/>
          <w:rPrChange w:id="2484" w:author="Mohammad Mohammadi" w:date="2025-07-22T21:07:00Z">
            <w:rPr>
              <w:rFonts w:ascii="IRNazanin" w:hAnsi="IRNazanin" w:cs="IRNazanin"/>
              <w:sz w:val="28"/>
              <w:szCs w:val="28"/>
              <w:rtl/>
            </w:rPr>
          </w:rPrChange>
        </w:rPr>
        <w:t xml:space="preserve"> از وسط دو نیم شده</w:t>
      </w:r>
      <w:r w:rsidRPr="00457BB8">
        <w:rPr>
          <w:rFonts w:ascii="IRNazanin" w:hAnsi="IRNazanin" w:cs="IRNazanin"/>
          <w:sz w:val="28"/>
          <w:szCs w:val="28"/>
          <w:rtl/>
          <w:lang w:bidi="fa-IR"/>
          <w:rPrChange w:id="2485" w:author="Mohammad Mohammadi" w:date="2025-07-22T21:07:00Z">
            <w:rPr>
              <w:rFonts w:ascii="IRNazanin" w:hAnsi="IRNazanin" w:cs="IRNazanin"/>
              <w:sz w:val="28"/>
              <w:szCs w:val="28"/>
              <w:rtl/>
              <w:lang w:bidi="fa-IR"/>
            </w:rPr>
          </w:rPrChange>
        </w:rPr>
        <w:t>!»</w:t>
      </w:r>
    </w:p>
    <w:p w14:paraId="6CF2BEAA" w14:textId="0F7A5CF4" w:rsidR="000D4528" w:rsidRPr="00457BB8" w:rsidRDefault="000D4528" w:rsidP="000D4528">
      <w:pPr>
        <w:bidi/>
        <w:jc w:val="both"/>
        <w:rPr>
          <w:rFonts w:ascii="IRNazanin" w:hAnsi="IRNazanin" w:cs="IRNazanin"/>
          <w:sz w:val="28"/>
          <w:szCs w:val="28"/>
          <w:lang w:bidi="fa-IR"/>
          <w:rPrChange w:id="248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487" w:author="Mohammad Mohammadi" w:date="2025-07-22T21:07:00Z">
            <w:rPr>
              <w:rFonts w:ascii="IRNazanin" w:hAnsi="IRNazanin" w:cs="IRNazanin"/>
              <w:sz w:val="28"/>
              <w:szCs w:val="28"/>
              <w:rtl/>
            </w:rPr>
          </w:rPrChange>
        </w:rPr>
        <w:lastRenderedPageBreak/>
        <w:t>گفتم: «</w:t>
      </w:r>
      <w:r w:rsidR="00784FB4" w:rsidRPr="00457BB8">
        <w:rPr>
          <w:rFonts w:ascii="IRNazanin" w:hAnsi="IRNazanin" w:cs="IRNazanin"/>
          <w:sz w:val="28"/>
          <w:szCs w:val="28"/>
          <w:rtl/>
          <w:rPrChange w:id="2488" w:author="Mohammad Mohammadi" w:date="2025-07-22T21:07:00Z">
            <w:rPr>
              <w:rFonts w:ascii="IRNazanin" w:hAnsi="IRNazanin" w:cs="IRNazanin"/>
              <w:sz w:val="28"/>
              <w:szCs w:val="28"/>
              <w:rtl/>
            </w:rPr>
          </w:rPrChange>
        </w:rPr>
        <w:t xml:space="preserve">من که </w:t>
      </w:r>
      <w:r w:rsidRPr="00457BB8">
        <w:rPr>
          <w:rFonts w:ascii="IRNazanin" w:hAnsi="IRNazanin" w:cs="IRNazanin"/>
          <w:sz w:val="28"/>
          <w:szCs w:val="28"/>
          <w:rtl/>
          <w:rPrChange w:id="2489" w:author="Mohammad Mohammadi" w:date="2025-07-22T21:07:00Z">
            <w:rPr>
              <w:rFonts w:ascii="IRNazanin" w:hAnsi="IRNazanin" w:cs="IRNazanin"/>
              <w:sz w:val="28"/>
              <w:szCs w:val="28"/>
              <w:rtl/>
            </w:rPr>
          </w:rPrChange>
        </w:rPr>
        <w:t>گفتم</w:t>
      </w:r>
      <w:r w:rsidR="00784FB4" w:rsidRPr="00457BB8">
        <w:rPr>
          <w:rFonts w:ascii="IRNazanin" w:hAnsi="IRNazanin" w:cs="IRNazanin"/>
          <w:sz w:val="28"/>
          <w:szCs w:val="28"/>
          <w:rtl/>
          <w:rPrChange w:id="2490" w:author="Mohammad Mohammadi" w:date="2025-07-22T21:07:00Z">
            <w:rPr>
              <w:rFonts w:ascii="IRNazanin" w:hAnsi="IRNazanin" w:cs="IRNazanin"/>
              <w:sz w:val="28"/>
              <w:szCs w:val="28"/>
              <w:rtl/>
            </w:rPr>
          </w:rPrChange>
        </w:rPr>
        <w:t>ت</w:t>
      </w:r>
      <w:r w:rsidRPr="00457BB8">
        <w:rPr>
          <w:rFonts w:ascii="IRNazanin" w:hAnsi="IRNazanin" w:cs="IRNazanin"/>
          <w:sz w:val="28"/>
          <w:szCs w:val="28"/>
          <w:rtl/>
          <w:rPrChange w:id="2491" w:author="Mohammad Mohammadi" w:date="2025-07-22T21:07:00Z">
            <w:rPr>
              <w:rFonts w:ascii="IRNazanin" w:hAnsi="IRNazanin" w:cs="IRNazanin"/>
              <w:sz w:val="28"/>
              <w:szCs w:val="28"/>
              <w:rtl/>
            </w:rPr>
          </w:rPrChange>
        </w:rPr>
        <w:t xml:space="preserve"> آن همه خربزه را نخور»</w:t>
      </w:r>
      <w:r w:rsidR="00784FB4" w:rsidRPr="00457BB8">
        <w:rPr>
          <w:rFonts w:ascii="IRNazanin" w:hAnsi="IRNazanin" w:cs="IRNazanin"/>
          <w:sz w:val="28"/>
          <w:szCs w:val="28"/>
          <w:rtl/>
          <w:rPrChange w:id="249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493" w:author="Mohammad Mohammadi" w:date="2025-07-22T21:07:00Z">
            <w:rPr>
              <w:rFonts w:ascii="IRNazanin" w:hAnsi="IRNazanin" w:cs="IRNazanin"/>
              <w:sz w:val="28"/>
              <w:szCs w:val="28"/>
              <w:rtl/>
            </w:rPr>
          </w:rPrChange>
        </w:rPr>
        <w:t xml:space="preserve"> تمام شب، در حالی که شکمش </w:t>
      </w:r>
      <w:r w:rsidR="009510BE" w:rsidRPr="00457BB8">
        <w:rPr>
          <w:rFonts w:ascii="IRNazanin" w:hAnsi="IRNazanin" w:cs="IRNazanin"/>
          <w:sz w:val="28"/>
          <w:szCs w:val="28"/>
          <w:rtl/>
          <w:rPrChange w:id="2494" w:author="Mohammad Mohammadi" w:date="2025-07-22T21:07:00Z">
            <w:rPr>
              <w:rFonts w:ascii="IRNazanin" w:hAnsi="IRNazanin" w:cs="IRNazanin"/>
              <w:sz w:val="28"/>
              <w:szCs w:val="28"/>
              <w:rtl/>
            </w:rPr>
          </w:rPrChange>
        </w:rPr>
        <w:t>سر و صدا</w:t>
      </w:r>
      <w:r w:rsidRPr="00457BB8">
        <w:rPr>
          <w:rFonts w:ascii="IRNazanin" w:hAnsi="IRNazanin" w:cs="IRNazanin"/>
          <w:sz w:val="28"/>
          <w:szCs w:val="28"/>
          <w:rtl/>
          <w:rPrChange w:id="2495" w:author="Mohammad Mohammadi" w:date="2025-07-22T21:07:00Z">
            <w:rPr>
              <w:rFonts w:ascii="IRNazanin" w:hAnsi="IRNazanin" w:cs="IRNazanin"/>
              <w:sz w:val="28"/>
              <w:szCs w:val="28"/>
              <w:rtl/>
            </w:rPr>
          </w:rPrChange>
        </w:rPr>
        <w:t xml:space="preserve"> می‌کرد، </w:t>
      </w:r>
      <w:r w:rsidR="009510BE" w:rsidRPr="00457BB8">
        <w:rPr>
          <w:rFonts w:ascii="IRNazanin" w:hAnsi="IRNazanin" w:cs="IRNazanin"/>
          <w:sz w:val="28"/>
          <w:szCs w:val="28"/>
          <w:rtl/>
          <w:rPrChange w:id="2496" w:author="Mohammad Mohammadi" w:date="2025-07-22T21:07:00Z">
            <w:rPr>
              <w:rFonts w:ascii="IRNazanin" w:hAnsi="IRNazanin" w:cs="IRNazanin"/>
              <w:sz w:val="28"/>
              <w:szCs w:val="28"/>
              <w:rtl/>
            </w:rPr>
          </w:rPrChange>
        </w:rPr>
        <w:t xml:space="preserve">تا صبح </w:t>
      </w:r>
      <w:r w:rsidRPr="00457BB8">
        <w:rPr>
          <w:rFonts w:ascii="IRNazanin" w:hAnsi="IRNazanin" w:cs="IRNazanin"/>
          <w:sz w:val="28"/>
          <w:szCs w:val="28"/>
          <w:rtl/>
          <w:rPrChange w:id="2497" w:author="Mohammad Mohammadi" w:date="2025-07-22T21:07:00Z">
            <w:rPr>
              <w:rFonts w:ascii="IRNazanin" w:hAnsi="IRNazanin" w:cs="IRNazanin"/>
              <w:sz w:val="28"/>
              <w:szCs w:val="28"/>
              <w:rtl/>
            </w:rPr>
          </w:rPrChange>
        </w:rPr>
        <w:t xml:space="preserve">بیدار بودم و هر دو </w:t>
      </w:r>
      <w:r w:rsidR="009510BE" w:rsidRPr="00457BB8">
        <w:rPr>
          <w:rFonts w:ascii="IRNazanin" w:hAnsi="IRNazanin" w:cs="IRNazanin"/>
          <w:sz w:val="28"/>
          <w:szCs w:val="28"/>
          <w:rtl/>
          <w:rPrChange w:id="2498" w:author="Mohammad Mohammadi" w:date="2025-07-22T21:07:00Z">
            <w:rPr>
              <w:rFonts w:ascii="IRNazanin" w:hAnsi="IRNazanin" w:cs="IRNazanin"/>
              <w:sz w:val="28"/>
              <w:szCs w:val="28"/>
              <w:rtl/>
            </w:rPr>
          </w:rPrChange>
        </w:rPr>
        <w:t>نوزاد</w:t>
      </w:r>
      <w:r w:rsidRPr="00457BB8">
        <w:rPr>
          <w:rFonts w:ascii="IRNazanin" w:hAnsi="IRNazanin" w:cs="IRNazanin"/>
          <w:sz w:val="28"/>
          <w:szCs w:val="28"/>
          <w:rtl/>
          <w:rPrChange w:id="2499" w:author="Mohammad Mohammadi" w:date="2025-07-22T21:07:00Z">
            <w:rPr>
              <w:rFonts w:ascii="IRNazanin" w:hAnsi="IRNazanin" w:cs="IRNazanin"/>
              <w:sz w:val="28"/>
              <w:szCs w:val="28"/>
              <w:rtl/>
            </w:rPr>
          </w:rPrChange>
        </w:rPr>
        <w:t xml:space="preserve"> گریان را در </w:t>
      </w:r>
      <w:r w:rsidR="009510BE" w:rsidRPr="00457BB8">
        <w:rPr>
          <w:rFonts w:ascii="IRNazanin" w:hAnsi="IRNazanin" w:cs="IRNazanin"/>
          <w:sz w:val="28"/>
          <w:szCs w:val="28"/>
          <w:rtl/>
          <w:rPrChange w:id="2500" w:author="Mohammad Mohammadi" w:date="2025-07-22T21:07:00Z">
            <w:rPr>
              <w:rFonts w:ascii="IRNazanin" w:hAnsi="IRNazanin" w:cs="IRNazanin"/>
              <w:sz w:val="28"/>
              <w:szCs w:val="28"/>
              <w:rtl/>
            </w:rPr>
          </w:rPrChange>
        </w:rPr>
        <w:t>بغل</w:t>
      </w:r>
      <w:r w:rsidRPr="00457BB8">
        <w:rPr>
          <w:rFonts w:ascii="IRNazanin" w:hAnsi="IRNazanin" w:cs="IRNazanin"/>
          <w:sz w:val="28"/>
          <w:szCs w:val="28"/>
          <w:rtl/>
          <w:rPrChange w:id="2501" w:author="Mohammad Mohammadi" w:date="2025-07-22T21:07:00Z">
            <w:rPr>
              <w:rFonts w:ascii="IRNazanin" w:hAnsi="IRNazanin" w:cs="IRNazanin"/>
              <w:sz w:val="28"/>
              <w:szCs w:val="28"/>
              <w:rtl/>
            </w:rPr>
          </w:rPrChange>
        </w:rPr>
        <w:t xml:space="preserve"> گرفته بودم. تومان </w:t>
      </w:r>
      <w:del w:id="2502" w:author="Saeedi, Faiza" w:date="2025-06-06T00:07:00Z">
        <w:r w:rsidR="005F7E8C" w:rsidRPr="00457BB8" w:rsidDel="000E13F1">
          <w:rPr>
            <w:rFonts w:ascii="IRNazanin" w:hAnsi="IRNazanin" w:cs="IRNazanin"/>
            <w:sz w:val="28"/>
            <w:szCs w:val="28"/>
            <w:rtl/>
            <w:rPrChange w:id="2503" w:author="Mohammad Mohammadi" w:date="2025-07-22T21:07:00Z">
              <w:rPr>
                <w:rFonts w:ascii="IRNazanin" w:hAnsi="IRNazanin" w:cs="IRNazanin"/>
                <w:sz w:val="28"/>
                <w:szCs w:val="28"/>
                <w:rtl/>
              </w:rPr>
            </w:rPrChange>
          </w:rPr>
          <w:delText>عمیق</w:delText>
        </w:r>
        <w:r w:rsidRPr="00457BB8" w:rsidDel="000E13F1">
          <w:rPr>
            <w:rFonts w:ascii="IRNazanin" w:hAnsi="IRNazanin" w:cs="IRNazanin"/>
            <w:sz w:val="28"/>
            <w:szCs w:val="28"/>
            <w:rtl/>
            <w:rPrChange w:id="2504" w:author="Mohammad Mohammadi" w:date="2025-07-22T21:07:00Z">
              <w:rPr>
                <w:rFonts w:ascii="IRNazanin" w:hAnsi="IRNazanin" w:cs="IRNazanin"/>
                <w:sz w:val="28"/>
                <w:szCs w:val="28"/>
                <w:rtl/>
              </w:rPr>
            </w:rPrChange>
          </w:rPr>
          <w:delText xml:space="preserve"> خوابیده بود</w:delText>
        </w:r>
      </w:del>
      <w:ins w:id="2505" w:author="Saeedi, Faiza" w:date="2025-06-06T00:07:00Z">
        <w:r w:rsidR="000E13F1" w:rsidRPr="00457BB8">
          <w:rPr>
            <w:rFonts w:ascii="IRNazanin" w:hAnsi="IRNazanin" w:cs="IRNazanin" w:hint="cs"/>
            <w:sz w:val="28"/>
            <w:szCs w:val="28"/>
            <w:rtl/>
            <w:rPrChange w:id="2506" w:author="Mohammad Mohammadi" w:date="2025-07-22T21:07:00Z">
              <w:rPr>
                <w:rFonts w:ascii="IRNazanin" w:hAnsi="IRNazanin" w:cs="IRNazanin" w:hint="cs"/>
                <w:sz w:val="28"/>
                <w:szCs w:val="28"/>
                <w:rtl/>
              </w:rPr>
            </w:rPrChange>
          </w:rPr>
          <w:t>در</w:t>
        </w:r>
        <w:r w:rsidR="000E13F1" w:rsidRPr="00457BB8">
          <w:rPr>
            <w:rFonts w:ascii="IRNazanin" w:hAnsi="IRNazanin" w:cs="IRNazanin"/>
            <w:sz w:val="28"/>
            <w:szCs w:val="28"/>
            <w:rtl/>
            <w:rPrChange w:id="2507"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08" w:author="Mohammad Mohammadi" w:date="2025-07-22T21:07:00Z">
              <w:rPr>
                <w:rFonts w:ascii="IRNazanin" w:hAnsi="IRNazanin" w:cs="IRNazanin" w:hint="cs"/>
                <w:sz w:val="28"/>
                <w:szCs w:val="28"/>
                <w:rtl/>
              </w:rPr>
            </w:rPrChange>
          </w:rPr>
          <w:t>خواب</w:t>
        </w:r>
        <w:r w:rsidR="000E13F1" w:rsidRPr="00457BB8">
          <w:rPr>
            <w:rFonts w:ascii="IRNazanin" w:hAnsi="IRNazanin" w:cs="IRNazanin"/>
            <w:sz w:val="28"/>
            <w:szCs w:val="28"/>
            <w:rtl/>
            <w:rPrChange w:id="2509"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10" w:author="Mohammad Mohammadi" w:date="2025-07-22T21:07:00Z">
              <w:rPr>
                <w:rFonts w:ascii="IRNazanin" w:hAnsi="IRNazanin" w:cs="IRNazanin" w:hint="cs"/>
                <w:sz w:val="28"/>
                <w:szCs w:val="28"/>
                <w:rtl/>
              </w:rPr>
            </w:rPrChange>
          </w:rPr>
          <w:t>عمیقی</w:t>
        </w:r>
        <w:r w:rsidR="000E13F1" w:rsidRPr="00457BB8">
          <w:rPr>
            <w:rFonts w:ascii="IRNazanin" w:hAnsi="IRNazanin" w:cs="IRNazanin"/>
            <w:sz w:val="28"/>
            <w:szCs w:val="28"/>
            <w:rtl/>
            <w:rPrChange w:id="2511"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12" w:author="Mohammad Mohammadi" w:date="2025-07-22T21:07:00Z">
              <w:rPr>
                <w:rFonts w:ascii="IRNazanin" w:hAnsi="IRNazanin" w:cs="IRNazanin" w:hint="cs"/>
                <w:sz w:val="28"/>
                <w:szCs w:val="28"/>
                <w:rtl/>
              </w:rPr>
            </w:rPrChange>
          </w:rPr>
          <w:t>فرورفته</w:t>
        </w:r>
        <w:r w:rsidR="000E13F1" w:rsidRPr="00457BB8">
          <w:rPr>
            <w:rFonts w:ascii="IRNazanin" w:hAnsi="IRNazanin" w:cs="IRNazanin"/>
            <w:sz w:val="28"/>
            <w:szCs w:val="28"/>
            <w:rtl/>
            <w:rPrChange w:id="2513"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14" w:author="Mohammad Mohammadi" w:date="2025-07-22T21:07:00Z">
              <w:rPr>
                <w:rFonts w:ascii="IRNazanin" w:hAnsi="IRNazanin" w:cs="IRNazanin" w:hint="cs"/>
                <w:sz w:val="28"/>
                <w:szCs w:val="28"/>
                <w:rtl/>
              </w:rPr>
            </w:rPrChange>
          </w:rPr>
          <w:t>بود</w:t>
        </w:r>
      </w:ins>
      <w:r w:rsidRPr="00457BB8">
        <w:rPr>
          <w:rFonts w:ascii="IRNazanin" w:hAnsi="IRNazanin" w:cs="IRNazanin"/>
          <w:sz w:val="28"/>
          <w:szCs w:val="28"/>
          <w:rtl/>
          <w:rPrChange w:id="2515" w:author="Mohammad Mohammadi" w:date="2025-07-22T21:07:00Z">
            <w:rPr>
              <w:rFonts w:ascii="IRNazanin" w:hAnsi="IRNazanin" w:cs="IRNazanin"/>
              <w:sz w:val="28"/>
              <w:szCs w:val="28"/>
              <w:rtl/>
            </w:rPr>
          </w:rPrChange>
        </w:rPr>
        <w:t xml:space="preserve">، </w:t>
      </w:r>
      <w:r w:rsidR="005F7E8C" w:rsidRPr="00457BB8">
        <w:rPr>
          <w:rFonts w:ascii="IRNazanin" w:hAnsi="IRNazanin" w:cs="IRNazanin"/>
          <w:sz w:val="28"/>
          <w:szCs w:val="28"/>
          <w:rtl/>
          <w:rPrChange w:id="2516" w:author="Mohammad Mohammadi" w:date="2025-07-22T21:07:00Z">
            <w:rPr>
              <w:rFonts w:ascii="IRNazanin" w:hAnsi="IRNazanin" w:cs="IRNazanin"/>
              <w:sz w:val="28"/>
              <w:szCs w:val="28"/>
              <w:rtl/>
            </w:rPr>
          </w:rPrChange>
        </w:rPr>
        <w:t>مثل اینکه هیچ گپی نشده است.</w:t>
      </w:r>
    </w:p>
    <w:p w14:paraId="37896955" w14:textId="122D43E8" w:rsidR="000D4528" w:rsidRPr="00457BB8" w:rsidRDefault="000D4528" w:rsidP="000D4528">
      <w:pPr>
        <w:bidi/>
        <w:jc w:val="both"/>
        <w:rPr>
          <w:rFonts w:ascii="IRNazanin" w:hAnsi="IRNazanin" w:cs="IRNazanin"/>
          <w:sz w:val="28"/>
          <w:szCs w:val="28"/>
          <w:lang w:bidi="fa-IR"/>
          <w:rPrChange w:id="251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18" w:author="Mohammad Mohammadi" w:date="2025-07-22T21:07:00Z">
            <w:rPr>
              <w:rFonts w:ascii="IRNazanin" w:hAnsi="IRNazanin" w:cs="IRNazanin"/>
              <w:sz w:val="28"/>
              <w:szCs w:val="28"/>
              <w:rtl/>
            </w:rPr>
          </w:rPrChange>
        </w:rPr>
        <w:t xml:space="preserve">هنگام سپیده‌دم، وقت نماز صبح، پاکیزه استفراغ کرد. تمام آن خربزه و محتویات دیگر بیرون آمد </w:t>
      </w:r>
      <w:r w:rsidR="006E63CB" w:rsidRPr="00457BB8">
        <w:rPr>
          <w:rFonts w:ascii="IRNazanin" w:hAnsi="IRNazanin" w:cs="IRNazanin"/>
          <w:sz w:val="28"/>
          <w:szCs w:val="28"/>
          <w:rtl/>
          <w:rPrChange w:id="2519"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520" w:author="Mohammad Mohammadi" w:date="2025-07-22T21:07:00Z">
            <w:rPr>
              <w:rFonts w:ascii="IRNazanin" w:hAnsi="IRNazanin" w:cs="IRNazanin"/>
              <w:sz w:val="28"/>
              <w:szCs w:val="28"/>
              <w:rtl/>
            </w:rPr>
          </w:rPrChange>
        </w:rPr>
        <w:t xml:space="preserve"> به خدا قسم</w:t>
      </w:r>
      <w:r w:rsidR="006E63CB" w:rsidRPr="00457BB8">
        <w:rPr>
          <w:rFonts w:ascii="IRNazanin" w:hAnsi="IRNazanin" w:cs="IRNazanin"/>
          <w:sz w:val="28"/>
          <w:szCs w:val="28"/>
          <w:rtl/>
          <w:rPrChange w:id="252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522" w:author="Mohammad Mohammadi" w:date="2025-07-22T21:07:00Z">
            <w:rPr>
              <w:rFonts w:ascii="IRNazanin" w:hAnsi="IRNazanin" w:cs="IRNazanin"/>
              <w:sz w:val="28"/>
              <w:szCs w:val="28"/>
              <w:rtl/>
            </w:rPr>
          </w:rPrChange>
        </w:rPr>
        <w:t xml:space="preserve"> یک کاسه </w:t>
      </w:r>
      <w:r w:rsidR="006E63CB" w:rsidRPr="00457BB8">
        <w:rPr>
          <w:rFonts w:ascii="IRNazanin" w:hAnsi="IRNazanin" w:cs="IRNazanin"/>
          <w:sz w:val="28"/>
          <w:szCs w:val="28"/>
          <w:rtl/>
          <w:rPrChange w:id="2523" w:author="Mohammad Mohammadi" w:date="2025-07-22T21:07:00Z">
            <w:rPr>
              <w:rFonts w:ascii="IRNazanin" w:hAnsi="IRNazanin" w:cs="IRNazanin"/>
              <w:sz w:val="28"/>
              <w:szCs w:val="28"/>
              <w:rtl/>
            </w:rPr>
          </w:rPrChange>
        </w:rPr>
        <w:t>پوره</w:t>
      </w:r>
      <w:r w:rsidRPr="00457BB8">
        <w:rPr>
          <w:rFonts w:ascii="IRNazanin" w:hAnsi="IRNazanin" w:cs="IRNazanin"/>
          <w:sz w:val="28"/>
          <w:szCs w:val="28"/>
          <w:rtl/>
          <w:rPrChange w:id="2524" w:author="Mohammad Mohammadi" w:date="2025-07-22T21:07:00Z">
            <w:rPr>
              <w:rFonts w:ascii="IRNazanin" w:hAnsi="IRNazanin" w:cs="IRNazanin"/>
              <w:sz w:val="28"/>
              <w:szCs w:val="28"/>
              <w:rtl/>
            </w:rPr>
          </w:rPrChange>
        </w:rPr>
        <w:t xml:space="preserve"> بود. بوی بسیار تند و ترشی داشت، باید بینی‌ات را می‌گرفتی. کاسه را با تمام محتویاتش بیرون بردم و </w:t>
      </w:r>
      <w:r w:rsidR="00C0745B" w:rsidRPr="00457BB8">
        <w:rPr>
          <w:rFonts w:ascii="IRNazanin" w:hAnsi="IRNazanin" w:cs="IRNazanin"/>
          <w:sz w:val="28"/>
          <w:szCs w:val="28"/>
          <w:rtl/>
          <w:rPrChange w:id="2525" w:author="Mohammad Mohammadi" w:date="2025-07-22T21:07:00Z">
            <w:rPr>
              <w:rFonts w:ascii="IRNazanin" w:hAnsi="IRNazanin" w:cs="IRNazanin"/>
              <w:sz w:val="28"/>
              <w:szCs w:val="28"/>
              <w:rtl/>
            </w:rPr>
          </w:rPrChange>
        </w:rPr>
        <w:t>پیش</w:t>
      </w:r>
      <w:r w:rsidRPr="00457BB8">
        <w:rPr>
          <w:rFonts w:ascii="IRNazanin" w:hAnsi="IRNazanin" w:cs="IRNazanin"/>
          <w:sz w:val="28"/>
          <w:szCs w:val="28"/>
          <w:rtl/>
          <w:rPrChange w:id="2526" w:author="Mohammad Mohammadi" w:date="2025-07-22T21:07:00Z">
            <w:rPr>
              <w:rFonts w:ascii="IRNazanin" w:hAnsi="IRNazanin" w:cs="IRNazanin"/>
              <w:sz w:val="28"/>
              <w:szCs w:val="28"/>
              <w:rtl/>
            </w:rPr>
          </w:rPrChange>
        </w:rPr>
        <w:t xml:space="preserve"> سگ‌ها انداختم</w:t>
      </w:r>
      <w:r w:rsidRPr="00457BB8">
        <w:rPr>
          <w:rFonts w:ascii="IRNazanin" w:hAnsi="IRNazanin" w:cs="IRNazanin"/>
          <w:sz w:val="28"/>
          <w:szCs w:val="28"/>
          <w:lang w:bidi="fa-IR"/>
          <w:rPrChange w:id="2527" w:author="Mohammad Mohammadi" w:date="2025-07-22T21:07:00Z">
            <w:rPr>
              <w:rFonts w:ascii="IRNazanin" w:hAnsi="IRNazanin" w:cs="IRNazanin"/>
              <w:sz w:val="28"/>
              <w:szCs w:val="28"/>
              <w:lang w:bidi="fa-IR"/>
            </w:rPr>
          </w:rPrChange>
        </w:rPr>
        <w:t>.</w:t>
      </w:r>
    </w:p>
    <w:p w14:paraId="2D9AB92C" w14:textId="5D35077F" w:rsidR="000D4528" w:rsidRPr="00457BB8" w:rsidRDefault="000D4528" w:rsidP="000D4528">
      <w:pPr>
        <w:bidi/>
        <w:jc w:val="both"/>
        <w:rPr>
          <w:rFonts w:ascii="IRNazanin" w:hAnsi="IRNazanin" w:cs="IRNazanin"/>
          <w:sz w:val="28"/>
          <w:szCs w:val="28"/>
          <w:lang w:bidi="fa-IR"/>
          <w:rPrChange w:id="252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29" w:author="Mohammad Mohammadi" w:date="2025-07-22T21:07:00Z">
            <w:rPr>
              <w:rFonts w:ascii="IRNazanin" w:hAnsi="IRNazanin" w:cs="IRNazanin"/>
              <w:sz w:val="28"/>
              <w:szCs w:val="28"/>
              <w:rtl/>
            </w:rPr>
          </w:rPrChange>
        </w:rPr>
        <w:t xml:space="preserve">فریاد زد: «ای خدا، پدر و مادرم را </w:t>
      </w:r>
      <w:r w:rsidR="00C0745B" w:rsidRPr="00457BB8">
        <w:rPr>
          <w:rFonts w:ascii="IRNazanin" w:hAnsi="IRNazanin" w:cs="IRNazanin"/>
          <w:sz w:val="28"/>
          <w:szCs w:val="28"/>
          <w:rtl/>
          <w:rPrChange w:id="2530" w:author="Mohammad Mohammadi" w:date="2025-07-22T21:07:00Z">
            <w:rPr>
              <w:rFonts w:ascii="IRNazanin" w:hAnsi="IRNazanin" w:cs="IRNazanin"/>
              <w:sz w:val="28"/>
              <w:szCs w:val="28"/>
              <w:rtl/>
            </w:rPr>
          </w:rPrChange>
        </w:rPr>
        <w:t>صدا کنید که مریم مرا کشت</w:t>
      </w:r>
      <w:r w:rsidRPr="00457BB8">
        <w:rPr>
          <w:rFonts w:ascii="IRNazanin" w:hAnsi="IRNazanin" w:cs="IRNazanin"/>
          <w:sz w:val="28"/>
          <w:szCs w:val="28"/>
          <w:rtl/>
          <w:rPrChange w:id="2531" w:author="Mohammad Mohammadi" w:date="2025-07-22T21:07:00Z">
            <w:rPr>
              <w:rFonts w:ascii="IRNazanin" w:hAnsi="IRNazanin" w:cs="IRNazanin"/>
              <w:sz w:val="28"/>
              <w:szCs w:val="28"/>
              <w:rtl/>
            </w:rPr>
          </w:rPrChange>
        </w:rPr>
        <w:t>!»</w:t>
      </w:r>
      <w:r w:rsidR="00C0745B" w:rsidRPr="00457BB8">
        <w:rPr>
          <w:rFonts w:ascii="IRNazanin" w:hAnsi="IRNazanin" w:cs="IRNazanin"/>
          <w:sz w:val="28"/>
          <w:szCs w:val="28"/>
          <w:rtl/>
          <w:rPrChange w:id="2532" w:author="Mohammad Mohammadi" w:date="2025-07-22T21:07:00Z">
            <w:rPr>
              <w:rFonts w:ascii="IRNazanin" w:hAnsi="IRNazanin" w:cs="IRNazanin"/>
              <w:sz w:val="28"/>
              <w:szCs w:val="28"/>
              <w:rtl/>
            </w:rPr>
          </w:rPrChange>
        </w:rPr>
        <w:t>.</w:t>
      </w:r>
      <w:r w:rsidR="009E43AC" w:rsidRPr="00457BB8">
        <w:rPr>
          <w:rFonts w:ascii="IRNazanin" w:hAnsi="IRNazanin" w:cs="IRNazanin"/>
          <w:sz w:val="28"/>
          <w:szCs w:val="28"/>
          <w:rtl/>
          <w:rPrChange w:id="2533" w:author="Mohammad Mohammadi" w:date="2025-07-22T21:07:00Z">
            <w:rPr>
              <w:rFonts w:ascii="IRNazanin" w:hAnsi="IRNazanin" w:cs="IRNazanin"/>
              <w:sz w:val="28"/>
              <w:szCs w:val="28"/>
              <w:rtl/>
            </w:rPr>
          </w:rPrChange>
        </w:rPr>
        <w:t xml:space="preserve"> اما</w:t>
      </w:r>
      <w:r w:rsidRPr="00457BB8">
        <w:rPr>
          <w:rFonts w:ascii="IRNazanin" w:hAnsi="IRNazanin" w:cs="IRNazanin"/>
          <w:sz w:val="28"/>
          <w:szCs w:val="28"/>
          <w:rtl/>
          <w:rPrChange w:id="2534" w:author="Mohammad Mohammadi" w:date="2025-07-22T21:07:00Z">
            <w:rPr>
              <w:rFonts w:ascii="IRNazanin" w:hAnsi="IRNazanin" w:cs="IRNazanin"/>
              <w:sz w:val="28"/>
              <w:szCs w:val="28"/>
              <w:rtl/>
            </w:rPr>
          </w:rPrChange>
        </w:rPr>
        <w:t xml:space="preserve"> مادرش مدت‌ها پیش فوت کرده بود، یک سال پس از فوت مادر خودم. شکمش را برایش مالیدم. من واقعاً با </w:t>
      </w:r>
      <w:r w:rsidR="009E43AC" w:rsidRPr="00457BB8">
        <w:rPr>
          <w:rFonts w:ascii="IRNazanin" w:hAnsi="IRNazanin" w:cs="IRNazanin"/>
          <w:sz w:val="28"/>
          <w:szCs w:val="28"/>
          <w:rtl/>
          <w:rPrChange w:id="2535" w:author="Mohammad Mohammadi" w:date="2025-07-22T21:07:00Z">
            <w:rPr>
              <w:rFonts w:ascii="IRNazanin" w:hAnsi="IRNazanin" w:cs="IRNazanin"/>
              <w:sz w:val="28"/>
              <w:szCs w:val="28"/>
              <w:rtl/>
            </w:rPr>
          </w:rPrChange>
        </w:rPr>
        <w:t>هم‌باغم</w:t>
      </w:r>
      <w:r w:rsidRPr="00457BB8">
        <w:rPr>
          <w:rFonts w:ascii="IRNazanin" w:hAnsi="IRNazanin" w:cs="IRNazanin"/>
          <w:sz w:val="28"/>
          <w:szCs w:val="28"/>
          <w:rtl/>
          <w:rPrChange w:id="2536" w:author="Mohammad Mohammadi" w:date="2025-07-22T21:07:00Z">
            <w:rPr>
              <w:rFonts w:ascii="IRNazanin" w:hAnsi="IRNazanin" w:cs="IRNazanin"/>
              <w:sz w:val="28"/>
              <w:szCs w:val="28"/>
              <w:rtl/>
            </w:rPr>
          </w:rPrChange>
        </w:rPr>
        <w:t xml:space="preserve"> خوب بود</w:t>
      </w:r>
      <w:r w:rsidR="009E43AC" w:rsidRPr="00457BB8">
        <w:rPr>
          <w:rFonts w:ascii="IRNazanin" w:hAnsi="IRNazanin" w:cs="IRNazanin"/>
          <w:sz w:val="28"/>
          <w:szCs w:val="28"/>
          <w:rtl/>
          <w:rPrChange w:id="2537" w:author="Mohammad Mohammadi" w:date="2025-07-22T21:07:00Z">
            <w:rPr>
              <w:rFonts w:ascii="IRNazanin" w:hAnsi="IRNazanin" w:cs="IRNazanin"/>
              <w:sz w:val="28"/>
              <w:szCs w:val="28"/>
              <w:rtl/>
            </w:rPr>
          </w:rPrChange>
        </w:rPr>
        <w:t>م</w:t>
      </w:r>
      <w:r w:rsidRPr="00457BB8">
        <w:rPr>
          <w:rFonts w:ascii="IRNazanin" w:hAnsi="IRNazanin" w:cs="IRNazanin"/>
          <w:sz w:val="28"/>
          <w:szCs w:val="28"/>
          <w:rtl/>
          <w:rPrChange w:id="2538" w:author="Mohammad Mohammadi" w:date="2025-07-22T21:07:00Z">
            <w:rPr>
              <w:rFonts w:ascii="IRNazanin" w:hAnsi="IRNazanin" w:cs="IRNazanin"/>
              <w:sz w:val="28"/>
              <w:szCs w:val="28"/>
              <w:rtl/>
            </w:rPr>
          </w:rPrChange>
        </w:rPr>
        <w:t>! هرچند او با من خوب نبود</w:t>
      </w:r>
      <w:r w:rsidR="009E43AC" w:rsidRPr="00457BB8">
        <w:rPr>
          <w:rFonts w:ascii="IRNazanin" w:hAnsi="IRNazanin" w:cs="IRNazanin"/>
          <w:sz w:val="28"/>
          <w:szCs w:val="28"/>
          <w:rtl/>
          <w:lang w:bidi="fa-IR"/>
          <w:rPrChange w:id="2539" w:author="Mohammad Mohammadi" w:date="2025-07-22T21:07:00Z">
            <w:rPr>
              <w:rFonts w:ascii="IRNazanin" w:hAnsi="IRNazanin" w:cs="IRNazanin"/>
              <w:sz w:val="28"/>
              <w:szCs w:val="28"/>
              <w:rtl/>
              <w:lang w:bidi="fa-IR"/>
            </w:rPr>
          </w:rPrChange>
        </w:rPr>
        <w:t>.</w:t>
      </w:r>
    </w:p>
    <w:p w14:paraId="23BE97EA" w14:textId="3D387842" w:rsidR="000D4528" w:rsidRPr="00457BB8" w:rsidRDefault="000D4528" w:rsidP="000D4528">
      <w:pPr>
        <w:bidi/>
        <w:jc w:val="both"/>
        <w:rPr>
          <w:rFonts w:ascii="IRNazanin" w:hAnsi="IRNazanin" w:cs="IRNazanin"/>
          <w:sz w:val="28"/>
          <w:szCs w:val="28"/>
          <w:lang w:bidi="fa-IR"/>
          <w:rPrChange w:id="2540"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41" w:author="Mohammad Mohammadi" w:date="2025-07-22T21:07:00Z">
            <w:rPr>
              <w:rFonts w:ascii="IRNazanin" w:hAnsi="IRNazanin" w:cs="IRNazanin"/>
              <w:sz w:val="28"/>
              <w:szCs w:val="28"/>
              <w:rtl/>
            </w:rPr>
          </w:rPrChange>
        </w:rPr>
        <w:t xml:space="preserve">مهدی‌امین، پدر پاخال </w:t>
      </w:r>
      <w:r w:rsidR="00084AE2" w:rsidRPr="00457BB8">
        <w:rPr>
          <w:rFonts w:ascii="IRNazanin" w:hAnsi="IRNazanin" w:cs="IRNazanin"/>
          <w:sz w:val="28"/>
          <w:szCs w:val="28"/>
          <w:rtl/>
          <w:rPrChange w:id="2542"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543" w:author="Mohammad Mohammadi" w:date="2025-07-22T21:07:00Z">
            <w:rPr>
              <w:rFonts w:ascii="IRNazanin" w:hAnsi="IRNazanin" w:cs="IRNazanin"/>
              <w:sz w:val="28"/>
              <w:szCs w:val="28"/>
              <w:rtl/>
            </w:rPr>
          </w:rPrChange>
        </w:rPr>
        <w:t xml:space="preserve"> که شب آنجا </w:t>
      </w:r>
      <w:r w:rsidR="00084AE2" w:rsidRPr="00457BB8">
        <w:rPr>
          <w:rFonts w:ascii="IRNazanin" w:hAnsi="IRNazanin" w:cs="IRNazanin"/>
          <w:sz w:val="28"/>
          <w:szCs w:val="28"/>
          <w:rtl/>
          <w:rPrChange w:id="2544" w:author="Mohammad Mohammadi" w:date="2025-07-22T21:07:00Z">
            <w:rPr>
              <w:rFonts w:ascii="IRNazanin" w:hAnsi="IRNazanin" w:cs="IRNazanin"/>
              <w:sz w:val="28"/>
              <w:szCs w:val="28"/>
              <w:rtl/>
            </w:rPr>
          </w:rPrChange>
        </w:rPr>
        <w:t>مانده</w:t>
      </w:r>
      <w:r w:rsidRPr="00457BB8">
        <w:rPr>
          <w:rFonts w:ascii="IRNazanin" w:hAnsi="IRNazanin" w:cs="IRNazanin"/>
          <w:sz w:val="28"/>
          <w:szCs w:val="28"/>
          <w:rtl/>
          <w:rPrChange w:id="2545" w:author="Mohammad Mohammadi" w:date="2025-07-22T21:07:00Z">
            <w:rPr>
              <w:rFonts w:ascii="IRNazanin" w:hAnsi="IRNazanin" w:cs="IRNazanin"/>
              <w:sz w:val="28"/>
              <w:szCs w:val="28"/>
              <w:rtl/>
            </w:rPr>
          </w:rPrChange>
        </w:rPr>
        <w:t xml:space="preserve"> بود </w:t>
      </w:r>
      <w:r w:rsidR="00084AE2" w:rsidRPr="00457BB8">
        <w:rPr>
          <w:rFonts w:ascii="IRNazanin" w:hAnsi="IRNazanin" w:cs="IRNazanin"/>
          <w:sz w:val="28"/>
          <w:szCs w:val="28"/>
          <w:rtl/>
          <w:rPrChange w:id="2546"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547" w:author="Mohammad Mohammadi" w:date="2025-07-22T21:07:00Z">
            <w:rPr>
              <w:rFonts w:ascii="IRNazanin" w:hAnsi="IRNazanin" w:cs="IRNazanin"/>
              <w:sz w:val="28"/>
              <w:szCs w:val="28"/>
              <w:rtl/>
            </w:rPr>
          </w:rPrChange>
        </w:rPr>
        <w:t xml:space="preserve"> بیدار بود؛ پرسید: «مریم، چه شده؟</w:t>
      </w:r>
      <w:r w:rsidR="00084AE2" w:rsidRPr="00457BB8">
        <w:rPr>
          <w:rFonts w:ascii="IRNazanin" w:hAnsi="IRNazanin" w:cs="IRNazanin"/>
          <w:sz w:val="28"/>
          <w:szCs w:val="28"/>
          <w:rtl/>
          <w:lang w:bidi="fa-IR"/>
          <w:rPrChange w:id="2548" w:author="Mohammad Mohammadi" w:date="2025-07-22T21:07:00Z">
            <w:rPr>
              <w:rFonts w:ascii="IRNazanin" w:hAnsi="IRNazanin" w:cs="IRNazanin"/>
              <w:sz w:val="28"/>
              <w:szCs w:val="28"/>
              <w:rtl/>
              <w:lang w:bidi="fa-IR"/>
            </w:rPr>
          </w:rPrChange>
        </w:rPr>
        <w:t>»</w:t>
      </w:r>
    </w:p>
    <w:p w14:paraId="61D6B80F" w14:textId="127A3B8F" w:rsidR="000D4528" w:rsidRPr="00457BB8" w:rsidRDefault="000D4528" w:rsidP="000D4528">
      <w:pPr>
        <w:bidi/>
        <w:jc w:val="both"/>
        <w:rPr>
          <w:rFonts w:ascii="IRNazanin" w:hAnsi="IRNazanin" w:cs="IRNazanin"/>
          <w:sz w:val="28"/>
          <w:szCs w:val="28"/>
          <w:rtl/>
          <w:lang w:bidi="fa-IR"/>
          <w:rPrChange w:id="2549"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550" w:author="Mohammad Mohammadi" w:date="2025-07-22T21:07:00Z">
            <w:rPr>
              <w:rFonts w:ascii="IRNazanin" w:hAnsi="IRNazanin" w:cs="IRNazanin"/>
              <w:sz w:val="28"/>
              <w:szCs w:val="28"/>
              <w:rtl/>
            </w:rPr>
          </w:rPrChange>
        </w:rPr>
        <w:t>گفتم: «شکمش خیلی درد می‌کند</w:t>
      </w:r>
      <w:r w:rsidR="00084AE2" w:rsidRPr="00457BB8">
        <w:rPr>
          <w:rFonts w:ascii="IRNazanin" w:hAnsi="IRNazanin" w:cs="IRNazanin"/>
          <w:sz w:val="28"/>
          <w:szCs w:val="28"/>
          <w:rtl/>
          <w:lang w:bidi="fa-IR"/>
          <w:rPrChange w:id="2551" w:author="Mohammad Mohammadi" w:date="2025-07-22T21:07:00Z">
            <w:rPr>
              <w:rFonts w:ascii="IRNazanin" w:hAnsi="IRNazanin" w:cs="IRNazanin"/>
              <w:sz w:val="28"/>
              <w:szCs w:val="28"/>
              <w:rtl/>
              <w:lang w:bidi="fa-IR"/>
            </w:rPr>
          </w:rPrChange>
        </w:rPr>
        <w:t>».</w:t>
      </w:r>
    </w:p>
    <w:p w14:paraId="055FFF4E" w14:textId="2D1A066B" w:rsidR="000D4528" w:rsidRPr="00457BB8" w:rsidRDefault="000D4528" w:rsidP="000D4528">
      <w:pPr>
        <w:bidi/>
        <w:jc w:val="both"/>
        <w:rPr>
          <w:rFonts w:ascii="IRNazanin" w:hAnsi="IRNazanin" w:cs="IRNazanin"/>
          <w:sz w:val="28"/>
          <w:szCs w:val="28"/>
          <w:lang w:bidi="fa-IR"/>
          <w:rPrChange w:id="255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53" w:author="Mohammad Mohammadi" w:date="2025-07-22T21:07:00Z">
            <w:rPr>
              <w:rFonts w:ascii="IRNazanin" w:hAnsi="IRNazanin" w:cs="IRNazanin"/>
              <w:sz w:val="28"/>
              <w:szCs w:val="28"/>
              <w:rtl/>
            </w:rPr>
          </w:rPrChange>
        </w:rPr>
        <w:t>تومان بیدار شد و صدا زد: «هی دختر</w:t>
      </w:r>
      <w:r w:rsidR="00EE242B" w:rsidRPr="00457BB8">
        <w:rPr>
          <w:rFonts w:ascii="IRNazanin" w:hAnsi="IRNazanin" w:cs="IRNazanin"/>
          <w:sz w:val="28"/>
          <w:szCs w:val="28"/>
          <w:rtl/>
          <w:rPrChange w:id="2554" w:author="Mohammad Mohammadi" w:date="2025-07-22T21:07:00Z">
            <w:rPr>
              <w:rFonts w:ascii="IRNazanin" w:hAnsi="IRNazanin" w:cs="IRNazanin"/>
              <w:sz w:val="28"/>
              <w:szCs w:val="28"/>
              <w:rtl/>
            </w:rPr>
          </w:rPrChange>
        </w:rPr>
        <w:t xml:space="preserve"> گپ چیست؟</w:t>
      </w:r>
      <w:r w:rsidR="00EE242B" w:rsidRPr="00457BB8">
        <w:rPr>
          <w:rFonts w:ascii="IRNazanin" w:hAnsi="IRNazanin" w:cs="IRNazanin"/>
          <w:sz w:val="28"/>
          <w:szCs w:val="28"/>
          <w:rtl/>
          <w:lang w:bidi="fa-IR"/>
          <w:rPrChange w:id="2555" w:author="Mohammad Mohammadi" w:date="2025-07-22T21:07:00Z">
            <w:rPr>
              <w:rFonts w:ascii="IRNazanin" w:hAnsi="IRNazanin" w:cs="IRNazanin"/>
              <w:sz w:val="28"/>
              <w:szCs w:val="28"/>
              <w:rtl/>
              <w:lang w:bidi="fa-IR"/>
            </w:rPr>
          </w:rPrChange>
        </w:rPr>
        <w:t>»</w:t>
      </w:r>
      <w:r w:rsidRPr="00457BB8">
        <w:rPr>
          <w:rFonts w:ascii="IRNazanin" w:hAnsi="IRNazanin" w:cs="IRNazanin"/>
          <w:sz w:val="28"/>
          <w:szCs w:val="28"/>
          <w:rtl/>
          <w:rPrChange w:id="2556" w:author="Mohammad Mohammadi" w:date="2025-07-22T21:07:00Z">
            <w:rPr>
              <w:rFonts w:ascii="IRNazanin" w:hAnsi="IRNazanin" w:cs="IRNazanin"/>
              <w:sz w:val="28"/>
              <w:szCs w:val="28"/>
              <w:rtl/>
            </w:rPr>
          </w:rPrChange>
        </w:rPr>
        <w:t xml:space="preserve"> او مرا «دختر» صدا می‌کرد</w:t>
      </w:r>
      <w:r w:rsidR="00EE242B" w:rsidRPr="00457BB8">
        <w:rPr>
          <w:rFonts w:ascii="IRNazanin" w:hAnsi="IRNazanin" w:cs="IRNazanin"/>
          <w:sz w:val="28"/>
          <w:szCs w:val="28"/>
          <w:rtl/>
          <w:rPrChange w:id="2557" w:author="Mohammad Mohammadi" w:date="2025-07-22T21:07:00Z">
            <w:rPr>
              <w:rFonts w:ascii="IRNazanin" w:hAnsi="IRNazanin" w:cs="IRNazanin"/>
              <w:sz w:val="28"/>
              <w:szCs w:val="28"/>
              <w:rtl/>
            </w:rPr>
          </w:rPrChange>
        </w:rPr>
        <w:t>.</w:t>
      </w:r>
    </w:p>
    <w:p w14:paraId="4ED1FD5F" w14:textId="38CF7134" w:rsidR="000D4528" w:rsidRPr="00457BB8" w:rsidRDefault="000D4528" w:rsidP="000D4528">
      <w:pPr>
        <w:bidi/>
        <w:jc w:val="both"/>
        <w:rPr>
          <w:rFonts w:ascii="IRNazanin" w:hAnsi="IRNazanin" w:cs="IRNazanin"/>
          <w:sz w:val="28"/>
          <w:szCs w:val="28"/>
          <w:lang w:bidi="fa-IR"/>
          <w:rPrChange w:id="255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59" w:author="Mohammad Mohammadi" w:date="2025-07-22T21:07:00Z">
            <w:rPr>
              <w:rFonts w:ascii="IRNazanin" w:hAnsi="IRNazanin" w:cs="IRNazanin"/>
              <w:sz w:val="28"/>
              <w:szCs w:val="28"/>
              <w:rtl/>
            </w:rPr>
          </w:rPrChange>
        </w:rPr>
        <w:t xml:space="preserve">به او گفتم: «پاکیزه دل‌درد </w:t>
      </w:r>
      <w:r w:rsidR="00872D8A" w:rsidRPr="00457BB8">
        <w:rPr>
          <w:rFonts w:ascii="IRNazanin" w:hAnsi="IRNazanin" w:cs="IRNazanin"/>
          <w:sz w:val="28"/>
          <w:szCs w:val="28"/>
          <w:rtl/>
          <w:rPrChange w:id="2560" w:author="Mohammad Mohammadi" w:date="2025-07-22T21:07:00Z">
            <w:rPr>
              <w:rFonts w:ascii="IRNazanin" w:hAnsi="IRNazanin" w:cs="IRNazanin"/>
              <w:sz w:val="28"/>
              <w:szCs w:val="28"/>
              <w:rtl/>
            </w:rPr>
          </w:rPrChange>
        </w:rPr>
        <w:t>است</w:t>
      </w:r>
      <w:r w:rsidRPr="00457BB8">
        <w:rPr>
          <w:rFonts w:ascii="IRNazanin" w:hAnsi="IRNazanin" w:cs="IRNazanin"/>
          <w:sz w:val="28"/>
          <w:szCs w:val="28"/>
          <w:rtl/>
          <w:rPrChange w:id="2561" w:author="Mohammad Mohammadi" w:date="2025-07-22T21:07:00Z">
            <w:rPr>
              <w:rFonts w:ascii="IRNazanin" w:hAnsi="IRNazanin" w:cs="IRNazanin"/>
              <w:sz w:val="28"/>
              <w:szCs w:val="28"/>
              <w:rtl/>
            </w:rPr>
          </w:rPrChange>
        </w:rPr>
        <w:t xml:space="preserve">. </w:t>
      </w:r>
      <w:r w:rsidR="00872D8A" w:rsidRPr="00457BB8">
        <w:rPr>
          <w:rFonts w:ascii="IRNazanin" w:hAnsi="IRNazanin" w:cs="IRNazanin"/>
          <w:sz w:val="28"/>
          <w:szCs w:val="28"/>
          <w:rtl/>
          <w:rPrChange w:id="2562" w:author="Mohammad Mohammadi" w:date="2025-07-22T21:07:00Z">
            <w:rPr>
              <w:rFonts w:ascii="IRNazanin" w:hAnsi="IRNazanin" w:cs="IRNazanin"/>
              <w:sz w:val="28"/>
              <w:szCs w:val="28"/>
              <w:rtl/>
            </w:rPr>
          </w:rPrChange>
        </w:rPr>
        <w:t xml:space="preserve">شب </w:t>
      </w:r>
      <w:r w:rsidRPr="00457BB8">
        <w:rPr>
          <w:rFonts w:ascii="IRNazanin" w:hAnsi="IRNazanin" w:cs="IRNazanin"/>
          <w:sz w:val="28"/>
          <w:szCs w:val="28"/>
          <w:rtl/>
          <w:rPrChange w:id="2563" w:author="Mohammad Mohammadi" w:date="2025-07-22T21:07:00Z">
            <w:rPr>
              <w:rFonts w:ascii="IRNazanin" w:hAnsi="IRNazanin" w:cs="IRNazanin"/>
              <w:sz w:val="28"/>
              <w:szCs w:val="28"/>
              <w:rtl/>
            </w:rPr>
          </w:rPrChange>
        </w:rPr>
        <w:t>گفتم</w:t>
      </w:r>
      <w:r w:rsidR="00872D8A" w:rsidRPr="00457BB8">
        <w:rPr>
          <w:rFonts w:ascii="IRNazanin" w:hAnsi="IRNazanin" w:cs="IRNazanin"/>
          <w:sz w:val="28"/>
          <w:szCs w:val="28"/>
          <w:rtl/>
          <w:rPrChange w:id="2564" w:author="Mohammad Mohammadi" w:date="2025-07-22T21:07:00Z">
            <w:rPr>
              <w:rFonts w:ascii="IRNazanin" w:hAnsi="IRNazanin" w:cs="IRNazanin"/>
              <w:sz w:val="28"/>
              <w:szCs w:val="28"/>
              <w:rtl/>
            </w:rPr>
          </w:rPrChange>
        </w:rPr>
        <w:t xml:space="preserve">ش که </w:t>
      </w:r>
      <w:r w:rsidRPr="00457BB8">
        <w:rPr>
          <w:rFonts w:ascii="IRNazanin" w:hAnsi="IRNazanin" w:cs="IRNazanin"/>
          <w:sz w:val="28"/>
          <w:szCs w:val="28"/>
          <w:rtl/>
          <w:rPrChange w:id="2565" w:author="Mohammad Mohammadi" w:date="2025-07-22T21:07:00Z">
            <w:rPr>
              <w:rFonts w:ascii="IRNazanin" w:hAnsi="IRNazanin" w:cs="IRNazanin"/>
              <w:sz w:val="28"/>
              <w:szCs w:val="28"/>
              <w:rtl/>
            </w:rPr>
          </w:rPrChange>
        </w:rPr>
        <w:t>خربزه نخور، برایت خوب نیس</w:t>
      </w:r>
      <w:r w:rsidR="00872D8A" w:rsidRPr="00457BB8">
        <w:rPr>
          <w:rFonts w:ascii="IRNazanin" w:hAnsi="IRNazanin" w:cs="IRNazanin"/>
          <w:sz w:val="28"/>
          <w:szCs w:val="28"/>
          <w:rtl/>
          <w:lang w:bidi="fa-IR"/>
          <w:rPrChange w:id="2566" w:author="Mohammad Mohammadi" w:date="2025-07-22T21:07:00Z">
            <w:rPr>
              <w:rFonts w:ascii="IRNazanin" w:hAnsi="IRNazanin" w:cs="IRNazanin"/>
              <w:sz w:val="28"/>
              <w:szCs w:val="28"/>
              <w:rtl/>
              <w:lang w:bidi="fa-IR"/>
            </w:rPr>
          </w:rPrChange>
        </w:rPr>
        <w:t>ت».</w:t>
      </w:r>
    </w:p>
    <w:p w14:paraId="68F1FB87" w14:textId="1CAEE92E" w:rsidR="000D4528" w:rsidRPr="00457BB8" w:rsidRDefault="000D4528" w:rsidP="000D4528">
      <w:pPr>
        <w:bidi/>
        <w:jc w:val="both"/>
        <w:rPr>
          <w:rFonts w:ascii="IRNazanin" w:hAnsi="IRNazanin" w:cs="IRNazanin"/>
          <w:sz w:val="28"/>
          <w:szCs w:val="28"/>
          <w:lang w:bidi="fa-IR"/>
          <w:rPrChange w:id="256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568" w:author="Mohammad Mohammadi" w:date="2025-07-22T21:07:00Z">
            <w:rPr>
              <w:rFonts w:ascii="IRNazanin" w:hAnsi="IRNazanin" w:cs="IRNazanin"/>
              <w:sz w:val="28"/>
              <w:szCs w:val="28"/>
              <w:rtl/>
            </w:rPr>
          </w:rPrChange>
        </w:rPr>
        <w:t xml:space="preserve">او به پاکیزه فحش داد: «زن </w:t>
      </w:r>
      <w:del w:id="2569" w:author="Saeedi, Faiza" w:date="2025-06-29T22:42:00Z">
        <w:r w:rsidRPr="00457BB8" w:rsidDel="00212C78">
          <w:rPr>
            <w:rFonts w:ascii="IRNazanin" w:hAnsi="IRNazanin" w:cs="IRNazanin"/>
            <w:sz w:val="28"/>
            <w:szCs w:val="28"/>
            <w:rtl/>
            <w:rPrChange w:id="2570" w:author="Mohammad Mohammadi" w:date="2025-07-22T21:07:00Z">
              <w:rPr>
                <w:rFonts w:ascii="IRNazanin" w:hAnsi="IRNazanin" w:cs="IRNazanin"/>
                <w:sz w:val="28"/>
                <w:szCs w:val="28"/>
                <w:rtl/>
              </w:rPr>
            </w:rPrChange>
          </w:rPr>
          <w:delText>احمق</w:delText>
        </w:r>
      </w:del>
      <w:ins w:id="2571" w:author="Saeedi, Faiza" w:date="2025-06-29T22:42:00Z">
        <w:r w:rsidR="00212C78" w:rsidRPr="00457BB8">
          <w:rPr>
            <w:rFonts w:ascii="IRNazanin" w:hAnsi="IRNazanin" w:cs="IRNazanin" w:hint="cs"/>
            <w:sz w:val="28"/>
            <w:szCs w:val="28"/>
            <w:rtl/>
            <w:rPrChange w:id="2572" w:author="Mohammad Mohammadi" w:date="2025-07-22T21:07:00Z">
              <w:rPr>
                <w:rFonts w:ascii="IRNazanin" w:hAnsi="IRNazanin" w:cs="IRNazanin" w:hint="cs"/>
                <w:sz w:val="28"/>
                <w:szCs w:val="28"/>
                <w:rtl/>
              </w:rPr>
            </w:rPrChange>
          </w:rPr>
          <w:t>نفهم</w:t>
        </w:r>
      </w:ins>
      <w:r w:rsidRPr="00457BB8">
        <w:rPr>
          <w:rFonts w:ascii="IRNazanin" w:hAnsi="IRNazanin" w:cs="IRNazanin"/>
          <w:sz w:val="28"/>
          <w:szCs w:val="28"/>
          <w:rtl/>
          <w:rPrChange w:id="2573" w:author="Mohammad Mohammadi" w:date="2025-07-22T21:07:00Z">
            <w:rPr>
              <w:rFonts w:ascii="IRNazanin" w:hAnsi="IRNazanin" w:cs="IRNazanin"/>
              <w:sz w:val="28"/>
              <w:szCs w:val="28"/>
              <w:rtl/>
            </w:rPr>
          </w:rPrChange>
        </w:rPr>
        <w:t xml:space="preserve">! </w:t>
      </w:r>
      <w:r w:rsidR="004F6A7B" w:rsidRPr="00457BB8">
        <w:rPr>
          <w:rFonts w:ascii="IRNazanin" w:hAnsi="IRNazanin" w:cs="IRNazanin"/>
          <w:sz w:val="28"/>
          <w:szCs w:val="28"/>
          <w:rtl/>
          <w:rPrChange w:id="2574" w:author="Mohammad Mohammadi" w:date="2025-07-22T21:07:00Z">
            <w:rPr>
              <w:rFonts w:ascii="IRNazanin" w:hAnsi="IRNazanin" w:cs="IRNazanin"/>
              <w:sz w:val="28"/>
              <w:szCs w:val="28"/>
              <w:rtl/>
            </w:rPr>
          </w:rPrChange>
        </w:rPr>
        <w:t>خوب</w:t>
      </w:r>
      <w:r w:rsidRPr="00457BB8">
        <w:rPr>
          <w:rFonts w:ascii="IRNazanin" w:hAnsi="IRNazanin" w:cs="IRNazanin"/>
          <w:sz w:val="28"/>
          <w:szCs w:val="28"/>
          <w:rtl/>
          <w:rPrChange w:id="2575" w:author="Mohammad Mohammadi" w:date="2025-07-22T21:07:00Z">
            <w:rPr>
              <w:rFonts w:ascii="IRNazanin" w:hAnsi="IRNazanin" w:cs="IRNazanin"/>
              <w:sz w:val="28"/>
              <w:szCs w:val="28"/>
              <w:rtl/>
            </w:rPr>
          </w:rPrChange>
        </w:rPr>
        <w:t xml:space="preserve"> گفت</w:t>
      </w:r>
      <w:r w:rsidR="004F6A7B" w:rsidRPr="00457BB8">
        <w:rPr>
          <w:rFonts w:ascii="IRNazanin" w:hAnsi="IRNazanin" w:cs="IRNazanin"/>
          <w:sz w:val="28"/>
          <w:szCs w:val="28"/>
          <w:rtl/>
          <w:rPrChange w:id="2576" w:author="Mohammad Mohammadi" w:date="2025-07-22T21:07:00Z">
            <w:rPr>
              <w:rFonts w:ascii="IRNazanin" w:hAnsi="IRNazanin" w:cs="IRNazanin"/>
              <w:sz w:val="28"/>
              <w:szCs w:val="28"/>
              <w:rtl/>
            </w:rPr>
          </w:rPrChange>
        </w:rPr>
        <w:t>ت که</w:t>
      </w:r>
      <w:r w:rsidRPr="00457BB8">
        <w:rPr>
          <w:rFonts w:ascii="IRNazanin" w:hAnsi="IRNazanin" w:cs="IRNazanin"/>
          <w:sz w:val="28"/>
          <w:szCs w:val="28"/>
          <w:rtl/>
          <w:rPrChange w:id="2577" w:author="Mohammad Mohammadi" w:date="2025-07-22T21:07:00Z">
            <w:rPr>
              <w:rFonts w:ascii="IRNazanin" w:hAnsi="IRNazanin" w:cs="IRNazanin"/>
              <w:sz w:val="28"/>
              <w:szCs w:val="28"/>
              <w:rtl/>
            </w:rPr>
          </w:rPrChange>
        </w:rPr>
        <w:t xml:space="preserve"> نخور، </w:t>
      </w:r>
      <w:r w:rsidR="00E07406" w:rsidRPr="00457BB8">
        <w:rPr>
          <w:rFonts w:ascii="IRNazanin" w:hAnsi="IRNazanin" w:cs="IRNazanin"/>
          <w:sz w:val="28"/>
          <w:szCs w:val="28"/>
          <w:rtl/>
          <w:rPrChange w:id="2578" w:author="Mohammad Mohammadi" w:date="2025-07-22T21:07:00Z">
            <w:rPr>
              <w:rFonts w:ascii="IRNazanin" w:hAnsi="IRNazanin" w:cs="IRNazanin"/>
              <w:sz w:val="28"/>
              <w:szCs w:val="28"/>
              <w:rtl/>
            </w:rPr>
          </w:rPrChange>
        </w:rPr>
        <w:t>بازم</w:t>
      </w:r>
      <w:r w:rsidRPr="00457BB8">
        <w:rPr>
          <w:rFonts w:ascii="IRNazanin" w:hAnsi="IRNazanin" w:cs="IRNazanin"/>
          <w:sz w:val="28"/>
          <w:szCs w:val="28"/>
          <w:rtl/>
          <w:rPrChange w:id="2579" w:author="Mohammad Mohammadi" w:date="2025-07-22T21:07:00Z">
            <w:rPr>
              <w:rFonts w:ascii="IRNazanin" w:hAnsi="IRNazanin" w:cs="IRNazanin"/>
              <w:sz w:val="28"/>
              <w:szCs w:val="28"/>
              <w:rtl/>
            </w:rPr>
          </w:rPrChange>
        </w:rPr>
        <w:t xml:space="preserve"> </w:t>
      </w:r>
      <w:r w:rsidR="004F6A7B" w:rsidRPr="00457BB8">
        <w:rPr>
          <w:rFonts w:ascii="IRNazanin" w:hAnsi="IRNazanin" w:cs="IRNazanin"/>
          <w:sz w:val="28"/>
          <w:szCs w:val="28"/>
          <w:rtl/>
          <w:rPrChange w:id="2580" w:author="Mohammad Mohammadi" w:date="2025-07-22T21:07:00Z">
            <w:rPr>
              <w:rFonts w:ascii="IRNazanin" w:hAnsi="IRNazanin" w:cs="IRNazanin"/>
              <w:sz w:val="28"/>
              <w:szCs w:val="28"/>
              <w:rtl/>
            </w:rPr>
          </w:rPrChange>
        </w:rPr>
        <w:t>به گپش گوش نکردی</w:t>
      </w:r>
      <w:r w:rsidRPr="00457BB8">
        <w:rPr>
          <w:rFonts w:ascii="IRNazanin" w:hAnsi="IRNazanin" w:cs="IRNazanin"/>
          <w:sz w:val="28"/>
          <w:szCs w:val="28"/>
          <w:rtl/>
          <w:rPrChange w:id="2581" w:author="Mohammad Mohammadi" w:date="2025-07-22T21:07:00Z">
            <w:rPr>
              <w:rFonts w:ascii="IRNazanin" w:hAnsi="IRNazanin" w:cs="IRNazanin"/>
              <w:sz w:val="28"/>
              <w:szCs w:val="28"/>
              <w:rtl/>
            </w:rPr>
          </w:rPrChange>
        </w:rPr>
        <w:t>»</w:t>
      </w:r>
      <w:r w:rsidR="004F6A7B" w:rsidRPr="00457BB8">
        <w:rPr>
          <w:rFonts w:ascii="IRNazanin" w:hAnsi="IRNazanin" w:cs="IRNazanin"/>
          <w:sz w:val="28"/>
          <w:szCs w:val="28"/>
          <w:rtl/>
          <w:rPrChange w:id="258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583" w:author="Mohammad Mohammadi" w:date="2025-07-22T21:07:00Z">
            <w:rPr>
              <w:rFonts w:ascii="IRNazanin" w:hAnsi="IRNazanin" w:cs="IRNazanin"/>
              <w:sz w:val="28"/>
              <w:szCs w:val="28"/>
              <w:rtl/>
            </w:rPr>
          </w:rPrChange>
        </w:rPr>
        <w:t xml:space="preserve"> پسری را</w:t>
      </w:r>
      <w:r w:rsidR="00F75427" w:rsidRPr="00457BB8">
        <w:rPr>
          <w:rFonts w:ascii="IRNazanin" w:hAnsi="IRNazanin" w:cs="IRNazanin"/>
          <w:sz w:val="28"/>
          <w:szCs w:val="28"/>
          <w:rtl/>
          <w:rPrChange w:id="2584" w:author="Mohammad Mohammadi" w:date="2025-07-22T21:07:00Z">
            <w:rPr>
              <w:rFonts w:ascii="IRNazanin" w:hAnsi="IRNazanin" w:cs="IRNazanin"/>
              <w:sz w:val="28"/>
              <w:szCs w:val="28"/>
              <w:rtl/>
            </w:rPr>
          </w:rPrChange>
        </w:rPr>
        <w:t xml:space="preserve"> پشت چیزی</w:t>
      </w:r>
      <w:r w:rsidRPr="00457BB8">
        <w:rPr>
          <w:rFonts w:ascii="IRNazanin" w:hAnsi="IRNazanin" w:cs="IRNazanin"/>
          <w:sz w:val="28"/>
          <w:szCs w:val="28"/>
          <w:rtl/>
          <w:rPrChange w:id="2585" w:author="Mohammad Mohammadi" w:date="2025-07-22T21:07:00Z">
            <w:rPr>
              <w:rFonts w:ascii="IRNazanin" w:hAnsi="IRNazanin" w:cs="IRNazanin"/>
              <w:sz w:val="28"/>
              <w:szCs w:val="28"/>
              <w:rtl/>
            </w:rPr>
          </w:rPrChange>
        </w:rPr>
        <w:t xml:space="preserve"> فرستاد </w:t>
      </w:r>
      <w:r w:rsidR="00F75427" w:rsidRPr="00457BB8">
        <w:rPr>
          <w:rFonts w:ascii="IRNazanin" w:hAnsi="IRNazanin" w:cs="IRNazanin"/>
          <w:sz w:val="28"/>
          <w:szCs w:val="28"/>
          <w:rtl/>
          <w:rPrChange w:id="2586" w:author="Mohammad Mohammadi" w:date="2025-07-22T21:07:00Z">
            <w:rPr>
              <w:rFonts w:ascii="IRNazanin" w:hAnsi="IRNazanin" w:cs="IRNazanin"/>
              <w:sz w:val="28"/>
              <w:szCs w:val="28"/>
              <w:rtl/>
            </w:rPr>
          </w:rPrChange>
        </w:rPr>
        <w:t xml:space="preserve">ـ </w:t>
      </w:r>
      <w:r w:rsidRPr="00457BB8">
        <w:rPr>
          <w:rFonts w:ascii="IRNazanin" w:hAnsi="IRNazanin" w:cs="IRNazanin"/>
          <w:sz w:val="28"/>
          <w:szCs w:val="28"/>
          <w:rtl/>
          <w:rPrChange w:id="2587" w:author="Mohammad Mohammadi" w:date="2025-07-22T21:07:00Z">
            <w:rPr>
              <w:rFonts w:ascii="IRNazanin" w:hAnsi="IRNazanin" w:cs="IRNazanin"/>
              <w:sz w:val="28"/>
              <w:szCs w:val="28"/>
              <w:rtl/>
            </w:rPr>
          </w:rPrChange>
        </w:rPr>
        <w:t>«</w:t>
      </w:r>
      <w:r w:rsidR="00F75427" w:rsidRPr="00457BB8">
        <w:rPr>
          <w:rFonts w:ascii="IRNazanin" w:hAnsi="IRNazanin" w:cs="IRNazanin"/>
          <w:sz w:val="28"/>
          <w:szCs w:val="28"/>
          <w:rtl/>
          <w:rPrChange w:id="2588" w:author="Mohammad Mohammadi" w:date="2025-07-22T21:07:00Z">
            <w:rPr>
              <w:rFonts w:ascii="IRNazanin" w:hAnsi="IRNazanin" w:cs="IRNazanin"/>
              <w:sz w:val="28"/>
              <w:szCs w:val="28"/>
              <w:rtl/>
            </w:rPr>
          </w:rPrChange>
        </w:rPr>
        <w:t>تیز باش</w:t>
      </w:r>
      <w:r w:rsidRPr="00457BB8">
        <w:rPr>
          <w:rFonts w:ascii="IRNazanin" w:hAnsi="IRNazanin" w:cs="IRNazanin"/>
          <w:sz w:val="28"/>
          <w:szCs w:val="28"/>
          <w:rtl/>
          <w:rPrChange w:id="2589" w:author="Mohammad Mohammadi" w:date="2025-07-22T21:07:00Z">
            <w:rPr>
              <w:rFonts w:ascii="IRNazanin" w:hAnsi="IRNazanin" w:cs="IRNazanin"/>
              <w:sz w:val="28"/>
              <w:szCs w:val="28"/>
              <w:rtl/>
            </w:rPr>
          </w:rPrChange>
        </w:rPr>
        <w:t xml:space="preserve">، </w:t>
      </w:r>
      <w:r w:rsidR="00F75427" w:rsidRPr="00457BB8">
        <w:rPr>
          <w:rFonts w:ascii="IRNazanin" w:hAnsi="IRNazanin" w:cs="IRNazanin"/>
          <w:sz w:val="28"/>
          <w:szCs w:val="28"/>
          <w:rtl/>
          <w:rPrChange w:id="2590" w:author="Mohammad Mohammadi" w:date="2025-07-22T21:07:00Z">
            <w:rPr>
              <w:rFonts w:ascii="IRNazanin" w:hAnsi="IRNazanin" w:cs="IRNazanin"/>
              <w:sz w:val="28"/>
              <w:szCs w:val="28"/>
              <w:rtl/>
            </w:rPr>
          </w:rPrChange>
        </w:rPr>
        <w:t xml:space="preserve">زنم </w:t>
      </w:r>
      <w:del w:id="2591" w:author="Saeedi, Faiza" w:date="2025-06-06T00:08:00Z">
        <w:r w:rsidRPr="00457BB8" w:rsidDel="000E13F1">
          <w:rPr>
            <w:rFonts w:ascii="IRNazanin" w:hAnsi="IRNazanin" w:cs="IRNazanin"/>
            <w:sz w:val="28"/>
            <w:szCs w:val="28"/>
            <w:rtl/>
            <w:rPrChange w:id="2592" w:author="Mohammad Mohammadi" w:date="2025-07-22T21:07:00Z">
              <w:rPr>
                <w:rFonts w:ascii="IRNazanin" w:hAnsi="IRNazanin" w:cs="IRNazanin"/>
                <w:sz w:val="28"/>
                <w:szCs w:val="28"/>
                <w:rtl/>
              </w:rPr>
            </w:rPrChange>
          </w:rPr>
          <w:delText>دارد می‌میرد</w:delText>
        </w:r>
      </w:del>
      <w:ins w:id="2593" w:author="Saeedi, Faiza" w:date="2025-06-06T00:08:00Z">
        <w:r w:rsidR="000E13F1" w:rsidRPr="00457BB8">
          <w:rPr>
            <w:rFonts w:ascii="IRNazanin" w:hAnsi="IRNazanin" w:cs="IRNazanin" w:hint="cs"/>
            <w:sz w:val="28"/>
            <w:szCs w:val="28"/>
            <w:rtl/>
            <w:rPrChange w:id="2594" w:author="Mohammad Mohammadi" w:date="2025-07-22T21:07:00Z">
              <w:rPr>
                <w:rFonts w:ascii="IRNazanin" w:hAnsi="IRNazanin" w:cs="IRNazanin" w:hint="cs"/>
                <w:sz w:val="28"/>
                <w:szCs w:val="28"/>
                <w:rtl/>
              </w:rPr>
            </w:rPrChange>
          </w:rPr>
          <w:t>در</w:t>
        </w:r>
        <w:r w:rsidR="000E13F1" w:rsidRPr="00457BB8">
          <w:rPr>
            <w:rFonts w:ascii="IRNazanin" w:hAnsi="IRNazanin" w:cs="IRNazanin"/>
            <w:sz w:val="28"/>
            <w:szCs w:val="28"/>
            <w:rtl/>
            <w:rPrChange w:id="2595"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96" w:author="Mohammad Mohammadi" w:date="2025-07-22T21:07:00Z">
              <w:rPr>
                <w:rFonts w:ascii="IRNazanin" w:hAnsi="IRNazanin" w:cs="IRNazanin" w:hint="cs"/>
                <w:sz w:val="28"/>
                <w:szCs w:val="28"/>
                <w:rtl/>
              </w:rPr>
            </w:rPrChange>
          </w:rPr>
          <w:t>حال</w:t>
        </w:r>
        <w:r w:rsidR="000E13F1" w:rsidRPr="00457BB8">
          <w:rPr>
            <w:rFonts w:ascii="IRNazanin" w:hAnsi="IRNazanin" w:cs="IRNazanin"/>
            <w:sz w:val="28"/>
            <w:szCs w:val="28"/>
            <w:rtl/>
            <w:rPrChange w:id="2597"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598" w:author="Mohammad Mohammadi" w:date="2025-07-22T21:07:00Z">
              <w:rPr>
                <w:rFonts w:ascii="IRNazanin" w:hAnsi="IRNazanin" w:cs="IRNazanin" w:hint="cs"/>
                <w:sz w:val="28"/>
                <w:szCs w:val="28"/>
                <w:rtl/>
              </w:rPr>
            </w:rPrChange>
          </w:rPr>
          <w:t>مردن</w:t>
        </w:r>
        <w:r w:rsidR="000E13F1" w:rsidRPr="00457BB8">
          <w:rPr>
            <w:rFonts w:ascii="IRNazanin" w:hAnsi="IRNazanin" w:cs="IRNazanin"/>
            <w:sz w:val="28"/>
            <w:szCs w:val="28"/>
            <w:rtl/>
            <w:rPrChange w:id="2599" w:author="Mohammad Mohammadi" w:date="2025-07-22T21:07:00Z">
              <w:rPr>
                <w:rFonts w:ascii="IRNazanin" w:hAnsi="IRNazanin" w:cs="IRNazanin"/>
                <w:sz w:val="28"/>
                <w:szCs w:val="28"/>
                <w:rtl/>
              </w:rPr>
            </w:rPrChange>
          </w:rPr>
          <w:t xml:space="preserve"> </w:t>
        </w:r>
        <w:r w:rsidR="000E13F1" w:rsidRPr="00457BB8">
          <w:rPr>
            <w:rFonts w:ascii="IRNazanin" w:hAnsi="IRNazanin" w:cs="IRNazanin" w:hint="cs"/>
            <w:sz w:val="28"/>
            <w:szCs w:val="28"/>
            <w:rtl/>
            <w:rPrChange w:id="2600" w:author="Mohammad Mohammadi" w:date="2025-07-22T21:07:00Z">
              <w:rPr>
                <w:rFonts w:ascii="IRNazanin" w:hAnsi="IRNazanin" w:cs="IRNazanin" w:hint="cs"/>
                <w:sz w:val="28"/>
                <w:szCs w:val="28"/>
                <w:rtl/>
              </w:rPr>
            </w:rPrChange>
          </w:rPr>
          <w:t>است</w:t>
        </w:r>
      </w:ins>
      <w:r w:rsidRPr="00457BB8">
        <w:rPr>
          <w:rFonts w:ascii="IRNazanin" w:hAnsi="IRNazanin" w:cs="IRNazanin"/>
          <w:sz w:val="28"/>
          <w:szCs w:val="28"/>
          <w:rtl/>
          <w:rPrChange w:id="2601" w:author="Mohammad Mohammadi" w:date="2025-07-22T21:07:00Z">
            <w:rPr>
              <w:rFonts w:ascii="IRNazanin" w:hAnsi="IRNazanin" w:cs="IRNazanin"/>
              <w:sz w:val="28"/>
              <w:szCs w:val="28"/>
              <w:rtl/>
            </w:rPr>
          </w:rPrChange>
        </w:rPr>
        <w:t xml:space="preserve">» </w:t>
      </w:r>
      <w:r w:rsidR="00F75427" w:rsidRPr="00457BB8">
        <w:rPr>
          <w:rFonts w:ascii="IRNazanin" w:hAnsi="IRNazanin" w:cs="IRNazanin"/>
          <w:sz w:val="28"/>
          <w:szCs w:val="28"/>
          <w:rtl/>
          <w:rPrChange w:id="2602"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603" w:author="Mohammad Mohammadi" w:date="2025-07-22T21:07:00Z">
            <w:rPr>
              <w:rFonts w:ascii="IRNazanin" w:hAnsi="IRNazanin" w:cs="IRNazanin"/>
              <w:sz w:val="28"/>
              <w:szCs w:val="28"/>
              <w:rtl/>
            </w:rPr>
          </w:rPrChange>
        </w:rPr>
        <w:t xml:space="preserve"> </w:t>
      </w:r>
      <w:r w:rsidR="00F75427" w:rsidRPr="00457BB8">
        <w:rPr>
          <w:rFonts w:ascii="IRNazanin" w:hAnsi="IRNazanin" w:cs="IRNazanin"/>
          <w:sz w:val="28"/>
          <w:szCs w:val="28"/>
          <w:rtl/>
          <w:rPrChange w:id="2604" w:author="Mohammad Mohammadi" w:date="2025-07-22T21:07:00Z">
            <w:rPr>
              <w:rFonts w:ascii="IRNazanin" w:hAnsi="IRNazanin" w:cs="IRNazanin"/>
              <w:sz w:val="28"/>
              <w:szCs w:val="28"/>
              <w:rtl/>
            </w:rPr>
          </w:rPrChange>
        </w:rPr>
        <w:t>پسر</w:t>
      </w:r>
      <w:r w:rsidRPr="00457BB8">
        <w:rPr>
          <w:rFonts w:ascii="IRNazanin" w:hAnsi="IRNazanin" w:cs="IRNazanin"/>
          <w:sz w:val="28"/>
          <w:szCs w:val="28"/>
          <w:rtl/>
          <w:rPrChange w:id="2605" w:author="Mohammad Mohammadi" w:date="2025-07-22T21:07:00Z">
            <w:rPr>
              <w:rFonts w:ascii="IRNazanin" w:hAnsi="IRNazanin" w:cs="IRNazanin"/>
              <w:sz w:val="28"/>
              <w:szCs w:val="28"/>
              <w:rtl/>
            </w:rPr>
          </w:rPrChange>
        </w:rPr>
        <w:t xml:space="preserve"> یک بز  آورد و به سرعت آن را قربانی کردند و پوستش را کندند. روده‌هایش را روی شکم پاکیزه گذاشتم</w:t>
      </w:r>
      <w:r w:rsidRPr="00457BB8">
        <w:rPr>
          <w:rFonts w:ascii="IRNazanin" w:hAnsi="IRNazanin" w:cs="IRNazanin"/>
          <w:sz w:val="28"/>
          <w:szCs w:val="28"/>
          <w:lang w:bidi="fa-IR"/>
          <w:rPrChange w:id="2606" w:author="Mohammad Mohammadi" w:date="2025-07-22T21:07:00Z">
            <w:rPr>
              <w:rFonts w:ascii="IRNazanin" w:hAnsi="IRNazanin" w:cs="IRNazanin"/>
              <w:sz w:val="28"/>
              <w:szCs w:val="28"/>
              <w:lang w:bidi="fa-IR"/>
            </w:rPr>
          </w:rPrChange>
        </w:rPr>
        <w:t>.</w:t>
      </w:r>
    </w:p>
    <w:p w14:paraId="264B57F7" w14:textId="3C55D843" w:rsidR="000D4528" w:rsidRPr="00457BB8" w:rsidRDefault="000D4528" w:rsidP="000D4528">
      <w:pPr>
        <w:bidi/>
        <w:jc w:val="both"/>
        <w:rPr>
          <w:rFonts w:ascii="IRNazanin" w:hAnsi="IRNazanin" w:cs="IRNazanin"/>
          <w:sz w:val="28"/>
          <w:szCs w:val="28"/>
          <w:lang w:bidi="fa-IR"/>
          <w:rPrChange w:id="260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608" w:author="Mohammad Mohammadi" w:date="2025-07-22T21:07:00Z">
            <w:rPr>
              <w:rFonts w:ascii="IRNazanin" w:hAnsi="IRNazanin" w:cs="IRNazanin"/>
              <w:sz w:val="28"/>
              <w:szCs w:val="28"/>
              <w:rtl/>
            </w:rPr>
          </w:rPrChange>
        </w:rPr>
        <w:t xml:space="preserve">وقتی این کار را کردم، حالش بهتر شد. </w:t>
      </w:r>
      <w:r w:rsidR="00EC2C39" w:rsidRPr="00457BB8">
        <w:rPr>
          <w:rFonts w:ascii="IRNazanin" w:hAnsi="IRNazanin" w:cs="IRNazanin" w:hint="cs"/>
          <w:sz w:val="28"/>
          <w:szCs w:val="28"/>
          <w:rtl/>
          <w:rPrChange w:id="2609" w:author="Mohammad Mohammadi" w:date="2025-07-22T21:07:00Z">
            <w:rPr>
              <w:rFonts w:ascii="IRNazanin" w:hAnsi="IRNazanin" w:cs="IRNazanin" w:hint="cs"/>
              <w:sz w:val="28"/>
              <w:szCs w:val="28"/>
              <w:rtl/>
            </w:rPr>
          </w:rPrChange>
        </w:rPr>
        <w:t>وقتی</w:t>
      </w:r>
      <w:r w:rsidR="00EC2C39" w:rsidRPr="00457BB8">
        <w:rPr>
          <w:rFonts w:ascii="IRNazanin" w:hAnsi="IRNazanin" w:cs="IRNazanin"/>
          <w:sz w:val="28"/>
          <w:szCs w:val="28"/>
          <w:rtl/>
          <w:rPrChange w:id="2610" w:author="Mohammad Mohammadi" w:date="2025-07-22T21:07:00Z">
            <w:rPr>
              <w:rFonts w:ascii="IRNazanin" w:hAnsi="IRNazanin" w:cs="IRNazanin"/>
              <w:sz w:val="28"/>
              <w:szCs w:val="28"/>
              <w:rtl/>
            </w:rPr>
          </w:rPrChange>
        </w:rPr>
        <w:t xml:space="preserve"> م</w:t>
      </w:r>
      <w:r w:rsidR="00EC2C39" w:rsidRPr="00457BB8">
        <w:rPr>
          <w:rFonts w:ascii="IRNazanin" w:hAnsi="IRNazanin" w:cs="IRNazanin" w:hint="cs"/>
          <w:sz w:val="28"/>
          <w:szCs w:val="28"/>
          <w:rtl/>
          <w:rPrChange w:id="2611" w:author="Mohammad Mohammadi" w:date="2025-07-22T21:07:00Z">
            <w:rPr>
              <w:rFonts w:ascii="IRNazanin" w:hAnsi="IRNazanin" w:cs="IRNazanin" w:hint="cs"/>
              <w:sz w:val="28"/>
              <w:szCs w:val="28"/>
              <w:rtl/>
            </w:rPr>
          </w:rPrChange>
        </w:rPr>
        <w:t>ی‌دیدی‌اش،</w:t>
      </w:r>
      <w:r w:rsidR="00EC2C39" w:rsidRPr="00457BB8">
        <w:rPr>
          <w:rFonts w:ascii="IRNazanin" w:hAnsi="IRNazanin" w:cs="IRNazanin"/>
          <w:sz w:val="28"/>
          <w:szCs w:val="28"/>
          <w:rtl/>
          <w:rPrChange w:id="2612" w:author="Mohammad Mohammadi" w:date="2025-07-22T21:07:00Z">
            <w:rPr>
              <w:rFonts w:ascii="IRNazanin" w:hAnsi="IRNazanin" w:cs="IRNazanin"/>
              <w:sz w:val="28"/>
              <w:szCs w:val="28"/>
              <w:rtl/>
            </w:rPr>
          </w:rPrChange>
        </w:rPr>
        <w:t xml:space="preserve"> </w:t>
      </w:r>
      <w:del w:id="2613" w:author="Mohammad Mohammadi" w:date="2025-07-07T15:50:00Z">
        <w:r w:rsidR="00EC2C39" w:rsidRPr="00457BB8" w:rsidDel="00784A5A">
          <w:rPr>
            <w:rFonts w:ascii="IRNazanin" w:hAnsi="IRNazanin" w:cs="IRNazanin" w:hint="cs"/>
            <w:sz w:val="28"/>
            <w:szCs w:val="28"/>
            <w:rtl/>
            <w:rPrChange w:id="2614" w:author="Mohammad Mohammadi" w:date="2025-07-22T21:07:00Z">
              <w:rPr>
                <w:rFonts w:ascii="IRNazanin" w:hAnsi="IRNazanin" w:cs="IRNazanin" w:hint="cs"/>
                <w:sz w:val="28"/>
                <w:szCs w:val="28"/>
                <w:rtl/>
              </w:rPr>
            </w:rPrChange>
          </w:rPr>
          <w:delText>طوری</w:delText>
        </w:r>
        <w:r w:rsidR="00EC2C39" w:rsidRPr="00457BB8" w:rsidDel="00784A5A">
          <w:rPr>
            <w:rFonts w:ascii="IRNazanin" w:hAnsi="IRNazanin" w:cs="IRNazanin"/>
            <w:sz w:val="28"/>
            <w:szCs w:val="28"/>
            <w:rtl/>
            <w:rPrChange w:id="2615" w:author="Mohammad Mohammadi" w:date="2025-07-22T21:07:00Z">
              <w:rPr>
                <w:rFonts w:ascii="IRNazanin" w:hAnsi="IRNazanin" w:cs="IRNazanin"/>
                <w:sz w:val="28"/>
                <w:szCs w:val="28"/>
                <w:rtl/>
              </w:rPr>
            </w:rPrChange>
          </w:rPr>
          <w:delText xml:space="preserve"> </w:delText>
        </w:r>
        <w:r w:rsidR="00EC2C39" w:rsidRPr="00457BB8" w:rsidDel="00784A5A">
          <w:rPr>
            <w:rFonts w:ascii="IRNazanin" w:hAnsi="IRNazanin" w:cs="IRNazanin" w:hint="cs"/>
            <w:sz w:val="28"/>
            <w:szCs w:val="28"/>
            <w:rtl/>
            <w:rPrChange w:id="2616" w:author="Mohammad Mohammadi" w:date="2025-07-22T21:07:00Z">
              <w:rPr>
                <w:rFonts w:ascii="IRNazanin" w:hAnsi="IRNazanin" w:cs="IRNazanin" w:hint="cs"/>
                <w:sz w:val="28"/>
                <w:szCs w:val="28"/>
                <w:rtl/>
              </w:rPr>
            </w:rPrChange>
          </w:rPr>
          <w:delText>بود</w:delText>
        </w:r>
      </w:del>
      <w:ins w:id="2617" w:author="Mohammad Mohammadi" w:date="2025-07-07T15:50:00Z">
        <w:r w:rsidR="00784A5A" w:rsidRPr="00457BB8">
          <w:rPr>
            <w:rFonts w:ascii="IRNazanin" w:hAnsi="IRNazanin" w:cs="IRNazanin" w:hint="cs"/>
            <w:sz w:val="28"/>
            <w:szCs w:val="28"/>
            <w:rtl/>
            <w:rPrChange w:id="2618" w:author="Mohammad Mohammadi" w:date="2025-07-22T21:07:00Z">
              <w:rPr>
                <w:rFonts w:ascii="IRNazanin" w:hAnsi="IRNazanin" w:cs="IRNazanin" w:hint="cs"/>
                <w:sz w:val="28"/>
                <w:szCs w:val="28"/>
                <w:rtl/>
              </w:rPr>
            </w:rPrChange>
          </w:rPr>
          <w:t>گویا</w:t>
        </w:r>
      </w:ins>
      <w:r w:rsidRPr="00457BB8">
        <w:rPr>
          <w:rFonts w:ascii="IRNazanin" w:hAnsi="IRNazanin" w:cs="IRNazanin"/>
          <w:sz w:val="28"/>
          <w:szCs w:val="28"/>
          <w:rtl/>
          <w:rPrChange w:id="2619" w:author="Mohammad Mohammadi" w:date="2025-07-22T21:07:00Z">
            <w:rPr>
              <w:rFonts w:ascii="IRNazanin" w:hAnsi="IRNazanin" w:cs="IRNazanin"/>
              <w:sz w:val="28"/>
              <w:szCs w:val="28"/>
              <w:rtl/>
            </w:rPr>
          </w:rPrChange>
        </w:rPr>
        <w:t xml:space="preserve"> که شکمش </w:t>
      </w:r>
      <w:r w:rsidR="004C4A1D" w:rsidRPr="00457BB8">
        <w:rPr>
          <w:rFonts w:ascii="IRNazanin" w:hAnsi="IRNazanin" w:cs="IRNazanin"/>
          <w:sz w:val="28"/>
          <w:szCs w:val="28"/>
          <w:rtl/>
          <w:rPrChange w:id="2620" w:author="Mohammad Mohammadi" w:date="2025-07-22T21:07:00Z">
            <w:rPr>
              <w:rFonts w:ascii="IRNazanin" w:hAnsi="IRNazanin" w:cs="IRNazanin"/>
              <w:sz w:val="28"/>
              <w:szCs w:val="28"/>
              <w:rtl/>
            </w:rPr>
          </w:rPrChange>
        </w:rPr>
        <w:t>پاره</w:t>
      </w:r>
      <w:r w:rsidRPr="00457BB8">
        <w:rPr>
          <w:rFonts w:ascii="IRNazanin" w:hAnsi="IRNazanin" w:cs="IRNazanin"/>
          <w:sz w:val="28"/>
          <w:szCs w:val="28"/>
          <w:rtl/>
          <w:rPrChange w:id="2621" w:author="Mohammad Mohammadi" w:date="2025-07-22T21:07:00Z">
            <w:rPr>
              <w:rFonts w:ascii="IRNazanin" w:hAnsi="IRNazanin" w:cs="IRNazanin"/>
              <w:sz w:val="28"/>
              <w:szCs w:val="28"/>
              <w:rtl/>
            </w:rPr>
          </w:rPrChange>
        </w:rPr>
        <w:t xml:space="preserve"> شده</w:t>
      </w:r>
      <w:r w:rsidR="004C4A1D" w:rsidRPr="00457BB8">
        <w:rPr>
          <w:rFonts w:ascii="IRNazanin" w:hAnsi="IRNazanin" w:cs="IRNazanin"/>
          <w:sz w:val="28"/>
          <w:szCs w:val="28"/>
          <w:rtl/>
          <w:rPrChange w:id="2622" w:author="Mohammad Mohammadi" w:date="2025-07-22T21:07:00Z">
            <w:rPr>
              <w:rFonts w:ascii="IRNazanin" w:hAnsi="IRNazanin" w:cs="IRNazanin"/>
              <w:sz w:val="28"/>
              <w:szCs w:val="28"/>
              <w:rtl/>
            </w:rPr>
          </w:rPrChange>
        </w:rPr>
        <w:t xml:space="preserve"> و یک </w:t>
      </w:r>
      <w:r w:rsidRPr="00457BB8">
        <w:rPr>
          <w:rFonts w:ascii="IRNazanin" w:hAnsi="IRNazanin" w:cs="IRNazanin"/>
          <w:sz w:val="28"/>
          <w:szCs w:val="28"/>
          <w:rtl/>
          <w:rPrChange w:id="2623" w:author="Mohammad Mohammadi" w:date="2025-07-22T21:07:00Z">
            <w:rPr>
              <w:rFonts w:ascii="IRNazanin" w:hAnsi="IRNazanin" w:cs="IRNazanin"/>
              <w:sz w:val="28"/>
              <w:szCs w:val="28"/>
              <w:rtl/>
            </w:rPr>
          </w:rPrChange>
        </w:rPr>
        <w:t xml:space="preserve">شکم دیگری </w:t>
      </w:r>
      <w:r w:rsidR="004C4A1D" w:rsidRPr="00457BB8">
        <w:rPr>
          <w:rFonts w:ascii="IRNazanin" w:hAnsi="IRNazanin" w:cs="IRNazanin"/>
          <w:sz w:val="28"/>
          <w:szCs w:val="28"/>
          <w:rtl/>
          <w:rPrChange w:id="2624" w:author="Mohammad Mohammadi" w:date="2025-07-22T21:07:00Z">
            <w:rPr>
              <w:rFonts w:ascii="IRNazanin" w:hAnsi="IRNazanin" w:cs="IRNazanin"/>
              <w:sz w:val="28"/>
              <w:szCs w:val="28"/>
              <w:rtl/>
            </w:rPr>
          </w:rPrChange>
        </w:rPr>
        <w:t>از آن بیرون شده است</w:t>
      </w:r>
      <w:r w:rsidRPr="00457BB8">
        <w:rPr>
          <w:rFonts w:ascii="IRNazanin" w:hAnsi="IRNazanin" w:cs="IRNazanin"/>
          <w:sz w:val="28"/>
          <w:szCs w:val="28"/>
          <w:rtl/>
          <w:rPrChange w:id="2625" w:author="Mohammad Mohammadi" w:date="2025-07-22T21:07:00Z">
            <w:rPr>
              <w:rFonts w:ascii="IRNazanin" w:hAnsi="IRNazanin" w:cs="IRNazanin"/>
              <w:sz w:val="28"/>
              <w:szCs w:val="28"/>
              <w:rtl/>
            </w:rPr>
          </w:rPrChange>
        </w:rPr>
        <w:t xml:space="preserve">؛ نوعی برآمدگی، مانند سر یک </w:t>
      </w:r>
      <w:r w:rsidR="004C4A1D" w:rsidRPr="00457BB8">
        <w:rPr>
          <w:rFonts w:ascii="IRNazanin" w:hAnsi="IRNazanin" w:cs="IRNazanin"/>
          <w:sz w:val="28"/>
          <w:szCs w:val="28"/>
          <w:rtl/>
          <w:rPrChange w:id="2626" w:author="Mohammad Mohammadi" w:date="2025-07-22T21:07:00Z">
            <w:rPr>
              <w:rFonts w:ascii="IRNazanin" w:hAnsi="IRNazanin" w:cs="IRNazanin"/>
              <w:sz w:val="28"/>
              <w:szCs w:val="28"/>
              <w:rtl/>
            </w:rPr>
          </w:rPrChange>
        </w:rPr>
        <w:t>نوزاد</w:t>
      </w:r>
      <w:r w:rsidR="004543C3" w:rsidRPr="00457BB8">
        <w:rPr>
          <w:rFonts w:ascii="IRNazanin" w:hAnsi="IRNazanin" w:cs="IRNazanin"/>
          <w:sz w:val="28"/>
          <w:szCs w:val="28"/>
          <w:rtl/>
          <w:rPrChange w:id="2627" w:author="Mohammad Mohammadi" w:date="2025-07-22T21:07:00Z">
            <w:rPr>
              <w:rFonts w:ascii="IRNazanin" w:hAnsi="IRNazanin" w:cs="IRNazanin"/>
              <w:sz w:val="28"/>
              <w:szCs w:val="28"/>
              <w:rtl/>
            </w:rPr>
          </w:rPrChange>
        </w:rPr>
        <w:t>.</w:t>
      </w:r>
      <w:r w:rsidR="004C4A1D" w:rsidRPr="00457BB8">
        <w:rPr>
          <w:rFonts w:ascii="IRNazanin" w:hAnsi="IRNazanin" w:cs="IRNazanin"/>
          <w:sz w:val="28"/>
          <w:szCs w:val="28"/>
          <w:rtl/>
          <w:rPrChange w:id="2628"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629" w:author="Mohammad Mohammadi" w:date="2025-07-22T21:07:00Z">
            <w:rPr>
              <w:rFonts w:ascii="IRNazanin" w:hAnsi="IRNazanin" w:cs="IRNazanin"/>
              <w:sz w:val="28"/>
              <w:szCs w:val="28"/>
              <w:rtl/>
            </w:rPr>
          </w:rPrChange>
        </w:rPr>
        <w:t>مثل سنگ</w:t>
      </w:r>
      <w:r w:rsidR="004C4A1D" w:rsidRPr="00457BB8">
        <w:rPr>
          <w:rFonts w:ascii="IRNazanin" w:hAnsi="IRNazanin" w:cs="IRNazanin"/>
          <w:sz w:val="28"/>
          <w:szCs w:val="28"/>
          <w:rtl/>
          <w:rPrChange w:id="2630" w:author="Mohammad Mohammadi" w:date="2025-07-22T21:07:00Z">
            <w:rPr>
              <w:rFonts w:ascii="IRNazanin" w:hAnsi="IRNazanin" w:cs="IRNazanin"/>
              <w:sz w:val="28"/>
              <w:szCs w:val="28"/>
              <w:rtl/>
            </w:rPr>
          </w:rPrChange>
        </w:rPr>
        <w:t xml:space="preserve"> پندیده بود</w:t>
      </w:r>
      <w:r w:rsidRPr="00457BB8">
        <w:rPr>
          <w:rFonts w:ascii="IRNazanin" w:hAnsi="IRNazanin" w:cs="IRNazanin"/>
          <w:sz w:val="28"/>
          <w:szCs w:val="28"/>
          <w:rtl/>
          <w:rPrChange w:id="2631" w:author="Mohammad Mohammadi" w:date="2025-07-22T21:07:00Z">
            <w:rPr>
              <w:rFonts w:ascii="IRNazanin" w:hAnsi="IRNazanin" w:cs="IRNazanin"/>
              <w:sz w:val="28"/>
              <w:szCs w:val="28"/>
              <w:rtl/>
            </w:rPr>
          </w:rPrChange>
        </w:rPr>
        <w:t xml:space="preserve">. گفت: «ای خدا، چه </w:t>
      </w:r>
      <w:r w:rsidR="00536900" w:rsidRPr="00457BB8">
        <w:rPr>
          <w:rFonts w:ascii="IRNazanin" w:hAnsi="IRNazanin" w:cs="IRNazanin"/>
          <w:sz w:val="28"/>
          <w:szCs w:val="28"/>
          <w:rtl/>
          <w:rPrChange w:id="2632" w:author="Mohammad Mohammadi" w:date="2025-07-22T21:07:00Z">
            <w:rPr>
              <w:rFonts w:ascii="IRNazanin" w:hAnsi="IRNazanin" w:cs="IRNazanin"/>
              <w:sz w:val="28"/>
              <w:szCs w:val="28"/>
              <w:rtl/>
            </w:rPr>
          </w:rPrChange>
        </w:rPr>
        <w:t>بد</w:t>
      </w:r>
      <w:r w:rsidRPr="00457BB8">
        <w:rPr>
          <w:rFonts w:ascii="IRNazanin" w:hAnsi="IRNazanin" w:cs="IRNazanin"/>
          <w:sz w:val="28"/>
          <w:szCs w:val="28"/>
          <w:rtl/>
          <w:rPrChange w:id="2633" w:author="Mohammad Mohammadi" w:date="2025-07-22T21:07:00Z">
            <w:rPr>
              <w:rFonts w:ascii="IRNazanin" w:hAnsi="IRNazanin" w:cs="IRNazanin"/>
              <w:sz w:val="28"/>
              <w:szCs w:val="28"/>
              <w:rtl/>
            </w:rPr>
          </w:rPrChange>
        </w:rPr>
        <w:t xml:space="preserve"> کردم! پدر و مادرم</w:t>
      </w:r>
      <w:r w:rsidR="00F229DA" w:rsidRPr="00457BB8">
        <w:rPr>
          <w:rFonts w:ascii="IRNazanin" w:hAnsi="IRNazanin" w:cs="IRNazanin"/>
          <w:sz w:val="28"/>
          <w:szCs w:val="28"/>
          <w:rtl/>
          <w:rPrChange w:id="2634" w:author="Mohammad Mohammadi" w:date="2025-07-22T21:07:00Z">
            <w:rPr>
              <w:rFonts w:ascii="IRNazanin" w:hAnsi="IRNazanin" w:cs="IRNazanin"/>
              <w:sz w:val="28"/>
              <w:szCs w:val="28"/>
              <w:rtl/>
            </w:rPr>
          </w:rPrChange>
        </w:rPr>
        <w:t xml:space="preserve"> </w:t>
      </w:r>
      <w:r w:rsidR="005445D1" w:rsidRPr="00457BB8">
        <w:rPr>
          <w:rFonts w:ascii="IRNazanin" w:hAnsi="IRNazanin" w:cs="IRNazanin" w:hint="cs"/>
          <w:sz w:val="28"/>
          <w:szCs w:val="28"/>
          <w:rtl/>
          <w:rPrChange w:id="2635" w:author="Mohammad Mohammadi" w:date="2025-07-22T21:07:00Z">
            <w:rPr>
              <w:rFonts w:ascii="IRNazanin" w:hAnsi="IRNazanin" w:cs="IRNazanin" w:hint="cs"/>
              <w:sz w:val="28"/>
              <w:szCs w:val="28"/>
              <w:rtl/>
            </w:rPr>
          </w:rPrChange>
        </w:rPr>
        <w:t>ک</w:t>
      </w:r>
      <w:r w:rsidR="00F229DA" w:rsidRPr="00457BB8">
        <w:rPr>
          <w:rFonts w:ascii="IRNazanin" w:hAnsi="IRNazanin" w:cs="IRNazanin"/>
          <w:sz w:val="28"/>
          <w:szCs w:val="28"/>
          <w:rtl/>
          <w:rPrChange w:id="2636" w:author="Mohammad Mohammadi" w:date="2025-07-22T21:07:00Z">
            <w:rPr>
              <w:rFonts w:ascii="IRNazanin" w:hAnsi="IRNazanin" w:cs="IRNazanin"/>
              <w:sz w:val="28"/>
              <w:szCs w:val="28"/>
              <w:rtl/>
            </w:rPr>
          </w:rPrChange>
        </w:rPr>
        <w:t>جا هستید که</w:t>
      </w:r>
      <w:r w:rsidRPr="00457BB8">
        <w:rPr>
          <w:rFonts w:ascii="IRNazanin" w:hAnsi="IRNazanin" w:cs="IRNazanin"/>
          <w:sz w:val="28"/>
          <w:szCs w:val="28"/>
          <w:rtl/>
          <w:rPrChange w:id="2637" w:author="Mohammad Mohammadi" w:date="2025-07-22T21:07:00Z">
            <w:rPr>
              <w:rFonts w:ascii="IRNazanin" w:hAnsi="IRNazanin" w:cs="IRNazanin"/>
              <w:sz w:val="28"/>
              <w:szCs w:val="28"/>
              <w:rtl/>
            </w:rPr>
          </w:rPrChange>
        </w:rPr>
        <w:t xml:space="preserve"> نزدیک بود بمیرم!» وقتی تومان </w:t>
      </w:r>
      <w:r w:rsidR="00472417" w:rsidRPr="00457BB8">
        <w:rPr>
          <w:rFonts w:ascii="IRNazanin" w:hAnsi="IRNazanin" w:cs="IRNazanin"/>
          <w:sz w:val="28"/>
          <w:szCs w:val="28"/>
          <w:rtl/>
          <w:rPrChange w:id="2638" w:author="Mohammad Mohammadi" w:date="2025-07-22T21:07:00Z">
            <w:rPr>
              <w:rFonts w:ascii="IRNazanin" w:hAnsi="IRNazanin" w:cs="IRNazanin"/>
              <w:sz w:val="28"/>
              <w:szCs w:val="28"/>
              <w:rtl/>
            </w:rPr>
          </w:rPrChange>
        </w:rPr>
        <w:t xml:space="preserve">داشت </w:t>
      </w:r>
      <w:r w:rsidRPr="00457BB8">
        <w:rPr>
          <w:rFonts w:ascii="IRNazanin" w:hAnsi="IRNazanin" w:cs="IRNazanin"/>
          <w:sz w:val="28"/>
          <w:szCs w:val="28"/>
          <w:rtl/>
          <w:rPrChange w:id="2639" w:author="Mohammad Mohammadi" w:date="2025-07-22T21:07:00Z">
            <w:rPr>
              <w:rFonts w:ascii="IRNazanin" w:hAnsi="IRNazanin" w:cs="IRNazanin"/>
              <w:sz w:val="28"/>
              <w:szCs w:val="28"/>
              <w:rtl/>
            </w:rPr>
          </w:rPrChange>
        </w:rPr>
        <w:t xml:space="preserve">آن بز را قربانی </w:t>
      </w:r>
      <w:r w:rsidR="00472417" w:rsidRPr="00457BB8">
        <w:rPr>
          <w:rFonts w:ascii="IRNazanin" w:hAnsi="IRNazanin" w:cs="IRNazanin"/>
          <w:sz w:val="28"/>
          <w:szCs w:val="28"/>
          <w:rtl/>
          <w:rPrChange w:id="2640" w:author="Mohammad Mohammadi" w:date="2025-07-22T21:07:00Z">
            <w:rPr>
              <w:rFonts w:ascii="IRNazanin" w:hAnsi="IRNazanin" w:cs="IRNazanin"/>
              <w:sz w:val="28"/>
              <w:szCs w:val="28"/>
              <w:rtl/>
            </w:rPr>
          </w:rPrChange>
        </w:rPr>
        <w:t>می‌</w:t>
      </w:r>
      <w:r w:rsidRPr="00457BB8">
        <w:rPr>
          <w:rFonts w:ascii="IRNazanin" w:hAnsi="IRNazanin" w:cs="IRNazanin"/>
          <w:sz w:val="28"/>
          <w:szCs w:val="28"/>
          <w:rtl/>
          <w:rPrChange w:id="2641" w:author="Mohammad Mohammadi" w:date="2025-07-22T21:07:00Z">
            <w:rPr>
              <w:rFonts w:ascii="IRNazanin" w:hAnsi="IRNazanin" w:cs="IRNazanin"/>
              <w:sz w:val="28"/>
              <w:szCs w:val="28"/>
              <w:rtl/>
            </w:rPr>
          </w:rPrChange>
        </w:rPr>
        <w:t xml:space="preserve">کرد، شکم پاکیزه </w:t>
      </w:r>
      <w:r w:rsidR="00472417" w:rsidRPr="00457BB8">
        <w:rPr>
          <w:rFonts w:ascii="IRNazanin" w:hAnsi="IRNazanin" w:cs="IRNazanin"/>
          <w:sz w:val="28"/>
          <w:szCs w:val="28"/>
          <w:rtl/>
          <w:rPrChange w:id="2642" w:author="Mohammad Mohammadi" w:date="2025-07-22T21:07:00Z">
            <w:rPr>
              <w:rFonts w:ascii="IRNazanin" w:hAnsi="IRNazanin" w:cs="IRNazanin"/>
              <w:sz w:val="28"/>
              <w:szCs w:val="28"/>
              <w:rtl/>
            </w:rPr>
          </w:rPrChange>
        </w:rPr>
        <w:t>خوب شد</w:t>
      </w:r>
      <w:r w:rsidR="00472417" w:rsidRPr="00457BB8">
        <w:rPr>
          <w:rFonts w:ascii="IRNazanin" w:hAnsi="IRNazanin" w:cs="IRNazanin"/>
          <w:sz w:val="28"/>
          <w:szCs w:val="28"/>
          <w:rtl/>
          <w:lang w:bidi="fa-IR"/>
          <w:rPrChange w:id="2643" w:author="Mohammad Mohammadi" w:date="2025-07-22T21:07:00Z">
            <w:rPr>
              <w:rFonts w:ascii="IRNazanin" w:hAnsi="IRNazanin" w:cs="IRNazanin"/>
              <w:sz w:val="28"/>
              <w:szCs w:val="28"/>
              <w:rtl/>
              <w:lang w:bidi="fa-IR"/>
            </w:rPr>
          </w:rPrChange>
        </w:rPr>
        <w:t>.</w:t>
      </w:r>
    </w:p>
    <w:p w14:paraId="6F74441E" w14:textId="176EAB5F" w:rsidR="002A6D9F" w:rsidRPr="00457BB8" w:rsidRDefault="004B5614" w:rsidP="002A6D9F">
      <w:pPr>
        <w:bidi/>
        <w:jc w:val="both"/>
        <w:rPr>
          <w:rFonts w:ascii="IRNazanin" w:hAnsi="IRNazanin" w:cs="IRNazanin"/>
          <w:sz w:val="28"/>
          <w:szCs w:val="28"/>
          <w:rtl/>
          <w:rPrChange w:id="2644" w:author="Mohammad Mohammadi" w:date="2025-07-22T21:07:00Z">
            <w:rPr>
              <w:rFonts w:ascii="IRNazanin" w:hAnsi="IRNazanin" w:cs="IRNazanin"/>
              <w:sz w:val="28"/>
              <w:szCs w:val="28"/>
              <w:rtl/>
            </w:rPr>
          </w:rPrChange>
        </w:rPr>
      </w:pPr>
      <w:r w:rsidRPr="00457BB8">
        <w:rPr>
          <w:rFonts w:ascii="IRNazanin" w:hAnsi="IRNazanin" w:cs="IRNazanin"/>
          <w:sz w:val="28"/>
          <w:szCs w:val="28"/>
          <w:rtl/>
          <w:rPrChange w:id="2645" w:author="Mohammad Mohammadi" w:date="2025-07-22T21:07:00Z">
            <w:rPr>
              <w:rFonts w:ascii="IRNazanin" w:hAnsi="IRNazanin" w:cs="IRNazanin"/>
              <w:sz w:val="28"/>
              <w:szCs w:val="28"/>
              <w:rtl/>
            </w:rPr>
          </w:rPrChange>
        </w:rPr>
        <w:t>نزدیک</w:t>
      </w:r>
      <w:r w:rsidR="000D4528" w:rsidRPr="00457BB8">
        <w:rPr>
          <w:rFonts w:ascii="IRNazanin" w:hAnsi="IRNazanin" w:cs="IRNazanin"/>
          <w:sz w:val="28"/>
          <w:szCs w:val="28"/>
          <w:rtl/>
          <w:rPrChange w:id="2646" w:author="Mohammad Mohammadi" w:date="2025-07-22T21:07:00Z">
            <w:rPr>
              <w:rFonts w:ascii="IRNazanin" w:hAnsi="IRNazanin" w:cs="IRNazanin"/>
              <w:sz w:val="28"/>
              <w:szCs w:val="28"/>
              <w:rtl/>
            </w:rPr>
          </w:rPrChange>
        </w:rPr>
        <w:t xml:space="preserve"> بود بمیرد! </w:t>
      </w:r>
      <w:r w:rsidR="00A32FEF" w:rsidRPr="00457BB8">
        <w:rPr>
          <w:rFonts w:ascii="IRNazanin" w:hAnsi="IRNazanin" w:cs="IRNazanin"/>
          <w:sz w:val="28"/>
          <w:szCs w:val="28"/>
          <w:rtl/>
          <w:rPrChange w:id="2647" w:author="Mohammad Mohammadi" w:date="2025-07-22T21:07:00Z">
            <w:rPr>
              <w:rFonts w:ascii="IRNazanin" w:hAnsi="IRNazanin" w:cs="IRNazanin"/>
              <w:sz w:val="28"/>
              <w:szCs w:val="28"/>
              <w:rtl/>
            </w:rPr>
          </w:rPrChange>
        </w:rPr>
        <w:t xml:space="preserve">با نگرانی </w:t>
      </w:r>
      <w:r w:rsidR="005445D1" w:rsidRPr="00457BB8">
        <w:rPr>
          <w:rFonts w:ascii="IRNazanin" w:hAnsi="IRNazanin" w:cs="IRNazanin" w:hint="cs"/>
          <w:sz w:val="28"/>
          <w:szCs w:val="28"/>
          <w:rtl/>
          <w:rPrChange w:id="2648" w:author="Mohammad Mohammadi" w:date="2025-07-22T21:07:00Z">
            <w:rPr>
              <w:rFonts w:ascii="IRNazanin" w:hAnsi="IRNazanin" w:cs="IRNazanin" w:hint="cs"/>
              <w:sz w:val="28"/>
              <w:szCs w:val="28"/>
              <w:rtl/>
            </w:rPr>
          </w:rPrChange>
        </w:rPr>
        <w:t>زیادی</w:t>
      </w:r>
      <w:r w:rsidR="005445D1" w:rsidRPr="00457BB8">
        <w:rPr>
          <w:rFonts w:ascii="IRNazanin" w:hAnsi="IRNazanin" w:cs="IRNazanin"/>
          <w:sz w:val="28"/>
          <w:szCs w:val="28"/>
          <w:rtl/>
          <w:rPrChange w:id="2649" w:author="Mohammad Mohammadi" w:date="2025-07-22T21:07:00Z">
            <w:rPr>
              <w:rFonts w:ascii="IRNazanin" w:hAnsi="IRNazanin" w:cs="IRNazanin"/>
              <w:sz w:val="28"/>
              <w:szCs w:val="28"/>
              <w:rtl/>
            </w:rPr>
          </w:rPrChange>
        </w:rPr>
        <w:t xml:space="preserve"> </w:t>
      </w:r>
      <w:r w:rsidR="00A32FEF" w:rsidRPr="00457BB8">
        <w:rPr>
          <w:rFonts w:ascii="IRNazanin" w:hAnsi="IRNazanin" w:cs="IRNazanin"/>
          <w:sz w:val="28"/>
          <w:szCs w:val="28"/>
          <w:rtl/>
          <w:rPrChange w:id="2650" w:author="Mohammad Mohammadi" w:date="2025-07-22T21:07:00Z">
            <w:rPr>
              <w:rFonts w:ascii="IRNazanin" w:hAnsi="IRNazanin" w:cs="IRNazanin"/>
              <w:sz w:val="28"/>
              <w:szCs w:val="28"/>
              <w:rtl/>
            </w:rPr>
          </w:rPrChange>
        </w:rPr>
        <w:t xml:space="preserve">به این فکر بودم که با نوزادها </w:t>
      </w:r>
      <w:r w:rsidR="000D4528" w:rsidRPr="00457BB8">
        <w:rPr>
          <w:rFonts w:ascii="IRNazanin" w:hAnsi="IRNazanin" w:cs="IRNazanin"/>
          <w:sz w:val="28"/>
          <w:szCs w:val="28"/>
          <w:rtl/>
          <w:rPrChange w:id="2651" w:author="Mohammad Mohammadi" w:date="2025-07-22T21:07:00Z">
            <w:rPr>
              <w:rFonts w:ascii="IRNazanin" w:hAnsi="IRNazanin" w:cs="IRNazanin"/>
              <w:sz w:val="28"/>
              <w:szCs w:val="28"/>
              <w:rtl/>
            </w:rPr>
          </w:rPrChange>
        </w:rPr>
        <w:t xml:space="preserve">چه کنم؟ </w:t>
      </w:r>
      <w:r w:rsidR="00A32FEF" w:rsidRPr="00457BB8">
        <w:rPr>
          <w:rFonts w:ascii="IRNazanin" w:hAnsi="IRNazanin" w:cs="IRNazanin"/>
          <w:sz w:val="28"/>
          <w:szCs w:val="28"/>
          <w:rtl/>
          <w:rPrChange w:id="2652" w:author="Mohammad Mohammadi" w:date="2025-07-22T21:07:00Z">
            <w:rPr>
              <w:rFonts w:ascii="IRNazanin" w:hAnsi="IRNazanin" w:cs="IRNazanin"/>
              <w:sz w:val="28"/>
              <w:szCs w:val="28"/>
              <w:rtl/>
            </w:rPr>
          </w:rPrChange>
        </w:rPr>
        <w:t>از خدا می‌خواستم تا ا</w:t>
      </w:r>
      <w:r w:rsidR="000D4528" w:rsidRPr="00457BB8">
        <w:rPr>
          <w:rFonts w:ascii="IRNazanin" w:hAnsi="IRNazanin" w:cs="IRNazanin"/>
          <w:sz w:val="28"/>
          <w:szCs w:val="28"/>
          <w:rtl/>
          <w:rPrChange w:id="2653" w:author="Mohammad Mohammadi" w:date="2025-07-22T21:07:00Z">
            <w:rPr>
              <w:rFonts w:ascii="IRNazanin" w:hAnsi="IRNazanin" w:cs="IRNazanin"/>
              <w:sz w:val="28"/>
              <w:szCs w:val="28"/>
              <w:rtl/>
            </w:rPr>
          </w:rPrChange>
        </w:rPr>
        <w:t>ین بار را بر دوش من نگذار</w:t>
      </w:r>
      <w:r w:rsidR="00A32FEF" w:rsidRPr="00457BB8">
        <w:rPr>
          <w:rFonts w:ascii="IRNazanin" w:hAnsi="IRNazanin" w:cs="IRNazanin"/>
          <w:sz w:val="28"/>
          <w:szCs w:val="28"/>
          <w:rtl/>
          <w:rPrChange w:id="2654" w:author="Mohammad Mohammadi" w:date="2025-07-22T21:07:00Z">
            <w:rPr>
              <w:rFonts w:ascii="IRNazanin" w:hAnsi="IRNazanin" w:cs="IRNazanin"/>
              <w:sz w:val="28"/>
              <w:szCs w:val="28"/>
              <w:rtl/>
            </w:rPr>
          </w:rPrChange>
        </w:rPr>
        <w:t>د</w:t>
      </w:r>
      <w:r w:rsidR="000D4528" w:rsidRPr="00457BB8">
        <w:rPr>
          <w:rFonts w:ascii="IRNazanin" w:hAnsi="IRNazanin" w:cs="IRNazanin"/>
          <w:sz w:val="28"/>
          <w:szCs w:val="28"/>
          <w:rtl/>
          <w:rPrChange w:id="2655" w:author="Mohammad Mohammadi" w:date="2025-07-22T21:07:00Z">
            <w:rPr>
              <w:rFonts w:ascii="IRNazanin" w:hAnsi="IRNazanin" w:cs="IRNazanin"/>
              <w:sz w:val="28"/>
              <w:szCs w:val="28"/>
              <w:rtl/>
            </w:rPr>
          </w:rPrChange>
        </w:rPr>
        <w:t>!»</w:t>
      </w:r>
      <w:r w:rsidR="00A32FEF" w:rsidRPr="00457BB8">
        <w:rPr>
          <w:rFonts w:ascii="IRNazanin" w:hAnsi="IRNazanin" w:cs="IRNazanin"/>
          <w:sz w:val="28"/>
          <w:szCs w:val="28"/>
          <w:rtl/>
          <w:rPrChange w:id="2656" w:author="Mohammad Mohammadi" w:date="2025-07-22T21:07:00Z">
            <w:rPr>
              <w:rFonts w:ascii="IRNazanin" w:hAnsi="IRNazanin" w:cs="IRNazanin"/>
              <w:sz w:val="28"/>
              <w:szCs w:val="28"/>
              <w:rtl/>
            </w:rPr>
          </w:rPrChange>
        </w:rPr>
        <w:t>.</w:t>
      </w:r>
      <w:r w:rsidR="000D4528" w:rsidRPr="00457BB8">
        <w:rPr>
          <w:rFonts w:ascii="IRNazanin" w:hAnsi="IRNazanin" w:cs="IRNazanin"/>
          <w:sz w:val="28"/>
          <w:szCs w:val="28"/>
          <w:rtl/>
          <w:rPrChange w:id="2657" w:author="Mohammad Mohammadi" w:date="2025-07-22T21:07:00Z">
            <w:rPr>
              <w:rFonts w:ascii="IRNazanin" w:hAnsi="IRNazanin" w:cs="IRNazanin"/>
              <w:sz w:val="28"/>
              <w:szCs w:val="28"/>
              <w:rtl/>
            </w:rPr>
          </w:rPrChange>
        </w:rPr>
        <w:t xml:space="preserve"> </w:t>
      </w:r>
      <w:r w:rsidR="002A6D9F" w:rsidRPr="00457BB8">
        <w:rPr>
          <w:rFonts w:ascii="IRNazanin" w:hAnsi="IRNazanin" w:cs="IRNazanin"/>
          <w:sz w:val="28"/>
          <w:szCs w:val="28"/>
          <w:rtl/>
          <w:rPrChange w:id="2658" w:author="Mohammad Mohammadi" w:date="2025-07-22T21:07:00Z">
            <w:rPr>
              <w:rFonts w:ascii="IRNazanin" w:hAnsi="IRNazanin" w:cs="IRNazanin"/>
              <w:sz w:val="28"/>
              <w:szCs w:val="28"/>
              <w:rtl/>
            </w:rPr>
          </w:rPrChange>
        </w:rPr>
        <w:t xml:space="preserve">نوزادها </w:t>
      </w:r>
      <w:r w:rsidR="000D4528" w:rsidRPr="00457BB8">
        <w:rPr>
          <w:rFonts w:ascii="IRNazanin" w:hAnsi="IRNazanin" w:cs="IRNazanin"/>
          <w:sz w:val="28"/>
          <w:szCs w:val="28"/>
          <w:rtl/>
          <w:rPrChange w:id="2659" w:author="Mohammad Mohammadi" w:date="2025-07-22T21:07:00Z">
            <w:rPr>
              <w:rFonts w:ascii="IRNazanin" w:hAnsi="IRNazanin" w:cs="IRNazanin"/>
              <w:sz w:val="28"/>
              <w:szCs w:val="28"/>
              <w:rtl/>
            </w:rPr>
          </w:rPrChange>
        </w:rPr>
        <w:t>گریه می‌کردند؛</w:t>
      </w:r>
      <w:r w:rsidR="002A6D9F" w:rsidRPr="00457BB8">
        <w:rPr>
          <w:rFonts w:ascii="IRNazanin" w:hAnsi="IRNazanin" w:cs="IRNazanin"/>
          <w:sz w:val="28"/>
          <w:szCs w:val="28"/>
          <w:rtl/>
          <w:rPrChange w:id="2660" w:author="Mohammad Mohammadi" w:date="2025-07-22T21:07:00Z">
            <w:rPr>
              <w:rFonts w:ascii="IRNazanin" w:hAnsi="IRNazanin" w:cs="IRNazanin"/>
              <w:sz w:val="28"/>
              <w:szCs w:val="28"/>
              <w:rtl/>
            </w:rPr>
          </w:rPrChange>
        </w:rPr>
        <w:t xml:space="preserve"> چرا که</w:t>
      </w:r>
      <w:r w:rsidR="000D4528" w:rsidRPr="00457BB8">
        <w:rPr>
          <w:rFonts w:ascii="IRNazanin" w:hAnsi="IRNazanin" w:cs="IRNazanin"/>
          <w:sz w:val="28"/>
          <w:szCs w:val="28"/>
          <w:rtl/>
          <w:rPrChange w:id="2661" w:author="Mohammad Mohammadi" w:date="2025-07-22T21:07:00Z">
            <w:rPr>
              <w:rFonts w:ascii="IRNazanin" w:hAnsi="IRNazanin" w:cs="IRNazanin"/>
              <w:sz w:val="28"/>
              <w:szCs w:val="28"/>
              <w:rtl/>
            </w:rPr>
          </w:rPrChange>
        </w:rPr>
        <w:t xml:space="preserve"> او اصلاً به آن‌ها غذا نداده بود و </w:t>
      </w:r>
      <w:r w:rsidR="002A6D9F" w:rsidRPr="00457BB8">
        <w:rPr>
          <w:rFonts w:ascii="IRNazanin" w:hAnsi="IRNazanin" w:cs="IRNazanin"/>
          <w:sz w:val="28"/>
          <w:szCs w:val="28"/>
          <w:rtl/>
          <w:rPrChange w:id="2662" w:author="Mohammad Mohammadi" w:date="2025-07-22T21:07:00Z">
            <w:rPr>
              <w:rFonts w:ascii="IRNazanin" w:hAnsi="IRNazanin" w:cs="IRNazanin"/>
              <w:sz w:val="28"/>
              <w:szCs w:val="28"/>
              <w:rtl/>
            </w:rPr>
          </w:rPrChange>
        </w:rPr>
        <w:t>به آن‌ها رسیدگی نکرده بود.</w:t>
      </w:r>
    </w:p>
    <w:p w14:paraId="795F8E04" w14:textId="55C2E7CA" w:rsidR="000D4528" w:rsidRPr="00457BB8" w:rsidRDefault="000D4528" w:rsidP="002A6D9F">
      <w:pPr>
        <w:bidi/>
        <w:jc w:val="both"/>
        <w:rPr>
          <w:rFonts w:ascii="IRNazanin" w:hAnsi="IRNazanin" w:cs="IRNazanin"/>
          <w:sz w:val="28"/>
          <w:szCs w:val="28"/>
          <w:lang w:bidi="fa-IR"/>
          <w:rPrChange w:id="266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664" w:author="Mohammad Mohammadi" w:date="2025-07-22T21:07:00Z">
            <w:rPr>
              <w:rFonts w:ascii="IRNazanin" w:hAnsi="IRNazanin" w:cs="IRNazanin"/>
              <w:sz w:val="28"/>
              <w:szCs w:val="28"/>
              <w:rtl/>
            </w:rPr>
          </w:rPrChange>
        </w:rPr>
        <w:t>تومان گفت: «این</w:t>
      </w:r>
      <w:ins w:id="2665" w:author="Saeedi, Faiza" w:date="2025-06-06T00:09:00Z">
        <w:r w:rsidR="000E13F1" w:rsidRPr="00457BB8">
          <w:rPr>
            <w:rFonts w:ascii="IRNazanin" w:hAnsi="IRNazanin" w:cs="IRNazanin" w:hint="cs"/>
            <w:sz w:val="28"/>
            <w:szCs w:val="28"/>
            <w:rPrChange w:id="2666" w:author="Mohammad Mohammadi" w:date="2025-07-22T21:07:00Z">
              <w:rPr>
                <w:rFonts w:ascii="IRNazanin" w:hAnsi="IRNazanin" w:cs="IRNazanin" w:hint="cs"/>
                <w:sz w:val="28"/>
                <w:szCs w:val="28"/>
              </w:rPr>
            </w:rPrChange>
          </w:rPr>
          <w:t>‌</w:t>
        </w:r>
      </w:ins>
      <w:r w:rsidRPr="00457BB8">
        <w:rPr>
          <w:rFonts w:ascii="IRNazanin" w:hAnsi="IRNazanin" w:cs="IRNazanin"/>
          <w:sz w:val="28"/>
          <w:szCs w:val="28"/>
          <w:rtl/>
          <w:rPrChange w:id="2667" w:author="Mohammad Mohammadi" w:date="2025-07-22T21:07:00Z">
            <w:rPr>
              <w:rFonts w:ascii="IRNazanin" w:hAnsi="IRNazanin" w:cs="IRNazanin"/>
              <w:sz w:val="28"/>
              <w:szCs w:val="28"/>
              <w:rtl/>
            </w:rPr>
          </w:rPrChange>
        </w:rPr>
        <w:t xml:space="preserve">طور نمی‌شود، او نمی‌تواند از این </w:t>
      </w:r>
      <w:r w:rsidR="002A6D9F" w:rsidRPr="00457BB8">
        <w:rPr>
          <w:rFonts w:ascii="IRNazanin" w:hAnsi="IRNazanin" w:cs="IRNazanin"/>
          <w:sz w:val="28"/>
          <w:szCs w:val="28"/>
          <w:rtl/>
          <w:rPrChange w:id="2668" w:author="Mohammad Mohammadi" w:date="2025-07-22T21:07:00Z">
            <w:rPr>
              <w:rFonts w:ascii="IRNazanin" w:hAnsi="IRNazanin" w:cs="IRNazanin"/>
              <w:sz w:val="28"/>
              <w:szCs w:val="28"/>
              <w:rtl/>
            </w:rPr>
          </w:rPrChange>
        </w:rPr>
        <w:t>نوزادها</w:t>
      </w:r>
      <w:r w:rsidRPr="00457BB8">
        <w:rPr>
          <w:rFonts w:ascii="IRNazanin" w:hAnsi="IRNazanin" w:cs="IRNazanin"/>
          <w:sz w:val="28"/>
          <w:szCs w:val="28"/>
          <w:rtl/>
          <w:rPrChange w:id="2669" w:author="Mohammad Mohammadi" w:date="2025-07-22T21:07:00Z">
            <w:rPr>
              <w:rFonts w:ascii="IRNazanin" w:hAnsi="IRNazanin" w:cs="IRNazanin"/>
              <w:sz w:val="28"/>
              <w:szCs w:val="28"/>
              <w:rtl/>
            </w:rPr>
          </w:rPrChange>
        </w:rPr>
        <w:t xml:space="preserve"> مراقبت کند مگر اینکه مادرم بیاید کمک کند»</w:t>
      </w:r>
      <w:r w:rsidR="002A6D9F" w:rsidRPr="00457BB8">
        <w:rPr>
          <w:rFonts w:ascii="IRNazanin" w:hAnsi="IRNazanin" w:cs="IRNazanin"/>
          <w:sz w:val="28"/>
          <w:szCs w:val="28"/>
          <w:rtl/>
          <w:rPrChange w:id="267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671" w:author="Mohammad Mohammadi" w:date="2025-07-22T21:07:00Z">
            <w:rPr>
              <w:rFonts w:ascii="IRNazanin" w:hAnsi="IRNazanin" w:cs="IRNazanin"/>
              <w:sz w:val="28"/>
              <w:szCs w:val="28"/>
              <w:rtl/>
            </w:rPr>
          </w:rPrChange>
        </w:rPr>
        <w:t xml:space="preserve"> </w:t>
      </w:r>
      <w:r w:rsidR="005445D1" w:rsidRPr="00457BB8">
        <w:rPr>
          <w:rFonts w:ascii="IRNazanin" w:hAnsi="IRNazanin" w:cs="IRNazanin" w:hint="cs"/>
          <w:sz w:val="28"/>
          <w:szCs w:val="28"/>
          <w:rtl/>
          <w:rPrChange w:id="2672" w:author="Mohammad Mohammadi" w:date="2025-07-22T21:07:00Z">
            <w:rPr>
              <w:rFonts w:ascii="IRNazanin" w:hAnsi="IRNazanin" w:cs="IRNazanin" w:hint="cs"/>
              <w:sz w:val="28"/>
              <w:szCs w:val="28"/>
              <w:rtl/>
            </w:rPr>
          </w:rPrChange>
        </w:rPr>
        <w:t>برای</w:t>
      </w:r>
      <w:r w:rsidR="005445D1" w:rsidRPr="00457BB8">
        <w:rPr>
          <w:rFonts w:ascii="IRNazanin" w:hAnsi="IRNazanin" w:cs="IRNazanin"/>
          <w:sz w:val="28"/>
          <w:szCs w:val="28"/>
          <w:rtl/>
          <w:rPrChange w:id="2673" w:author="Mohammad Mohammadi" w:date="2025-07-22T21:07:00Z">
            <w:rPr>
              <w:rFonts w:ascii="IRNazanin" w:hAnsi="IRNazanin" w:cs="IRNazanin"/>
              <w:sz w:val="28"/>
              <w:szCs w:val="28"/>
              <w:rtl/>
            </w:rPr>
          </w:rPrChange>
        </w:rPr>
        <w:t xml:space="preserve"> </w:t>
      </w:r>
      <w:r w:rsidR="005445D1" w:rsidRPr="00457BB8">
        <w:rPr>
          <w:rFonts w:ascii="IRNazanin" w:hAnsi="IRNazanin" w:cs="IRNazanin" w:hint="cs"/>
          <w:sz w:val="28"/>
          <w:szCs w:val="28"/>
          <w:rtl/>
          <w:rPrChange w:id="2674" w:author="Mohammad Mohammadi" w:date="2025-07-22T21:07:00Z">
            <w:rPr>
              <w:rFonts w:ascii="IRNazanin" w:hAnsi="IRNazanin" w:cs="IRNazanin" w:hint="cs"/>
              <w:sz w:val="28"/>
              <w:szCs w:val="28"/>
              <w:rtl/>
            </w:rPr>
          </w:rPrChange>
        </w:rPr>
        <w:t>همین</w:t>
      </w:r>
      <w:r w:rsidRPr="00457BB8">
        <w:rPr>
          <w:rFonts w:ascii="IRNazanin" w:hAnsi="IRNazanin" w:cs="IRNazanin"/>
          <w:sz w:val="28"/>
          <w:szCs w:val="28"/>
          <w:rtl/>
          <w:rPrChange w:id="2675" w:author="Mohammad Mohammadi" w:date="2025-07-22T21:07:00Z">
            <w:rPr>
              <w:rFonts w:ascii="IRNazanin" w:hAnsi="IRNazanin" w:cs="IRNazanin"/>
              <w:sz w:val="28"/>
              <w:szCs w:val="28"/>
              <w:rtl/>
            </w:rPr>
          </w:rPrChange>
        </w:rPr>
        <w:t xml:space="preserve"> پادشاه را فرستاد تا نازو را</w:t>
      </w:r>
      <w:r w:rsidR="00AD6478" w:rsidRPr="00457BB8">
        <w:rPr>
          <w:rFonts w:ascii="IRNazanin" w:hAnsi="IRNazanin" w:cs="IRNazanin"/>
          <w:sz w:val="28"/>
          <w:szCs w:val="28"/>
          <w:rtl/>
          <w:rPrChange w:id="2676" w:author="Mohammad Mohammadi" w:date="2025-07-22T21:07:00Z">
            <w:rPr>
              <w:rFonts w:ascii="IRNazanin" w:hAnsi="IRNazanin" w:cs="IRNazanin"/>
              <w:sz w:val="28"/>
              <w:szCs w:val="28"/>
              <w:rtl/>
            </w:rPr>
          </w:rPrChange>
        </w:rPr>
        <w:t xml:space="preserve"> که در خانه </w:t>
      </w:r>
      <w:r w:rsidRPr="00457BB8">
        <w:rPr>
          <w:rFonts w:ascii="IRNazanin" w:hAnsi="IRNazanin" w:cs="IRNazanin"/>
          <w:sz w:val="28"/>
          <w:szCs w:val="28"/>
          <w:rtl/>
          <w:rPrChange w:id="2677" w:author="Mohammad Mohammadi" w:date="2025-07-22T21:07:00Z">
            <w:rPr>
              <w:rFonts w:ascii="IRNazanin" w:hAnsi="IRNazanin" w:cs="IRNazanin"/>
              <w:sz w:val="28"/>
              <w:szCs w:val="28"/>
              <w:rtl/>
            </w:rPr>
          </w:rPrChange>
        </w:rPr>
        <w:t>جان‌محمد که زندگی می‌کرد</w:t>
      </w:r>
      <w:r w:rsidR="00AD6478" w:rsidRPr="00457BB8">
        <w:rPr>
          <w:rFonts w:ascii="IRNazanin" w:hAnsi="IRNazanin" w:cs="IRNazanin"/>
          <w:sz w:val="28"/>
          <w:szCs w:val="28"/>
          <w:rtl/>
          <w:rPrChange w:id="267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679" w:author="Mohammad Mohammadi" w:date="2025-07-22T21:07:00Z">
            <w:rPr>
              <w:rFonts w:ascii="IRNazanin" w:hAnsi="IRNazanin" w:cs="IRNazanin"/>
              <w:sz w:val="28"/>
              <w:szCs w:val="28"/>
              <w:rtl/>
            </w:rPr>
          </w:rPrChange>
        </w:rPr>
        <w:t xml:space="preserve"> بیاورد</w:t>
      </w:r>
      <w:r w:rsidRPr="00457BB8">
        <w:rPr>
          <w:rFonts w:ascii="IRNazanin" w:hAnsi="IRNazanin" w:cs="IRNazanin"/>
          <w:sz w:val="28"/>
          <w:szCs w:val="28"/>
          <w:lang w:bidi="fa-IR"/>
          <w:rPrChange w:id="2680" w:author="Mohammad Mohammadi" w:date="2025-07-22T21:07:00Z">
            <w:rPr>
              <w:rFonts w:ascii="IRNazanin" w:hAnsi="IRNazanin" w:cs="IRNazanin"/>
              <w:sz w:val="28"/>
              <w:szCs w:val="28"/>
              <w:lang w:bidi="fa-IR"/>
            </w:rPr>
          </w:rPrChange>
        </w:rPr>
        <w:t>.</w:t>
      </w:r>
    </w:p>
    <w:p w14:paraId="61D8155B" w14:textId="0B6C2E07" w:rsidR="000D4528" w:rsidRPr="00457BB8" w:rsidRDefault="000D4528" w:rsidP="000D4528">
      <w:pPr>
        <w:bidi/>
        <w:jc w:val="both"/>
        <w:rPr>
          <w:rFonts w:ascii="IRNazanin" w:hAnsi="IRNazanin" w:cs="IRNazanin"/>
          <w:sz w:val="28"/>
          <w:szCs w:val="28"/>
          <w:lang w:bidi="fa-IR"/>
          <w:rPrChange w:id="2681"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682" w:author="Mohammad Mohammadi" w:date="2025-07-22T21:07:00Z">
            <w:rPr>
              <w:rFonts w:ascii="IRNazanin" w:hAnsi="IRNazanin" w:cs="IRNazanin"/>
              <w:sz w:val="28"/>
              <w:szCs w:val="28"/>
              <w:rtl/>
            </w:rPr>
          </w:rPrChange>
        </w:rPr>
        <w:lastRenderedPageBreak/>
        <w:t>نازو برگشت و</w:t>
      </w:r>
      <w:r w:rsidR="00E0700B" w:rsidRPr="00457BB8">
        <w:rPr>
          <w:rFonts w:ascii="IRNazanin" w:hAnsi="IRNazanin" w:cs="IRNazanin"/>
          <w:sz w:val="28"/>
          <w:szCs w:val="28"/>
          <w:rtl/>
          <w:rPrChange w:id="2683" w:author="Mohammad Mohammadi" w:date="2025-07-22T21:07:00Z">
            <w:rPr>
              <w:rFonts w:ascii="IRNazanin" w:hAnsi="IRNazanin" w:cs="IRNazanin"/>
              <w:sz w:val="28"/>
              <w:szCs w:val="28"/>
              <w:rtl/>
            </w:rPr>
          </w:rPrChange>
        </w:rPr>
        <w:t xml:space="preserve"> مسوول</w:t>
      </w:r>
      <w:r w:rsidR="00E0700B" w:rsidRPr="00457BB8">
        <w:rPr>
          <w:rFonts w:ascii="IRNazanin" w:hAnsi="IRNazanin" w:cs="IRNazanin" w:hint="cs"/>
          <w:sz w:val="28"/>
          <w:szCs w:val="28"/>
          <w:rtl/>
          <w:rPrChange w:id="2684" w:author="Mohammad Mohammadi" w:date="2025-07-22T21:07:00Z">
            <w:rPr>
              <w:rFonts w:ascii="IRNazanin" w:hAnsi="IRNazanin" w:cs="IRNazanin" w:hint="cs"/>
              <w:sz w:val="28"/>
              <w:szCs w:val="28"/>
              <w:rtl/>
            </w:rPr>
          </w:rPrChange>
        </w:rPr>
        <w:t>یت</w:t>
      </w:r>
      <w:r w:rsidR="00E0700B" w:rsidRPr="00457BB8">
        <w:rPr>
          <w:rFonts w:ascii="IRNazanin" w:hAnsi="IRNazanin" w:cs="IRNazanin"/>
          <w:sz w:val="28"/>
          <w:szCs w:val="28"/>
          <w:rtl/>
          <w:rPrChange w:id="2685"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686" w:author="Mohammad Mohammadi" w:date="2025-07-22T21:07:00Z">
            <w:rPr>
              <w:rFonts w:ascii="IRNazanin" w:hAnsi="IRNazanin" w:cs="IRNazanin"/>
              <w:sz w:val="28"/>
              <w:szCs w:val="28"/>
              <w:rtl/>
            </w:rPr>
          </w:rPrChange>
        </w:rPr>
        <w:t xml:space="preserve">مراقبت </w:t>
      </w:r>
      <w:r w:rsidR="00E0700B" w:rsidRPr="00457BB8">
        <w:rPr>
          <w:rFonts w:ascii="IRNazanin" w:hAnsi="IRNazanin" w:cs="IRNazanin"/>
          <w:sz w:val="28"/>
          <w:szCs w:val="28"/>
          <w:rtl/>
          <w:rPrChange w:id="2687" w:author="Mohammad Mohammadi" w:date="2025-07-22T21:07:00Z">
            <w:rPr>
              <w:rFonts w:ascii="IRNazanin" w:hAnsi="IRNazanin" w:cs="IRNazanin"/>
              <w:sz w:val="28"/>
              <w:szCs w:val="28"/>
              <w:rtl/>
            </w:rPr>
          </w:rPrChange>
        </w:rPr>
        <w:t xml:space="preserve">از </w:t>
      </w:r>
      <w:r w:rsidR="00E0700B" w:rsidRPr="00457BB8">
        <w:rPr>
          <w:rFonts w:ascii="IRNazanin" w:hAnsi="IRNazanin" w:cs="IRNazanin" w:hint="cs"/>
          <w:sz w:val="28"/>
          <w:szCs w:val="28"/>
          <w:rtl/>
          <w:rPrChange w:id="2688" w:author="Mohammad Mohammadi" w:date="2025-07-22T21:07:00Z">
            <w:rPr>
              <w:rFonts w:ascii="IRNazanin" w:hAnsi="IRNazanin" w:cs="IRNazanin" w:hint="cs"/>
              <w:sz w:val="28"/>
              <w:szCs w:val="28"/>
              <w:rtl/>
            </w:rPr>
          </w:rPrChange>
        </w:rPr>
        <w:t>یک</w:t>
      </w:r>
      <w:r w:rsidR="00E0700B" w:rsidRPr="00457BB8">
        <w:rPr>
          <w:rFonts w:ascii="IRNazanin" w:hAnsi="IRNazanin" w:cs="IRNazanin"/>
          <w:sz w:val="28"/>
          <w:szCs w:val="28"/>
          <w:rtl/>
          <w:rPrChange w:id="2689" w:author="Mohammad Mohammadi" w:date="2025-07-22T21:07:00Z">
            <w:rPr>
              <w:rFonts w:ascii="IRNazanin" w:hAnsi="IRNazanin" w:cs="IRNazanin"/>
              <w:sz w:val="28"/>
              <w:szCs w:val="28"/>
              <w:rtl/>
            </w:rPr>
          </w:rPrChange>
        </w:rPr>
        <w:t xml:space="preserve"> نوزاد را به عهده گرفت</w:t>
      </w:r>
      <w:r w:rsidRPr="00457BB8">
        <w:rPr>
          <w:rFonts w:ascii="IRNazanin" w:hAnsi="IRNazanin" w:cs="IRNazanin"/>
          <w:sz w:val="28"/>
          <w:szCs w:val="28"/>
          <w:rtl/>
          <w:rPrChange w:id="2690" w:author="Mohammad Mohammadi" w:date="2025-07-22T21:07:00Z">
            <w:rPr>
              <w:rFonts w:ascii="IRNazanin" w:hAnsi="IRNazanin" w:cs="IRNazanin"/>
              <w:sz w:val="28"/>
              <w:szCs w:val="28"/>
              <w:rtl/>
            </w:rPr>
          </w:rPrChange>
        </w:rPr>
        <w:t xml:space="preserve"> و پاک</w:t>
      </w:r>
      <w:r w:rsidRPr="00457BB8">
        <w:rPr>
          <w:rFonts w:ascii="IRNazanin" w:hAnsi="IRNazanin" w:cs="IRNazanin" w:hint="cs"/>
          <w:sz w:val="28"/>
          <w:szCs w:val="28"/>
          <w:rtl/>
          <w:rPrChange w:id="2691" w:author="Mohammad Mohammadi" w:date="2025-07-22T21:07:00Z">
            <w:rPr>
              <w:rFonts w:ascii="IRNazanin" w:hAnsi="IRNazanin" w:cs="IRNazanin" w:hint="cs"/>
              <w:sz w:val="28"/>
              <w:szCs w:val="28"/>
              <w:rtl/>
            </w:rPr>
          </w:rPrChange>
        </w:rPr>
        <w:t>یزه</w:t>
      </w:r>
      <w:r w:rsidRPr="00457BB8">
        <w:rPr>
          <w:rFonts w:ascii="IRNazanin" w:hAnsi="IRNazanin" w:cs="IRNazanin"/>
          <w:sz w:val="28"/>
          <w:szCs w:val="28"/>
          <w:rtl/>
          <w:rPrChange w:id="2692" w:author="Mohammad Mohammadi" w:date="2025-07-22T21:07:00Z">
            <w:rPr>
              <w:rFonts w:ascii="IRNazanin" w:hAnsi="IRNazanin" w:cs="IRNazanin"/>
              <w:sz w:val="28"/>
              <w:szCs w:val="28"/>
              <w:rtl/>
            </w:rPr>
          </w:rPrChange>
        </w:rPr>
        <w:t xml:space="preserve"> از د</w:t>
      </w:r>
      <w:r w:rsidRPr="00457BB8">
        <w:rPr>
          <w:rFonts w:ascii="IRNazanin" w:hAnsi="IRNazanin" w:cs="IRNazanin" w:hint="cs"/>
          <w:sz w:val="28"/>
          <w:szCs w:val="28"/>
          <w:rtl/>
          <w:rPrChange w:id="2693" w:author="Mohammad Mohammadi" w:date="2025-07-22T21:07:00Z">
            <w:rPr>
              <w:rFonts w:ascii="IRNazanin" w:hAnsi="IRNazanin" w:cs="IRNazanin" w:hint="cs"/>
              <w:sz w:val="28"/>
              <w:szCs w:val="28"/>
              <w:rtl/>
            </w:rPr>
          </w:rPrChange>
        </w:rPr>
        <w:t>یگری</w:t>
      </w:r>
      <w:r w:rsidR="00E0700B" w:rsidRPr="00457BB8">
        <w:rPr>
          <w:rFonts w:ascii="IRNazanin" w:hAnsi="IRNazanin" w:cs="IRNazanin"/>
          <w:sz w:val="28"/>
          <w:szCs w:val="28"/>
          <w:rtl/>
          <w:rPrChange w:id="2694" w:author="Mohammad Mohammadi" w:date="2025-07-22T21:07:00Z">
            <w:rPr>
              <w:rFonts w:ascii="IRNazanin" w:hAnsi="IRNazanin" w:cs="IRNazanin"/>
              <w:sz w:val="28"/>
              <w:szCs w:val="28"/>
              <w:rtl/>
            </w:rPr>
          </w:rPrChange>
        </w:rPr>
        <w:t xml:space="preserve"> را</w:t>
      </w:r>
      <w:r w:rsidRPr="00457BB8">
        <w:rPr>
          <w:rFonts w:ascii="IRNazanin" w:hAnsi="IRNazanin" w:cs="IRNazanin"/>
          <w:sz w:val="28"/>
          <w:szCs w:val="28"/>
          <w:rtl/>
          <w:rPrChange w:id="2695" w:author="Mohammad Mohammadi" w:date="2025-07-22T21:07:00Z">
            <w:rPr>
              <w:rFonts w:ascii="IRNazanin" w:hAnsi="IRNazanin" w:cs="IRNazanin"/>
              <w:sz w:val="28"/>
              <w:szCs w:val="28"/>
              <w:rtl/>
            </w:rPr>
          </w:rPrChange>
        </w:rPr>
        <w:t>. یک سال گذشت، دو</w:t>
      </w:r>
      <w:r w:rsidR="00813298" w:rsidRPr="00457BB8">
        <w:rPr>
          <w:rFonts w:ascii="IRNazanin" w:hAnsi="IRNazanin" w:cs="IRNazanin"/>
          <w:sz w:val="28"/>
          <w:szCs w:val="28"/>
          <w:rtl/>
          <w:rPrChange w:id="2696" w:author="Mohammad Mohammadi" w:date="2025-07-22T21:07:00Z">
            <w:rPr>
              <w:rFonts w:ascii="IRNazanin" w:hAnsi="IRNazanin" w:cs="IRNazanin"/>
              <w:sz w:val="28"/>
              <w:szCs w:val="28"/>
              <w:rtl/>
            </w:rPr>
          </w:rPrChange>
        </w:rPr>
        <w:t>گانگی‌</w:t>
      </w:r>
      <w:r w:rsidRPr="00457BB8">
        <w:rPr>
          <w:rFonts w:ascii="IRNazanin" w:hAnsi="IRNazanin" w:cs="IRNazanin"/>
          <w:sz w:val="28"/>
          <w:szCs w:val="28"/>
          <w:rtl/>
          <w:rPrChange w:id="2697" w:author="Mohammad Mohammadi" w:date="2025-07-22T21:07:00Z">
            <w:rPr>
              <w:rFonts w:ascii="IRNazanin" w:hAnsi="IRNazanin" w:cs="IRNazanin"/>
              <w:sz w:val="28"/>
              <w:szCs w:val="28"/>
              <w:rtl/>
            </w:rPr>
          </w:rPrChange>
        </w:rPr>
        <w:t xml:space="preserve">ها بزرگ شدند؛ می‌توانستند بنشینند. </w:t>
      </w:r>
      <w:r w:rsidR="00813298" w:rsidRPr="00457BB8">
        <w:rPr>
          <w:rFonts w:ascii="IRNazanin" w:hAnsi="IRNazanin" w:cs="IRNazanin"/>
          <w:sz w:val="28"/>
          <w:szCs w:val="28"/>
          <w:rtl/>
          <w:rPrChange w:id="2698" w:author="Mohammad Mohammadi" w:date="2025-07-22T21:07:00Z">
            <w:rPr>
              <w:rFonts w:ascii="IRNazanin" w:hAnsi="IRNazanin" w:cs="IRNazanin"/>
              <w:sz w:val="28"/>
              <w:szCs w:val="28"/>
              <w:rtl/>
            </w:rPr>
          </w:rPrChange>
        </w:rPr>
        <w:t xml:space="preserve">تا اینکه </w:t>
      </w:r>
      <w:r w:rsidRPr="00457BB8">
        <w:rPr>
          <w:rFonts w:ascii="IRNazanin" w:hAnsi="IRNazanin" w:cs="IRNazanin"/>
          <w:sz w:val="28"/>
          <w:szCs w:val="28"/>
          <w:rtl/>
          <w:rPrChange w:id="2699" w:author="Mohammad Mohammadi" w:date="2025-07-22T21:07:00Z">
            <w:rPr>
              <w:rFonts w:ascii="IRNazanin" w:hAnsi="IRNazanin" w:cs="IRNazanin"/>
              <w:sz w:val="28"/>
              <w:szCs w:val="28"/>
              <w:rtl/>
            </w:rPr>
          </w:rPrChange>
        </w:rPr>
        <w:t>سیاه</w:t>
      </w:r>
      <w:r w:rsidR="00813298" w:rsidRPr="00457BB8">
        <w:rPr>
          <w:rFonts w:ascii="IRNazanin" w:hAnsi="IRNazanin" w:cs="IRNazanin"/>
          <w:sz w:val="28"/>
          <w:szCs w:val="28"/>
          <w:rtl/>
          <w:rPrChange w:id="270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701" w:author="Mohammad Mohammadi" w:date="2025-07-22T21:07:00Z">
            <w:rPr>
              <w:rFonts w:ascii="IRNazanin" w:hAnsi="IRNazanin" w:cs="IRNazanin"/>
              <w:sz w:val="28"/>
              <w:szCs w:val="28"/>
              <w:rtl/>
            </w:rPr>
          </w:rPrChange>
        </w:rPr>
        <w:t xml:space="preserve">سرفه </w:t>
      </w:r>
      <w:r w:rsidR="005445D1" w:rsidRPr="00457BB8">
        <w:rPr>
          <w:rFonts w:ascii="IRNazanin" w:hAnsi="IRNazanin" w:cs="IRNazanin" w:hint="cs"/>
          <w:sz w:val="28"/>
          <w:szCs w:val="28"/>
          <w:rtl/>
          <w:rPrChange w:id="2702" w:author="Mohammad Mohammadi" w:date="2025-07-22T21:07:00Z">
            <w:rPr>
              <w:rFonts w:ascii="IRNazanin" w:hAnsi="IRNazanin" w:cs="IRNazanin" w:hint="cs"/>
              <w:sz w:val="28"/>
              <w:szCs w:val="28"/>
              <w:rtl/>
            </w:rPr>
          </w:rPrChange>
        </w:rPr>
        <w:t>همه‌گیر</w:t>
      </w:r>
      <w:r w:rsidR="005445D1" w:rsidRPr="00457BB8">
        <w:rPr>
          <w:rFonts w:ascii="IRNazanin" w:hAnsi="IRNazanin" w:cs="IRNazanin"/>
          <w:sz w:val="28"/>
          <w:szCs w:val="28"/>
          <w:rtl/>
          <w:rPrChange w:id="2703" w:author="Mohammad Mohammadi" w:date="2025-07-22T21:07:00Z">
            <w:rPr>
              <w:rFonts w:ascii="IRNazanin" w:hAnsi="IRNazanin" w:cs="IRNazanin"/>
              <w:sz w:val="28"/>
              <w:szCs w:val="28"/>
              <w:rtl/>
            </w:rPr>
          </w:rPrChange>
        </w:rPr>
        <w:t xml:space="preserve"> </w:t>
      </w:r>
      <w:r w:rsidR="005445D1" w:rsidRPr="00457BB8">
        <w:rPr>
          <w:rFonts w:ascii="IRNazanin" w:hAnsi="IRNazanin" w:cs="IRNazanin" w:hint="cs"/>
          <w:sz w:val="28"/>
          <w:szCs w:val="28"/>
          <w:rtl/>
          <w:rPrChange w:id="2704" w:author="Mohammad Mohammadi" w:date="2025-07-22T21:07:00Z">
            <w:rPr>
              <w:rFonts w:ascii="IRNazanin" w:hAnsi="IRNazanin" w:cs="IRNazanin" w:hint="cs"/>
              <w:sz w:val="28"/>
              <w:szCs w:val="28"/>
              <w:rtl/>
            </w:rPr>
          </w:rPrChange>
        </w:rPr>
        <w:t>شد</w:t>
      </w:r>
      <w:r w:rsidRPr="00457BB8">
        <w:rPr>
          <w:rFonts w:ascii="IRNazanin" w:hAnsi="IRNazanin" w:cs="IRNazanin"/>
          <w:sz w:val="28"/>
          <w:szCs w:val="28"/>
          <w:rtl/>
          <w:rPrChange w:id="2705" w:author="Mohammad Mohammadi" w:date="2025-07-22T21:07:00Z">
            <w:rPr>
              <w:rFonts w:ascii="IRNazanin" w:hAnsi="IRNazanin" w:cs="IRNazanin"/>
              <w:sz w:val="28"/>
              <w:szCs w:val="28"/>
              <w:rtl/>
            </w:rPr>
          </w:rPrChange>
        </w:rPr>
        <w:t>. بهار بود</w:t>
      </w:r>
      <w:r w:rsidR="00751E90" w:rsidRPr="00457BB8">
        <w:rPr>
          <w:rFonts w:ascii="IRNazanin" w:hAnsi="IRNazanin" w:cs="IRNazanin"/>
          <w:sz w:val="28"/>
          <w:szCs w:val="28"/>
          <w:rtl/>
          <w:rPrChange w:id="2706" w:author="Mohammad Mohammadi" w:date="2025-07-22T21:07:00Z">
            <w:rPr>
              <w:rFonts w:ascii="IRNazanin" w:hAnsi="IRNazanin" w:cs="IRNazanin"/>
              <w:sz w:val="28"/>
              <w:szCs w:val="28"/>
              <w:rtl/>
            </w:rPr>
          </w:rPrChange>
        </w:rPr>
        <w:t xml:space="preserve"> و</w:t>
      </w:r>
      <w:r w:rsidRPr="00457BB8">
        <w:rPr>
          <w:rFonts w:ascii="IRNazanin" w:hAnsi="IRNazanin" w:cs="IRNazanin"/>
          <w:sz w:val="28"/>
          <w:szCs w:val="28"/>
          <w:rtl/>
          <w:rPrChange w:id="2707" w:author="Mohammad Mohammadi" w:date="2025-07-22T21:07:00Z">
            <w:rPr>
              <w:rFonts w:ascii="IRNazanin" w:hAnsi="IRNazanin" w:cs="IRNazanin"/>
              <w:sz w:val="28"/>
              <w:szCs w:val="28"/>
              <w:rtl/>
            </w:rPr>
          </w:rPrChange>
        </w:rPr>
        <w:t xml:space="preserve"> فصل بره‌زایی... پاکیزه به خانه برادرش خوانین رفت و در آنجا یکی از دو</w:t>
      </w:r>
      <w:r w:rsidR="00751E90" w:rsidRPr="00457BB8">
        <w:rPr>
          <w:rFonts w:ascii="IRNazanin" w:hAnsi="IRNazanin" w:cs="IRNazanin"/>
          <w:sz w:val="28"/>
          <w:szCs w:val="28"/>
          <w:rtl/>
          <w:rPrChange w:id="2708" w:author="Mohammad Mohammadi" w:date="2025-07-22T21:07:00Z">
            <w:rPr>
              <w:rFonts w:ascii="IRNazanin" w:hAnsi="IRNazanin" w:cs="IRNazanin"/>
              <w:sz w:val="28"/>
              <w:szCs w:val="28"/>
              <w:rtl/>
            </w:rPr>
          </w:rPrChange>
        </w:rPr>
        <w:t>گانگی‌</w:t>
      </w:r>
      <w:r w:rsidRPr="00457BB8">
        <w:rPr>
          <w:rFonts w:ascii="IRNazanin" w:hAnsi="IRNazanin" w:cs="IRNazanin"/>
          <w:sz w:val="28"/>
          <w:szCs w:val="28"/>
          <w:rtl/>
          <w:rPrChange w:id="2709" w:author="Mohammad Mohammadi" w:date="2025-07-22T21:07:00Z">
            <w:rPr>
              <w:rFonts w:ascii="IRNazanin" w:hAnsi="IRNazanin" w:cs="IRNazanin"/>
              <w:sz w:val="28"/>
              <w:szCs w:val="28"/>
              <w:rtl/>
            </w:rPr>
          </w:rPrChange>
        </w:rPr>
        <w:t xml:space="preserve">ها </w:t>
      </w:r>
      <w:r w:rsidR="003501D4" w:rsidRPr="00457BB8">
        <w:rPr>
          <w:rFonts w:ascii="IRNazanin" w:hAnsi="IRNazanin" w:cs="IRNazanin"/>
          <w:sz w:val="28"/>
          <w:szCs w:val="28"/>
          <w:rtl/>
          <w:rPrChange w:id="2710" w:author="Mohammad Mohammadi" w:date="2025-07-22T21:07:00Z">
            <w:rPr>
              <w:rFonts w:ascii="IRNazanin" w:hAnsi="IRNazanin" w:cs="IRNazanin"/>
              <w:sz w:val="28"/>
              <w:szCs w:val="28"/>
              <w:rtl/>
            </w:rPr>
          </w:rPrChange>
        </w:rPr>
        <w:t xml:space="preserve">به </w:t>
      </w:r>
      <w:r w:rsidRPr="00457BB8">
        <w:rPr>
          <w:rFonts w:ascii="IRNazanin" w:hAnsi="IRNazanin" w:cs="IRNazanin"/>
          <w:sz w:val="28"/>
          <w:szCs w:val="28"/>
          <w:rtl/>
          <w:rPrChange w:id="2711" w:author="Mohammad Mohammadi" w:date="2025-07-22T21:07:00Z">
            <w:rPr>
              <w:rFonts w:ascii="IRNazanin" w:hAnsi="IRNazanin" w:cs="IRNazanin"/>
              <w:sz w:val="28"/>
              <w:szCs w:val="28"/>
              <w:rtl/>
            </w:rPr>
          </w:rPrChange>
        </w:rPr>
        <w:t>سیاه</w:t>
      </w:r>
      <w:r w:rsidR="00751E90" w:rsidRPr="00457BB8">
        <w:rPr>
          <w:rFonts w:ascii="IRNazanin" w:hAnsi="IRNazanin" w:cs="IRNazanin"/>
          <w:sz w:val="28"/>
          <w:szCs w:val="28"/>
          <w:rtl/>
          <w:rPrChange w:id="271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713" w:author="Mohammad Mohammadi" w:date="2025-07-22T21:07:00Z">
            <w:rPr>
              <w:rFonts w:ascii="IRNazanin" w:hAnsi="IRNazanin" w:cs="IRNazanin"/>
              <w:sz w:val="28"/>
              <w:szCs w:val="28"/>
              <w:rtl/>
            </w:rPr>
          </w:rPrChange>
        </w:rPr>
        <w:t xml:space="preserve">سرفه </w:t>
      </w:r>
      <w:r w:rsidR="003501D4" w:rsidRPr="00457BB8">
        <w:rPr>
          <w:rFonts w:ascii="IRNazanin" w:hAnsi="IRNazanin" w:cs="IRNazanin"/>
          <w:sz w:val="28"/>
          <w:szCs w:val="28"/>
          <w:rtl/>
          <w:rPrChange w:id="2714" w:author="Mohammad Mohammadi" w:date="2025-07-22T21:07:00Z">
            <w:rPr>
              <w:rFonts w:ascii="IRNazanin" w:hAnsi="IRNazanin" w:cs="IRNazanin"/>
              <w:sz w:val="28"/>
              <w:szCs w:val="28"/>
              <w:rtl/>
            </w:rPr>
          </w:rPrChange>
        </w:rPr>
        <w:t xml:space="preserve">مبتلا شد </w:t>
      </w:r>
      <w:r w:rsidRPr="00457BB8">
        <w:rPr>
          <w:rFonts w:ascii="IRNazanin" w:hAnsi="IRNazanin" w:cs="IRNazanin"/>
          <w:sz w:val="28"/>
          <w:szCs w:val="28"/>
          <w:rtl/>
          <w:rPrChange w:id="2715" w:author="Mohammad Mohammadi" w:date="2025-07-22T21:07:00Z">
            <w:rPr>
              <w:rFonts w:ascii="IRNazanin" w:hAnsi="IRNazanin" w:cs="IRNazanin"/>
              <w:sz w:val="28"/>
              <w:szCs w:val="28"/>
              <w:rtl/>
            </w:rPr>
          </w:rPrChange>
        </w:rPr>
        <w:t>و مرد</w:t>
      </w:r>
      <w:r w:rsidRPr="00457BB8">
        <w:rPr>
          <w:rFonts w:ascii="IRNazanin" w:hAnsi="IRNazanin" w:cs="IRNazanin"/>
          <w:sz w:val="28"/>
          <w:szCs w:val="28"/>
          <w:lang w:bidi="fa-IR"/>
          <w:rPrChange w:id="2716" w:author="Mohammad Mohammadi" w:date="2025-07-22T21:07:00Z">
            <w:rPr>
              <w:rFonts w:ascii="IRNazanin" w:hAnsi="IRNazanin" w:cs="IRNazanin"/>
              <w:sz w:val="28"/>
              <w:szCs w:val="28"/>
              <w:lang w:bidi="fa-IR"/>
            </w:rPr>
          </w:rPrChange>
        </w:rPr>
        <w:t>.</w:t>
      </w:r>
    </w:p>
    <w:p w14:paraId="39B81F19" w14:textId="5F9B9B22" w:rsidR="000D4528" w:rsidRPr="00457BB8" w:rsidRDefault="008D6B1A" w:rsidP="000D4528">
      <w:pPr>
        <w:bidi/>
        <w:jc w:val="both"/>
        <w:rPr>
          <w:rFonts w:ascii="IRNazanin" w:hAnsi="IRNazanin" w:cs="IRNazanin"/>
          <w:sz w:val="28"/>
          <w:szCs w:val="28"/>
          <w:lang w:bidi="fa-IR"/>
          <w:rPrChange w:id="271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718" w:author="Mohammad Mohammadi" w:date="2025-07-22T21:07:00Z">
            <w:rPr>
              <w:rFonts w:ascii="IRNazanin" w:hAnsi="IRNazanin" w:cs="IRNazanin"/>
              <w:sz w:val="28"/>
              <w:szCs w:val="28"/>
              <w:rtl/>
            </w:rPr>
          </w:rPrChange>
        </w:rPr>
        <w:t>پاکیزه</w:t>
      </w:r>
      <w:r w:rsidR="000D4528" w:rsidRPr="00457BB8">
        <w:rPr>
          <w:rFonts w:ascii="IRNazanin" w:hAnsi="IRNazanin" w:cs="IRNazanin"/>
          <w:sz w:val="28"/>
          <w:szCs w:val="28"/>
          <w:rtl/>
          <w:rPrChange w:id="2719" w:author="Mohammad Mohammadi" w:date="2025-07-22T21:07:00Z">
            <w:rPr>
              <w:rFonts w:ascii="IRNazanin" w:hAnsi="IRNazanin" w:cs="IRNazanin"/>
              <w:sz w:val="28"/>
              <w:szCs w:val="28"/>
              <w:rtl/>
            </w:rPr>
          </w:rPrChange>
        </w:rPr>
        <w:t xml:space="preserve"> و نازو از </w:t>
      </w:r>
      <w:r w:rsidRPr="00457BB8">
        <w:rPr>
          <w:rFonts w:ascii="IRNazanin" w:hAnsi="IRNazanin" w:cs="IRNazanin"/>
          <w:sz w:val="28"/>
          <w:szCs w:val="28"/>
          <w:rtl/>
          <w:rPrChange w:id="2720" w:author="Mohammad Mohammadi" w:date="2025-07-22T21:07:00Z">
            <w:rPr>
              <w:rFonts w:ascii="IRNazanin" w:hAnsi="IRNazanin" w:cs="IRNazanin"/>
              <w:sz w:val="28"/>
              <w:szCs w:val="28"/>
              <w:rtl/>
            </w:rPr>
          </w:rPrChange>
        </w:rPr>
        <w:t xml:space="preserve">نوزاد </w:t>
      </w:r>
      <w:r w:rsidR="000D4528" w:rsidRPr="00457BB8">
        <w:rPr>
          <w:rFonts w:ascii="IRNazanin" w:hAnsi="IRNazanin" w:cs="IRNazanin"/>
          <w:sz w:val="28"/>
          <w:szCs w:val="28"/>
          <w:rtl/>
          <w:rPrChange w:id="2721" w:author="Mohammad Mohammadi" w:date="2025-07-22T21:07:00Z">
            <w:rPr>
              <w:rFonts w:ascii="IRNazanin" w:hAnsi="IRNazanin" w:cs="IRNazanin"/>
              <w:sz w:val="28"/>
              <w:szCs w:val="28"/>
              <w:rtl/>
            </w:rPr>
          </w:rPrChange>
        </w:rPr>
        <w:t xml:space="preserve">مراقبت </w:t>
      </w:r>
      <w:r w:rsidRPr="00457BB8">
        <w:rPr>
          <w:rFonts w:ascii="IRNazanin" w:hAnsi="IRNazanin" w:cs="IRNazanin"/>
          <w:sz w:val="28"/>
          <w:szCs w:val="28"/>
          <w:rtl/>
          <w:rPrChange w:id="2722" w:author="Mohammad Mohammadi" w:date="2025-07-22T21:07:00Z">
            <w:rPr>
              <w:rFonts w:ascii="IRNazanin" w:hAnsi="IRNazanin" w:cs="IRNazanin"/>
              <w:sz w:val="28"/>
              <w:szCs w:val="28"/>
              <w:rtl/>
            </w:rPr>
          </w:rPrChange>
        </w:rPr>
        <w:t>می‌کردند</w:t>
      </w:r>
      <w:r w:rsidR="000D4528" w:rsidRPr="00457BB8">
        <w:rPr>
          <w:rFonts w:ascii="IRNazanin" w:hAnsi="IRNazanin" w:cs="IRNazanin"/>
          <w:sz w:val="28"/>
          <w:szCs w:val="28"/>
          <w:rtl/>
          <w:rPrChange w:id="2723"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724" w:author="Mohammad Mohammadi" w:date="2025-07-22T21:07:00Z">
            <w:rPr>
              <w:rFonts w:ascii="IRNazanin" w:hAnsi="IRNazanin" w:cs="IRNazanin"/>
              <w:sz w:val="28"/>
              <w:szCs w:val="28"/>
              <w:rtl/>
            </w:rPr>
          </w:rPrChange>
        </w:rPr>
        <w:t>نوزاد</w:t>
      </w:r>
      <w:r w:rsidR="000D4528" w:rsidRPr="00457BB8">
        <w:rPr>
          <w:rFonts w:ascii="IRNazanin" w:hAnsi="IRNazanin" w:cs="IRNazanin"/>
          <w:sz w:val="28"/>
          <w:szCs w:val="28"/>
          <w:rtl/>
          <w:rPrChange w:id="2725" w:author="Mohammad Mohammadi" w:date="2025-07-22T21:07:00Z">
            <w:rPr>
              <w:rFonts w:ascii="IRNazanin" w:hAnsi="IRNazanin" w:cs="IRNazanin"/>
              <w:sz w:val="28"/>
              <w:szCs w:val="28"/>
              <w:rtl/>
            </w:rPr>
          </w:rPrChange>
        </w:rPr>
        <w:t xml:space="preserve"> بسیار خوبی بود </w:t>
      </w:r>
      <w:r w:rsidRPr="00457BB8">
        <w:rPr>
          <w:rFonts w:ascii="IRNazanin" w:hAnsi="IRNazanin" w:cs="IRNazanin"/>
          <w:sz w:val="28"/>
          <w:szCs w:val="28"/>
          <w:rtl/>
          <w:rPrChange w:id="2726" w:author="Mohammad Mohammadi" w:date="2025-07-22T21:07:00Z">
            <w:rPr>
              <w:rFonts w:ascii="IRNazanin" w:hAnsi="IRNazanin" w:cs="IRNazanin"/>
              <w:sz w:val="28"/>
              <w:szCs w:val="28"/>
              <w:rtl/>
            </w:rPr>
          </w:rPrChange>
        </w:rPr>
        <w:t xml:space="preserve">ـ </w:t>
      </w:r>
      <w:r w:rsidR="000D4528" w:rsidRPr="00457BB8">
        <w:rPr>
          <w:rFonts w:ascii="IRNazanin" w:hAnsi="IRNazanin" w:cs="IRNazanin"/>
          <w:sz w:val="28"/>
          <w:szCs w:val="28"/>
          <w:rtl/>
          <w:rPrChange w:id="2727" w:author="Mohammad Mohammadi" w:date="2025-07-22T21:07:00Z">
            <w:rPr>
              <w:rFonts w:ascii="IRNazanin" w:hAnsi="IRNazanin" w:cs="IRNazanin"/>
              <w:sz w:val="28"/>
              <w:szCs w:val="28"/>
              <w:rtl/>
            </w:rPr>
          </w:rPrChange>
        </w:rPr>
        <w:t>هر دو</w:t>
      </w:r>
      <w:r w:rsidRPr="00457BB8">
        <w:rPr>
          <w:rFonts w:ascii="IRNazanin" w:hAnsi="IRNazanin" w:cs="IRNazanin"/>
          <w:sz w:val="28"/>
          <w:szCs w:val="28"/>
          <w:rtl/>
          <w:rPrChange w:id="2728" w:author="Mohammad Mohammadi" w:date="2025-07-22T21:07:00Z">
            <w:rPr>
              <w:rFonts w:ascii="IRNazanin" w:hAnsi="IRNazanin" w:cs="IRNazanin"/>
              <w:sz w:val="28"/>
              <w:szCs w:val="28"/>
              <w:rtl/>
            </w:rPr>
          </w:rPrChange>
        </w:rPr>
        <w:t>ی</w:t>
      </w:r>
      <w:r w:rsidR="000D4528" w:rsidRPr="00457BB8">
        <w:rPr>
          <w:rFonts w:ascii="IRNazanin" w:hAnsi="IRNazanin" w:cs="IRNazanin"/>
          <w:sz w:val="28"/>
          <w:szCs w:val="28"/>
          <w:rtl/>
          <w:rPrChange w:id="2729" w:author="Mohammad Mohammadi" w:date="2025-07-22T21:07:00Z">
            <w:rPr>
              <w:rFonts w:ascii="IRNazanin" w:hAnsi="IRNazanin" w:cs="IRNazanin"/>
              <w:sz w:val="28"/>
              <w:szCs w:val="28"/>
              <w:rtl/>
            </w:rPr>
          </w:rPrChange>
        </w:rPr>
        <w:t xml:space="preserve"> دو</w:t>
      </w:r>
      <w:r w:rsidRPr="00457BB8">
        <w:rPr>
          <w:rFonts w:ascii="IRNazanin" w:hAnsi="IRNazanin" w:cs="IRNazanin"/>
          <w:sz w:val="28"/>
          <w:szCs w:val="28"/>
          <w:rtl/>
          <w:rPrChange w:id="2730" w:author="Mohammad Mohammadi" w:date="2025-07-22T21:07:00Z">
            <w:rPr>
              <w:rFonts w:ascii="IRNazanin" w:hAnsi="IRNazanin" w:cs="IRNazanin"/>
              <w:sz w:val="28"/>
              <w:szCs w:val="28"/>
              <w:rtl/>
            </w:rPr>
          </w:rPrChange>
        </w:rPr>
        <w:t xml:space="preserve">گانگی‌ها </w:t>
      </w:r>
      <w:r w:rsidR="000D4528" w:rsidRPr="00457BB8">
        <w:rPr>
          <w:rFonts w:ascii="IRNazanin" w:hAnsi="IRNazanin" w:cs="IRNazanin"/>
          <w:sz w:val="28"/>
          <w:szCs w:val="28"/>
          <w:rtl/>
          <w:rPrChange w:id="2731" w:author="Mohammad Mohammadi" w:date="2025-07-22T21:07:00Z">
            <w:rPr>
              <w:rFonts w:ascii="IRNazanin" w:hAnsi="IRNazanin" w:cs="IRNazanin"/>
              <w:sz w:val="28"/>
              <w:szCs w:val="28"/>
              <w:rtl/>
            </w:rPr>
          </w:rPrChange>
        </w:rPr>
        <w:t xml:space="preserve">خیلی </w:t>
      </w:r>
      <w:r w:rsidRPr="00457BB8">
        <w:rPr>
          <w:rFonts w:ascii="IRNazanin" w:hAnsi="IRNazanin" w:cs="IRNazanin"/>
          <w:sz w:val="28"/>
          <w:szCs w:val="28"/>
          <w:rtl/>
          <w:rPrChange w:id="2732" w:author="Mohammad Mohammadi" w:date="2025-07-22T21:07:00Z">
            <w:rPr>
              <w:rFonts w:ascii="IRNazanin" w:hAnsi="IRNazanin" w:cs="IRNazanin"/>
              <w:sz w:val="28"/>
              <w:szCs w:val="28"/>
              <w:rtl/>
            </w:rPr>
          </w:rPrChange>
        </w:rPr>
        <w:t>مقبول</w:t>
      </w:r>
      <w:r w:rsidR="000D4528" w:rsidRPr="00457BB8">
        <w:rPr>
          <w:rFonts w:ascii="IRNazanin" w:hAnsi="IRNazanin" w:cs="IRNazanin"/>
          <w:sz w:val="28"/>
          <w:szCs w:val="28"/>
          <w:rtl/>
          <w:rPrChange w:id="2733" w:author="Mohammad Mohammadi" w:date="2025-07-22T21:07:00Z">
            <w:rPr>
              <w:rFonts w:ascii="IRNazanin" w:hAnsi="IRNazanin" w:cs="IRNazanin"/>
              <w:sz w:val="28"/>
              <w:szCs w:val="28"/>
              <w:rtl/>
            </w:rPr>
          </w:rPrChange>
        </w:rPr>
        <w:t xml:space="preserve"> بودند. </w:t>
      </w:r>
      <w:r w:rsidRPr="00457BB8">
        <w:rPr>
          <w:rFonts w:ascii="IRNazanin" w:hAnsi="IRNazanin" w:cs="IRNazanin"/>
          <w:sz w:val="28"/>
          <w:szCs w:val="28"/>
          <w:rtl/>
          <w:rPrChange w:id="2734" w:author="Mohammad Mohammadi" w:date="2025-07-22T21:07:00Z">
            <w:rPr>
              <w:rFonts w:ascii="IRNazanin" w:hAnsi="IRNazanin" w:cs="IRNazanin"/>
              <w:sz w:val="28"/>
              <w:szCs w:val="28"/>
              <w:rtl/>
            </w:rPr>
          </w:rPrChange>
        </w:rPr>
        <w:t xml:space="preserve">پاکیزه </w:t>
      </w:r>
      <w:r w:rsidR="000D4528" w:rsidRPr="00457BB8">
        <w:rPr>
          <w:rFonts w:ascii="IRNazanin" w:hAnsi="IRNazanin" w:cs="IRNazanin"/>
          <w:sz w:val="28"/>
          <w:szCs w:val="28"/>
          <w:rtl/>
          <w:rPrChange w:id="2735" w:author="Mohammad Mohammadi" w:date="2025-07-22T21:07:00Z">
            <w:rPr>
              <w:rFonts w:ascii="IRNazanin" w:hAnsi="IRNazanin" w:cs="IRNazanin"/>
              <w:sz w:val="28"/>
              <w:szCs w:val="28"/>
              <w:rtl/>
            </w:rPr>
          </w:rPrChange>
        </w:rPr>
        <w:t xml:space="preserve">خیلی گریه کرد؛ من </w:t>
      </w:r>
      <w:r w:rsidRPr="00457BB8">
        <w:rPr>
          <w:rFonts w:ascii="IRNazanin" w:hAnsi="IRNazanin" w:cs="IRNazanin"/>
          <w:sz w:val="28"/>
          <w:szCs w:val="28"/>
          <w:rtl/>
          <w:rPrChange w:id="2736" w:author="Mohammad Mohammadi" w:date="2025-07-22T21:07:00Z">
            <w:rPr>
              <w:rFonts w:ascii="IRNazanin" w:hAnsi="IRNazanin" w:cs="IRNazanin"/>
              <w:sz w:val="28"/>
              <w:szCs w:val="28"/>
              <w:rtl/>
            </w:rPr>
          </w:rPrChange>
        </w:rPr>
        <w:t xml:space="preserve">و نازو </w:t>
      </w:r>
      <w:r w:rsidR="000D4528" w:rsidRPr="00457BB8">
        <w:rPr>
          <w:rFonts w:ascii="IRNazanin" w:hAnsi="IRNazanin" w:cs="IRNazanin"/>
          <w:sz w:val="28"/>
          <w:szCs w:val="28"/>
          <w:rtl/>
          <w:rPrChange w:id="2737" w:author="Mohammad Mohammadi" w:date="2025-07-22T21:07:00Z">
            <w:rPr>
              <w:rFonts w:ascii="IRNazanin" w:hAnsi="IRNazanin" w:cs="IRNazanin"/>
              <w:sz w:val="28"/>
              <w:szCs w:val="28"/>
              <w:rtl/>
            </w:rPr>
          </w:rPrChange>
        </w:rPr>
        <w:t xml:space="preserve">هم همین‌طور، همه گریه کردیم. </w:t>
      </w:r>
      <w:r w:rsidR="00DA3A45" w:rsidRPr="00457BB8">
        <w:rPr>
          <w:rFonts w:ascii="IRNazanin" w:hAnsi="IRNazanin" w:cs="IRNazanin"/>
          <w:sz w:val="28"/>
          <w:szCs w:val="28"/>
          <w:rtl/>
          <w:rPrChange w:id="2738" w:author="Mohammad Mohammadi" w:date="2025-07-22T21:07:00Z">
            <w:rPr>
              <w:rFonts w:ascii="IRNazanin" w:hAnsi="IRNazanin" w:cs="IRNazanin"/>
              <w:sz w:val="28"/>
              <w:szCs w:val="28"/>
              <w:rtl/>
            </w:rPr>
          </w:rPrChange>
        </w:rPr>
        <w:t>نوزاد</w:t>
      </w:r>
      <w:r w:rsidR="000D4528" w:rsidRPr="00457BB8">
        <w:rPr>
          <w:rFonts w:ascii="IRNazanin" w:hAnsi="IRNazanin" w:cs="IRNazanin"/>
          <w:sz w:val="28"/>
          <w:szCs w:val="28"/>
          <w:rtl/>
          <w:rPrChange w:id="2739" w:author="Mohammad Mohammadi" w:date="2025-07-22T21:07:00Z">
            <w:rPr>
              <w:rFonts w:ascii="IRNazanin" w:hAnsi="IRNazanin" w:cs="IRNazanin"/>
              <w:sz w:val="28"/>
              <w:szCs w:val="28"/>
              <w:rtl/>
            </w:rPr>
          </w:rPrChange>
        </w:rPr>
        <w:t xml:space="preserve"> دوم از سیاه</w:t>
      </w:r>
      <w:r w:rsidR="00DA3A45" w:rsidRPr="00457BB8">
        <w:rPr>
          <w:rFonts w:ascii="IRNazanin" w:hAnsi="IRNazanin" w:cs="IRNazanin"/>
          <w:sz w:val="28"/>
          <w:szCs w:val="28"/>
          <w:rtl/>
          <w:rPrChange w:id="2740" w:author="Mohammad Mohammadi" w:date="2025-07-22T21:07:00Z">
            <w:rPr>
              <w:rFonts w:ascii="IRNazanin" w:hAnsi="IRNazanin" w:cs="IRNazanin"/>
              <w:sz w:val="28"/>
              <w:szCs w:val="28"/>
              <w:rtl/>
            </w:rPr>
          </w:rPrChange>
        </w:rPr>
        <w:t>‌</w:t>
      </w:r>
      <w:r w:rsidR="000D4528" w:rsidRPr="00457BB8">
        <w:rPr>
          <w:rFonts w:ascii="IRNazanin" w:hAnsi="IRNazanin" w:cs="IRNazanin"/>
          <w:sz w:val="28"/>
          <w:szCs w:val="28"/>
          <w:rtl/>
          <w:rPrChange w:id="2741" w:author="Mohammad Mohammadi" w:date="2025-07-22T21:07:00Z">
            <w:rPr>
              <w:rFonts w:ascii="IRNazanin" w:hAnsi="IRNazanin" w:cs="IRNazanin"/>
              <w:sz w:val="28"/>
              <w:szCs w:val="28"/>
              <w:rtl/>
            </w:rPr>
          </w:rPrChange>
        </w:rPr>
        <w:t xml:space="preserve">سرفه نجات یافت، اما چند ماه بعد بر اثر </w:t>
      </w:r>
      <w:r w:rsidR="00DA3A45" w:rsidRPr="00457BB8">
        <w:rPr>
          <w:rFonts w:ascii="IRNazanin" w:hAnsi="IRNazanin" w:cs="IRNazanin"/>
          <w:sz w:val="28"/>
          <w:szCs w:val="28"/>
          <w:rtl/>
          <w:rPrChange w:id="2742" w:author="Mohammad Mohammadi" w:date="2025-07-22T21:07:00Z">
            <w:rPr>
              <w:rFonts w:ascii="IRNazanin" w:hAnsi="IRNazanin" w:cs="IRNazanin"/>
              <w:sz w:val="28"/>
              <w:szCs w:val="28"/>
              <w:rtl/>
            </w:rPr>
          </w:rPrChange>
        </w:rPr>
        <w:t xml:space="preserve">سرخکان </w:t>
      </w:r>
      <w:r w:rsidR="000D4528" w:rsidRPr="00457BB8">
        <w:rPr>
          <w:rFonts w:ascii="IRNazanin" w:hAnsi="IRNazanin" w:cs="IRNazanin"/>
          <w:sz w:val="28"/>
          <w:szCs w:val="28"/>
          <w:rtl/>
          <w:rPrChange w:id="2743" w:author="Mohammad Mohammadi" w:date="2025-07-22T21:07:00Z">
            <w:rPr>
              <w:rFonts w:ascii="IRNazanin" w:hAnsi="IRNazanin" w:cs="IRNazanin"/>
              <w:sz w:val="28"/>
              <w:szCs w:val="28"/>
              <w:rtl/>
            </w:rPr>
          </w:rPrChange>
        </w:rPr>
        <w:t xml:space="preserve">مرد. </w:t>
      </w:r>
      <w:r w:rsidR="00DA3A45" w:rsidRPr="00457BB8">
        <w:rPr>
          <w:rFonts w:ascii="IRNazanin" w:hAnsi="IRNazanin" w:cs="IRNazanin"/>
          <w:sz w:val="28"/>
          <w:szCs w:val="28"/>
          <w:rtl/>
          <w:rPrChange w:id="2744" w:author="Mohammad Mohammadi" w:date="2025-07-22T21:07:00Z">
            <w:rPr>
              <w:rFonts w:ascii="IRNazanin" w:hAnsi="IRNazanin" w:cs="IRNazanin"/>
              <w:sz w:val="28"/>
              <w:szCs w:val="28"/>
              <w:rtl/>
            </w:rPr>
          </w:rPrChange>
        </w:rPr>
        <w:t xml:space="preserve">دوگانگی‌های </w:t>
      </w:r>
      <w:r w:rsidR="000D4528" w:rsidRPr="00457BB8">
        <w:rPr>
          <w:rFonts w:ascii="IRNazanin" w:hAnsi="IRNazanin" w:cs="IRNazanin"/>
          <w:sz w:val="28"/>
          <w:szCs w:val="28"/>
          <w:rtl/>
          <w:rPrChange w:id="2745" w:author="Mohammad Mohammadi" w:date="2025-07-22T21:07:00Z">
            <w:rPr>
              <w:rFonts w:ascii="IRNazanin" w:hAnsi="IRNazanin" w:cs="IRNazanin"/>
              <w:sz w:val="28"/>
              <w:szCs w:val="28"/>
              <w:rtl/>
            </w:rPr>
          </w:rPrChange>
        </w:rPr>
        <w:t>پاکیزه، یکی پس از دیگری، مردند</w:t>
      </w:r>
      <w:r w:rsidR="000D4528" w:rsidRPr="00457BB8">
        <w:rPr>
          <w:rFonts w:ascii="IRNazanin" w:hAnsi="IRNazanin" w:cs="IRNazanin"/>
          <w:sz w:val="28"/>
          <w:szCs w:val="28"/>
          <w:lang w:bidi="fa-IR"/>
          <w:rPrChange w:id="2746" w:author="Mohammad Mohammadi" w:date="2025-07-22T21:07:00Z">
            <w:rPr>
              <w:rFonts w:ascii="IRNazanin" w:hAnsi="IRNazanin" w:cs="IRNazanin"/>
              <w:sz w:val="28"/>
              <w:szCs w:val="28"/>
              <w:lang w:bidi="fa-IR"/>
            </w:rPr>
          </w:rPrChange>
        </w:rPr>
        <w:t>.</w:t>
      </w:r>
    </w:p>
    <w:p w14:paraId="678DD028" w14:textId="00688562" w:rsidR="000D4528" w:rsidRPr="00457BB8" w:rsidRDefault="00917C46" w:rsidP="000D4528">
      <w:pPr>
        <w:bidi/>
        <w:jc w:val="both"/>
        <w:rPr>
          <w:rFonts w:ascii="IRNazanin" w:hAnsi="IRNazanin" w:cs="IRNazanin"/>
          <w:sz w:val="28"/>
          <w:szCs w:val="28"/>
          <w:lang w:bidi="fa-IR"/>
          <w:rPrChange w:id="274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748" w:author="Mohammad Mohammadi" w:date="2025-07-22T21:07:00Z">
            <w:rPr>
              <w:rFonts w:ascii="IRNazanin" w:hAnsi="IRNazanin" w:cs="IRNazanin"/>
              <w:sz w:val="28"/>
              <w:szCs w:val="28"/>
              <w:rtl/>
            </w:rPr>
          </w:rPrChange>
        </w:rPr>
        <w:t>بعدها</w:t>
      </w:r>
      <w:r w:rsidR="000D4528" w:rsidRPr="00457BB8">
        <w:rPr>
          <w:rFonts w:ascii="IRNazanin" w:hAnsi="IRNazanin" w:cs="IRNazanin"/>
          <w:sz w:val="28"/>
          <w:szCs w:val="28"/>
          <w:rtl/>
          <w:rPrChange w:id="2749" w:author="Mohammad Mohammadi" w:date="2025-07-22T21:07:00Z">
            <w:rPr>
              <w:rFonts w:ascii="IRNazanin" w:hAnsi="IRNazanin" w:cs="IRNazanin"/>
              <w:sz w:val="28"/>
              <w:szCs w:val="28"/>
              <w:rtl/>
            </w:rPr>
          </w:rPrChange>
        </w:rPr>
        <w:t xml:space="preserve"> او </w:t>
      </w:r>
      <w:r w:rsidRPr="00457BB8">
        <w:rPr>
          <w:rFonts w:ascii="IRNazanin" w:hAnsi="IRNazanin" w:cs="IRNazanin"/>
          <w:sz w:val="28"/>
          <w:szCs w:val="28"/>
          <w:rtl/>
          <w:rPrChange w:id="2750" w:author="Mohammad Mohammadi" w:date="2025-07-22T21:07:00Z">
            <w:rPr>
              <w:rFonts w:ascii="IRNazanin" w:hAnsi="IRNazanin" w:cs="IRNazanin"/>
              <w:sz w:val="28"/>
              <w:szCs w:val="28"/>
              <w:rtl/>
            </w:rPr>
          </w:rPrChange>
        </w:rPr>
        <w:t>دوباره باردار شد</w:t>
      </w:r>
      <w:r w:rsidR="005445D1" w:rsidRPr="00457BB8">
        <w:rPr>
          <w:rFonts w:ascii="IRNazanin" w:hAnsi="IRNazanin" w:cs="IRNazanin"/>
          <w:sz w:val="28"/>
          <w:szCs w:val="28"/>
          <w:rtl/>
          <w:rPrChange w:id="2751"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752" w:author="Mohammad Mohammadi" w:date="2025-07-22T21:07:00Z">
            <w:rPr>
              <w:rFonts w:ascii="IRNazanin" w:hAnsi="IRNazanin" w:cs="IRNazanin"/>
              <w:sz w:val="28"/>
              <w:szCs w:val="28"/>
              <w:rtl/>
            </w:rPr>
          </w:rPrChange>
        </w:rPr>
        <w:t>و نوزادش</w:t>
      </w:r>
      <w:r w:rsidR="000D4528" w:rsidRPr="00457BB8">
        <w:rPr>
          <w:rFonts w:ascii="IRNazanin" w:hAnsi="IRNazanin" w:cs="IRNazanin"/>
          <w:sz w:val="28"/>
          <w:szCs w:val="28"/>
          <w:rtl/>
          <w:rPrChange w:id="2753" w:author="Mohammad Mohammadi" w:date="2025-07-22T21:07:00Z">
            <w:rPr>
              <w:rFonts w:ascii="IRNazanin" w:hAnsi="IRNazanin" w:cs="IRNazanin"/>
              <w:sz w:val="28"/>
              <w:szCs w:val="28"/>
              <w:rtl/>
            </w:rPr>
          </w:rPrChange>
        </w:rPr>
        <w:t xml:space="preserve"> به دنیا آمد، اما در شکمش مرده بود. دست و پا داشت، اما سر </w:t>
      </w:r>
      <w:r w:rsidR="005445D1" w:rsidRPr="00457BB8">
        <w:rPr>
          <w:rFonts w:ascii="IRNazanin" w:hAnsi="IRNazanin" w:cs="IRNazanin" w:hint="cs"/>
          <w:sz w:val="28"/>
          <w:szCs w:val="28"/>
          <w:rtl/>
          <w:rPrChange w:id="2754" w:author="Mohammad Mohammadi" w:date="2025-07-22T21:07:00Z">
            <w:rPr>
              <w:rFonts w:ascii="IRNazanin" w:hAnsi="IRNazanin" w:cs="IRNazanin" w:hint="cs"/>
              <w:sz w:val="28"/>
              <w:szCs w:val="28"/>
              <w:rtl/>
            </w:rPr>
          </w:rPrChange>
        </w:rPr>
        <w:t>عادی</w:t>
      </w:r>
      <w:r w:rsidR="005445D1" w:rsidRPr="00457BB8">
        <w:rPr>
          <w:rFonts w:ascii="IRNazanin" w:hAnsi="IRNazanin" w:cs="IRNazanin"/>
          <w:sz w:val="28"/>
          <w:szCs w:val="28"/>
          <w:rtl/>
          <w:rPrChange w:id="2755" w:author="Mohammad Mohammadi" w:date="2025-07-22T21:07:00Z">
            <w:rPr>
              <w:rFonts w:ascii="IRNazanin" w:hAnsi="IRNazanin" w:cs="IRNazanin"/>
              <w:sz w:val="28"/>
              <w:szCs w:val="28"/>
              <w:rtl/>
            </w:rPr>
          </w:rPrChange>
        </w:rPr>
        <w:t xml:space="preserve"> </w:t>
      </w:r>
      <w:r w:rsidR="000D4528" w:rsidRPr="00457BB8">
        <w:rPr>
          <w:rFonts w:ascii="IRNazanin" w:hAnsi="IRNazanin" w:cs="IRNazanin"/>
          <w:sz w:val="28"/>
          <w:szCs w:val="28"/>
          <w:rtl/>
          <w:rPrChange w:id="2756" w:author="Mohammad Mohammadi" w:date="2025-07-22T21:07:00Z">
            <w:rPr>
              <w:rFonts w:ascii="IRNazanin" w:hAnsi="IRNazanin" w:cs="IRNazanin"/>
              <w:sz w:val="28"/>
              <w:szCs w:val="28"/>
              <w:rtl/>
            </w:rPr>
          </w:rPrChange>
        </w:rPr>
        <w:t>نداشت؛ فقط یک بینی کوچک و گوش‌ها، و جا</w:t>
      </w:r>
      <w:r w:rsidR="005445D1" w:rsidRPr="00457BB8">
        <w:rPr>
          <w:rFonts w:ascii="IRNazanin" w:hAnsi="IRNazanin" w:cs="IRNazanin" w:hint="cs"/>
          <w:sz w:val="28"/>
          <w:szCs w:val="28"/>
          <w:rtl/>
          <w:rPrChange w:id="2757" w:author="Mohammad Mohammadi" w:date="2025-07-22T21:07:00Z">
            <w:rPr>
              <w:rFonts w:ascii="IRNazanin" w:hAnsi="IRNazanin" w:cs="IRNazanin" w:hint="cs"/>
              <w:sz w:val="28"/>
              <w:szCs w:val="28"/>
              <w:rtl/>
            </w:rPr>
          </w:rPrChange>
        </w:rPr>
        <w:t>ی</w:t>
      </w:r>
      <w:r w:rsidR="000D4528" w:rsidRPr="00457BB8">
        <w:rPr>
          <w:rFonts w:ascii="IRNazanin" w:hAnsi="IRNazanin" w:cs="IRNazanin"/>
          <w:sz w:val="28"/>
          <w:szCs w:val="28"/>
          <w:rtl/>
          <w:rPrChange w:id="2758" w:author="Mohammad Mohammadi" w:date="2025-07-22T21:07:00Z">
            <w:rPr>
              <w:rFonts w:ascii="IRNazanin" w:hAnsi="IRNazanin" w:cs="IRNazanin"/>
              <w:sz w:val="28"/>
              <w:szCs w:val="28"/>
              <w:rtl/>
            </w:rPr>
          </w:rPrChange>
        </w:rPr>
        <w:t xml:space="preserve"> </w:t>
      </w:r>
      <w:r w:rsidR="005445D1" w:rsidRPr="00457BB8">
        <w:rPr>
          <w:rFonts w:ascii="IRNazanin" w:hAnsi="IRNazanin" w:cs="IRNazanin" w:hint="cs"/>
          <w:sz w:val="28"/>
          <w:szCs w:val="28"/>
          <w:rtl/>
          <w:rPrChange w:id="2759" w:author="Mohammad Mohammadi" w:date="2025-07-22T21:07:00Z">
            <w:rPr>
              <w:rFonts w:ascii="IRNazanin" w:hAnsi="IRNazanin" w:cs="IRNazanin" w:hint="cs"/>
              <w:sz w:val="28"/>
              <w:szCs w:val="28"/>
              <w:rtl/>
            </w:rPr>
          </w:rPrChange>
        </w:rPr>
        <w:t>خالی</w:t>
      </w:r>
      <w:r w:rsidR="005445D1" w:rsidRPr="00457BB8">
        <w:rPr>
          <w:rFonts w:ascii="IRNazanin" w:hAnsi="IRNazanin" w:cs="IRNazanin"/>
          <w:sz w:val="28"/>
          <w:szCs w:val="28"/>
          <w:rtl/>
          <w:rPrChange w:id="2760" w:author="Mohammad Mohammadi" w:date="2025-07-22T21:07:00Z">
            <w:rPr>
              <w:rFonts w:ascii="IRNazanin" w:hAnsi="IRNazanin" w:cs="IRNazanin"/>
              <w:sz w:val="28"/>
              <w:szCs w:val="28"/>
              <w:rtl/>
            </w:rPr>
          </w:rPrChange>
        </w:rPr>
        <w:t xml:space="preserve"> </w:t>
      </w:r>
      <w:r w:rsidR="000D4528" w:rsidRPr="00457BB8">
        <w:rPr>
          <w:rFonts w:ascii="IRNazanin" w:hAnsi="IRNazanin" w:cs="IRNazanin"/>
          <w:sz w:val="28"/>
          <w:szCs w:val="28"/>
          <w:rtl/>
          <w:rPrChange w:id="2761" w:author="Mohammad Mohammadi" w:date="2025-07-22T21:07:00Z">
            <w:rPr>
              <w:rFonts w:ascii="IRNazanin" w:hAnsi="IRNazanin" w:cs="IRNazanin"/>
              <w:sz w:val="28"/>
              <w:szCs w:val="28"/>
              <w:rtl/>
            </w:rPr>
          </w:rPrChange>
        </w:rPr>
        <w:t xml:space="preserve">چشم‌ها. </w:t>
      </w:r>
      <w:r w:rsidR="0061607A" w:rsidRPr="00457BB8">
        <w:rPr>
          <w:rFonts w:ascii="IRNazanin" w:hAnsi="IRNazanin" w:cs="IRNazanin" w:hint="cs"/>
          <w:sz w:val="28"/>
          <w:szCs w:val="28"/>
          <w:rtl/>
          <w:rPrChange w:id="2762" w:author="Mohammad Mohammadi" w:date="2025-07-22T21:07:00Z">
            <w:rPr>
              <w:rFonts w:ascii="IRNazanin" w:hAnsi="IRNazanin" w:cs="IRNazanin" w:hint="cs"/>
              <w:sz w:val="28"/>
              <w:szCs w:val="28"/>
              <w:rtl/>
            </w:rPr>
          </w:rPrChange>
        </w:rPr>
        <w:t>مثل</w:t>
      </w:r>
      <w:r w:rsidR="0061607A" w:rsidRPr="00457BB8">
        <w:rPr>
          <w:rFonts w:ascii="IRNazanin" w:hAnsi="IRNazanin" w:cs="IRNazanin"/>
          <w:sz w:val="28"/>
          <w:szCs w:val="28"/>
          <w:rtl/>
          <w:rPrChange w:id="2763" w:author="Mohammad Mohammadi" w:date="2025-07-22T21:07:00Z">
            <w:rPr>
              <w:rFonts w:ascii="IRNazanin" w:hAnsi="IRNazanin" w:cs="IRNazanin"/>
              <w:sz w:val="28"/>
              <w:szCs w:val="28"/>
              <w:rtl/>
            </w:rPr>
          </w:rPrChange>
        </w:rPr>
        <w:t xml:space="preserve"> ا</w:t>
      </w:r>
      <w:r w:rsidR="0061607A" w:rsidRPr="00457BB8">
        <w:rPr>
          <w:rFonts w:ascii="IRNazanin" w:hAnsi="IRNazanin" w:cs="IRNazanin" w:hint="cs"/>
          <w:sz w:val="28"/>
          <w:szCs w:val="28"/>
          <w:rtl/>
          <w:rPrChange w:id="2764" w:author="Mohammad Mohammadi" w:date="2025-07-22T21:07:00Z">
            <w:rPr>
              <w:rFonts w:ascii="IRNazanin" w:hAnsi="IRNazanin" w:cs="IRNazanin" w:hint="cs"/>
              <w:sz w:val="28"/>
              <w:szCs w:val="28"/>
              <w:rtl/>
            </w:rPr>
          </w:rPrChange>
        </w:rPr>
        <w:t>ینکه</w:t>
      </w:r>
      <w:r w:rsidR="0061607A" w:rsidRPr="00457BB8">
        <w:rPr>
          <w:rFonts w:ascii="IRNazanin" w:hAnsi="IRNazanin" w:cs="IRNazanin"/>
          <w:sz w:val="28"/>
          <w:szCs w:val="28"/>
          <w:rtl/>
          <w:rPrChange w:id="2765" w:author="Mohammad Mohammadi" w:date="2025-07-22T21:07:00Z">
            <w:rPr>
              <w:rFonts w:ascii="IRNazanin" w:hAnsi="IRNazanin" w:cs="IRNazanin"/>
              <w:sz w:val="28"/>
              <w:szCs w:val="28"/>
              <w:rtl/>
            </w:rPr>
          </w:rPrChange>
        </w:rPr>
        <w:t xml:space="preserve"> </w:t>
      </w:r>
      <w:r w:rsidR="000D4528" w:rsidRPr="00457BB8">
        <w:rPr>
          <w:rFonts w:ascii="IRNazanin" w:hAnsi="IRNazanin" w:cs="IRNazanin"/>
          <w:sz w:val="28"/>
          <w:szCs w:val="28"/>
          <w:rtl/>
          <w:rPrChange w:id="2766" w:author="Mohammad Mohammadi" w:date="2025-07-22T21:07:00Z">
            <w:rPr>
              <w:rFonts w:ascii="IRNazanin" w:hAnsi="IRNazanin" w:cs="IRNazanin"/>
              <w:sz w:val="28"/>
              <w:szCs w:val="28"/>
              <w:rtl/>
            </w:rPr>
          </w:rPrChange>
        </w:rPr>
        <w:t xml:space="preserve">یک جن بارها در رحم به آن ضربه زده بود و </w:t>
      </w:r>
      <w:r w:rsidR="00C04D13" w:rsidRPr="00457BB8">
        <w:rPr>
          <w:rFonts w:ascii="IRNazanin" w:hAnsi="IRNazanin" w:cs="IRNazanin"/>
          <w:sz w:val="28"/>
          <w:szCs w:val="28"/>
          <w:rtl/>
          <w:rPrChange w:id="2767" w:author="Mohammad Mohammadi" w:date="2025-07-22T21:07:00Z">
            <w:rPr>
              <w:rFonts w:ascii="IRNazanin" w:hAnsi="IRNazanin" w:cs="IRNazanin"/>
              <w:sz w:val="28"/>
              <w:szCs w:val="28"/>
              <w:rtl/>
            </w:rPr>
          </w:rPrChange>
        </w:rPr>
        <w:t xml:space="preserve">نوزاد را </w:t>
      </w:r>
      <w:r w:rsidR="000D6433" w:rsidRPr="00457BB8">
        <w:rPr>
          <w:rFonts w:ascii="IRNazanin" w:hAnsi="IRNazanin" w:cs="IRNazanin" w:hint="cs"/>
          <w:sz w:val="28"/>
          <w:szCs w:val="28"/>
          <w:rtl/>
          <w:rPrChange w:id="2768" w:author="Mohammad Mohammadi" w:date="2025-07-22T21:07:00Z">
            <w:rPr>
              <w:rFonts w:ascii="IRNazanin" w:hAnsi="IRNazanin" w:cs="IRNazanin" w:hint="cs"/>
              <w:sz w:val="28"/>
              <w:szCs w:val="28"/>
              <w:rtl/>
            </w:rPr>
          </w:rPrChange>
        </w:rPr>
        <w:t>کشته</w:t>
      </w:r>
      <w:r w:rsidR="000D6433" w:rsidRPr="00457BB8">
        <w:rPr>
          <w:rFonts w:ascii="IRNazanin" w:hAnsi="IRNazanin" w:cs="IRNazanin"/>
          <w:sz w:val="28"/>
          <w:szCs w:val="28"/>
          <w:rtl/>
          <w:rPrChange w:id="2769" w:author="Mohammad Mohammadi" w:date="2025-07-22T21:07:00Z">
            <w:rPr>
              <w:rFonts w:ascii="IRNazanin" w:hAnsi="IRNazanin" w:cs="IRNazanin"/>
              <w:sz w:val="28"/>
              <w:szCs w:val="28"/>
              <w:rtl/>
            </w:rPr>
          </w:rPrChange>
        </w:rPr>
        <w:t xml:space="preserve"> </w:t>
      </w:r>
      <w:r w:rsidR="000D6433" w:rsidRPr="00457BB8">
        <w:rPr>
          <w:rFonts w:ascii="IRNazanin" w:hAnsi="IRNazanin" w:cs="IRNazanin" w:hint="cs"/>
          <w:sz w:val="28"/>
          <w:szCs w:val="28"/>
          <w:rtl/>
          <w:rPrChange w:id="2770" w:author="Mohammad Mohammadi" w:date="2025-07-22T21:07:00Z">
            <w:rPr>
              <w:rFonts w:ascii="IRNazanin" w:hAnsi="IRNazanin" w:cs="IRNazanin" w:hint="cs"/>
              <w:sz w:val="28"/>
              <w:szCs w:val="28"/>
              <w:rtl/>
            </w:rPr>
          </w:rPrChange>
        </w:rPr>
        <w:t>بود</w:t>
      </w:r>
      <w:r w:rsidR="000D6433" w:rsidRPr="00457BB8">
        <w:rPr>
          <w:rFonts w:ascii="IRNazanin" w:hAnsi="IRNazanin" w:cs="IRNazanin"/>
          <w:sz w:val="28"/>
          <w:szCs w:val="28"/>
          <w:rtl/>
          <w:rPrChange w:id="2771" w:author="Mohammad Mohammadi" w:date="2025-07-22T21:07:00Z">
            <w:rPr>
              <w:rFonts w:ascii="IRNazanin" w:hAnsi="IRNazanin" w:cs="IRNazanin"/>
              <w:sz w:val="28"/>
              <w:szCs w:val="28"/>
              <w:rtl/>
            </w:rPr>
          </w:rPrChange>
        </w:rPr>
        <w:t>.</w:t>
      </w:r>
    </w:p>
    <w:p w14:paraId="467772B6" w14:textId="4E6CB568" w:rsidR="000D4528" w:rsidRPr="00457BB8" w:rsidRDefault="00A60560" w:rsidP="000D4528">
      <w:pPr>
        <w:bidi/>
        <w:jc w:val="both"/>
        <w:rPr>
          <w:rFonts w:ascii="IRNazanin" w:hAnsi="IRNazanin" w:cs="IRNazanin"/>
          <w:sz w:val="28"/>
          <w:szCs w:val="28"/>
          <w:rtl/>
          <w:lang w:bidi="fa-IR"/>
          <w:rPrChange w:id="2772" w:author="Mohammad Mohammadi" w:date="2025-07-22T21:07:00Z">
            <w:rPr>
              <w:rFonts w:ascii="IRNazanin" w:hAnsi="IRNazanin" w:cs="IRNazanin"/>
              <w:sz w:val="28"/>
              <w:szCs w:val="28"/>
              <w:rtl/>
              <w:lang w:bidi="fa-IR"/>
            </w:rPr>
          </w:rPrChange>
        </w:rPr>
      </w:pPr>
      <w:r w:rsidRPr="00457BB8">
        <w:rPr>
          <w:rFonts w:ascii="IRNazanin" w:hAnsi="IRNazanin" w:cs="IRNazanin" w:hint="cs"/>
          <w:sz w:val="28"/>
          <w:szCs w:val="28"/>
          <w:rtl/>
          <w:rPrChange w:id="2773" w:author="Mohammad Mohammadi" w:date="2025-07-22T21:07:00Z">
            <w:rPr>
              <w:rFonts w:ascii="IRNazanin" w:hAnsi="IRNazanin" w:cs="IRNazanin" w:hint="cs"/>
              <w:sz w:val="28"/>
              <w:szCs w:val="28"/>
              <w:rtl/>
            </w:rPr>
          </w:rPrChange>
        </w:rPr>
        <w:t>آن</w:t>
      </w:r>
      <w:r w:rsidRPr="00457BB8">
        <w:rPr>
          <w:rFonts w:ascii="IRNazanin" w:hAnsi="IRNazanin" w:cs="IRNazanin"/>
          <w:sz w:val="28"/>
          <w:szCs w:val="28"/>
          <w:rtl/>
          <w:rPrChange w:id="2774" w:author="Mohammad Mohammadi" w:date="2025-07-22T21:07:00Z">
            <w:rPr>
              <w:rFonts w:ascii="IRNazanin" w:hAnsi="IRNazanin" w:cs="IRNazanin"/>
              <w:sz w:val="28"/>
              <w:szCs w:val="28"/>
              <w:rtl/>
            </w:rPr>
          </w:rPrChange>
        </w:rPr>
        <w:t xml:space="preserve"> </w:t>
      </w:r>
      <w:r w:rsidR="000D4528" w:rsidRPr="00457BB8">
        <w:rPr>
          <w:rFonts w:ascii="IRNazanin" w:hAnsi="IRNazanin" w:cs="IRNazanin"/>
          <w:sz w:val="28"/>
          <w:szCs w:val="28"/>
          <w:rtl/>
          <w:rPrChange w:id="2775" w:author="Mohammad Mohammadi" w:date="2025-07-22T21:07:00Z">
            <w:rPr>
              <w:rFonts w:ascii="IRNazanin" w:hAnsi="IRNazanin" w:cs="IRNazanin"/>
              <w:sz w:val="28"/>
              <w:szCs w:val="28"/>
              <w:rtl/>
            </w:rPr>
          </w:rPrChange>
        </w:rPr>
        <w:t>شب</w:t>
      </w:r>
      <w:r w:rsidRPr="00457BB8">
        <w:rPr>
          <w:rFonts w:ascii="IRNazanin" w:hAnsi="IRNazanin" w:cs="IRNazanin"/>
          <w:sz w:val="28"/>
          <w:szCs w:val="28"/>
          <w:rtl/>
          <w:rPrChange w:id="2776" w:author="Mohammad Mohammadi" w:date="2025-07-22T21:07:00Z">
            <w:rPr>
              <w:rFonts w:ascii="IRNazanin" w:hAnsi="IRNazanin" w:cs="IRNazanin"/>
              <w:sz w:val="28"/>
              <w:szCs w:val="28"/>
              <w:rtl/>
            </w:rPr>
          </w:rPrChange>
        </w:rPr>
        <w:t xml:space="preserve"> </w:t>
      </w:r>
      <w:r w:rsidR="000D4528" w:rsidRPr="00457BB8">
        <w:rPr>
          <w:rFonts w:ascii="IRNazanin" w:hAnsi="IRNazanin" w:cs="IRNazanin"/>
          <w:sz w:val="28"/>
          <w:szCs w:val="28"/>
          <w:rtl/>
          <w:rPrChange w:id="2777" w:author="Mohammad Mohammadi" w:date="2025-07-22T21:07:00Z">
            <w:rPr>
              <w:rFonts w:ascii="IRNazanin" w:hAnsi="IRNazanin" w:cs="IRNazanin"/>
              <w:sz w:val="28"/>
              <w:szCs w:val="28"/>
              <w:rtl/>
            </w:rPr>
          </w:rPrChange>
        </w:rPr>
        <w:t>که پاکیزه زایمان کرد، نازو فریاد زد: «مریم</w:t>
      </w:r>
      <w:r w:rsidR="00CF6711" w:rsidRPr="00457BB8">
        <w:rPr>
          <w:rFonts w:ascii="IRNazanin" w:hAnsi="IRNazanin" w:cs="IRNazanin"/>
          <w:sz w:val="28"/>
          <w:szCs w:val="28"/>
          <w:rtl/>
          <w:rPrChange w:id="2778" w:author="Mohammad Mohammadi" w:date="2025-07-22T21:07:00Z">
            <w:rPr>
              <w:rFonts w:ascii="IRNazanin" w:hAnsi="IRNazanin" w:cs="IRNazanin"/>
              <w:sz w:val="28"/>
              <w:szCs w:val="28"/>
              <w:rtl/>
            </w:rPr>
          </w:rPrChange>
        </w:rPr>
        <w:t>!</w:t>
      </w:r>
      <w:r w:rsidR="000D4528" w:rsidRPr="00457BB8">
        <w:rPr>
          <w:rFonts w:ascii="IRNazanin" w:hAnsi="IRNazanin" w:cs="IRNazanin"/>
          <w:sz w:val="28"/>
          <w:szCs w:val="28"/>
          <w:rtl/>
          <w:rPrChange w:id="2779" w:author="Mohammad Mohammadi" w:date="2025-07-22T21:07:00Z">
            <w:rPr>
              <w:rFonts w:ascii="IRNazanin" w:hAnsi="IRNazanin" w:cs="IRNazanin"/>
              <w:sz w:val="28"/>
              <w:szCs w:val="28"/>
              <w:rtl/>
            </w:rPr>
          </w:rPrChange>
        </w:rPr>
        <w:t xml:space="preserve"> بیا </w:t>
      </w:r>
      <w:r w:rsidR="00CF6711" w:rsidRPr="00457BB8">
        <w:rPr>
          <w:rFonts w:ascii="IRNazanin" w:hAnsi="IRNazanin" w:cs="IRNazanin" w:hint="cs"/>
          <w:sz w:val="28"/>
          <w:szCs w:val="28"/>
          <w:rtl/>
          <w:rPrChange w:id="2780" w:author="Mohammad Mohammadi" w:date="2025-07-22T21:07:00Z">
            <w:rPr>
              <w:rFonts w:ascii="IRNazanin" w:hAnsi="IRNazanin" w:cs="IRNazanin" w:hint="cs"/>
              <w:sz w:val="28"/>
              <w:szCs w:val="28"/>
              <w:rtl/>
            </w:rPr>
          </w:rPrChange>
        </w:rPr>
        <w:t>اینجا</w:t>
      </w:r>
      <w:r w:rsidR="000D4528" w:rsidRPr="00457BB8">
        <w:rPr>
          <w:rFonts w:ascii="IRNazanin" w:hAnsi="IRNazanin" w:cs="IRNazanin"/>
          <w:sz w:val="28"/>
          <w:szCs w:val="28"/>
          <w:rtl/>
          <w:rPrChange w:id="2781" w:author="Mohammad Mohammadi" w:date="2025-07-22T21:07:00Z">
            <w:rPr>
              <w:rFonts w:ascii="IRNazanin" w:hAnsi="IRNazanin" w:cs="IRNazanin"/>
              <w:sz w:val="28"/>
              <w:szCs w:val="28"/>
              <w:rtl/>
            </w:rPr>
          </w:rPrChange>
        </w:rPr>
        <w:t xml:space="preserve">، یک </w:t>
      </w:r>
      <w:del w:id="2782" w:author="Saeedi, Faiza" w:date="2025-06-06T00:10:00Z">
        <w:r w:rsidR="000D4528" w:rsidRPr="00457BB8" w:rsidDel="000E13F1">
          <w:rPr>
            <w:rFonts w:ascii="IRNazanin" w:hAnsi="IRNazanin" w:cs="IRNazanin"/>
            <w:sz w:val="28"/>
            <w:szCs w:val="28"/>
            <w:rtl/>
            <w:rPrChange w:id="2783" w:author="Mohammad Mohammadi" w:date="2025-07-22T21:07:00Z">
              <w:rPr>
                <w:rFonts w:ascii="IRNazanin" w:hAnsi="IRNazanin" w:cs="IRNazanin"/>
                <w:sz w:val="28"/>
                <w:szCs w:val="28"/>
                <w:rtl/>
              </w:rPr>
            </w:rPrChange>
          </w:rPr>
          <w:delText xml:space="preserve">هیولا </w:delText>
        </w:r>
      </w:del>
      <w:ins w:id="2784" w:author="Saeedi, Faiza" w:date="2025-06-06T00:10:00Z">
        <w:r w:rsidR="000E13F1" w:rsidRPr="00457BB8">
          <w:rPr>
            <w:rFonts w:ascii="IRNazanin" w:hAnsi="IRNazanin" w:cs="IRNazanin" w:hint="cs"/>
            <w:sz w:val="28"/>
            <w:szCs w:val="28"/>
            <w:rtl/>
            <w:rPrChange w:id="2785" w:author="Mohammad Mohammadi" w:date="2025-07-22T21:07:00Z">
              <w:rPr>
                <w:rFonts w:ascii="IRNazanin" w:hAnsi="IRNazanin" w:cs="IRNazanin" w:hint="cs"/>
                <w:sz w:val="28"/>
                <w:szCs w:val="28"/>
                <w:rtl/>
              </w:rPr>
            </w:rPrChange>
          </w:rPr>
          <w:t>دیو</w:t>
        </w:r>
        <w:r w:rsidR="000E13F1" w:rsidRPr="00457BB8">
          <w:rPr>
            <w:rFonts w:ascii="IRNazanin" w:hAnsi="IRNazanin" w:cs="IRNazanin"/>
            <w:sz w:val="28"/>
            <w:szCs w:val="28"/>
            <w:rtl/>
            <w:rPrChange w:id="2786" w:author="Mohammad Mohammadi" w:date="2025-07-22T21:07:00Z">
              <w:rPr>
                <w:rFonts w:ascii="IRNazanin" w:hAnsi="IRNazanin" w:cs="IRNazanin"/>
                <w:sz w:val="28"/>
                <w:szCs w:val="28"/>
                <w:rtl/>
              </w:rPr>
            </w:rPrChange>
          </w:rPr>
          <w:t xml:space="preserve"> </w:t>
        </w:r>
      </w:ins>
      <w:r w:rsidR="000D4528" w:rsidRPr="00457BB8">
        <w:rPr>
          <w:rFonts w:ascii="IRNazanin" w:hAnsi="IRNazanin" w:cs="IRNazanin"/>
          <w:sz w:val="28"/>
          <w:szCs w:val="28"/>
          <w:rtl/>
          <w:rPrChange w:id="2787" w:author="Mohammad Mohammadi" w:date="2025-07-22T21:07:00Z">
            <w:rPr>
              <w:rFonts w:ascii="IRNazanin" w:hAnsi="IRNazanin" w:cs="IRNazanin"/>
              <w:sz w:val="28"/>
              <w:szCs w:val="28"/>
              <w:rtl/>
            </w:rPr>
          </w:rPrChange>
        </w:rPr>
        <w:t>به دنیا آورده!»</w:t>
      </w:r>
      <w:r w:rsidR="003C6196" w:rsidRPr="00457BB8">
        <w:rPr>
          <w:rFonts w:ascii="IRNazanin" w:hAnsi="IRNazanin" w:cs="IRNazanin"/>
          <w:sz w:val="28"/>
          <w:szCs w:val="28"/>
          <w:rtl/>
          <w:rPrChange w:id="2788" w:author="Mohammad Mohammadi" w:date="2025-07-22T21:07:00Z">
            <w:rPr>
              <w:rFonts w:ascii="IRNazanin" w:hAnsi="IRNazanin" w:cs="IRNazanin"/>
              <w:sz w:val="28"/>
              <w:szCs w:val="28"/>
              <w:rtl/>
            </w:rPr>
          </w:rPrChange>
        </w:rPr>
        <w:t>. ترس تمام بدن</w:t>
      </w:r>
      <w:r w:rsidR="000D4528" w:rsidRPr="00457BB8">
        <w:rPr>
          <w:rFonts w:ascii="IRNazanin" w:hAnsi="IRNazanin" w:cs="IRNazanin"/>
          <w:sz w:val="28"/>
          <w:szCs w:val="28"/>
          <w:rtl/>
          <w:rPrChange w:id="2789" w:author="Mohammad Mohammadi" w:date="2025-07-22T21:07:00Z">
            <w:rPr>
              <w:rFonts w:ascii="IRNazanin" w:hAnsi="IRNazanin" w:cs="IRNazanin"/>
              <w:sz w:val="28"/>
              <w:szCs w:val="28"/>
              <w:rtl/>
            </w:rPr>
          </w:rPrChange>
        </w:rPr>
        <w:t xml:space="preserve"> نازو </w:t>
      </w:r>
      <w:r w:rsidR="003C6196" w:rsidRPr="00457BB8">
        <w:rPr>
          <w:rFonts w:ascii="IRNazanin" w:hAnsi="IRNazanin" w:cs="IRNazanin"/>
          <w:sz w:val="28"/>
          <w:szCs w:val="28"/>
          <w:rtl/>
          <w:rPrChange w:id="2790" w:author="Mohammad Mohammadi" w:date="2025-07-22T21:07:00Z">
            <w:rPr>
              <w:rFonts w:ascii="IRNazanin" w:hAnsi="IRNazanin" w:cs="IRNazanin"/>
              <w:sz w:val="28"/>
              <w:szCs w:val="28"/>
              <w:rtl/>
            </w:rPr>
          </w:rPrChange>
        </w:rPr>
        <w:t>را فرا گرفته بود؛ درست</w:t>
      </w:r>
      <w:r w:rsidR="000D4528" w:rsidRPr="00457BB8">
        <w:rPr>
          <w:rFonts w:ascii="IRNazanin" w:hAnsi="IRNazanin" w:cs="IRNazanin"/>
          <w:sz w:val="28"/>
          <w:szCs w:val="28"/>
          <w:rtl/>
          <w:rPrChange w:id="2791" w:author="Mohammad Mohammadi" w:date="2025-07-22T21:07:00Z">
            <w:rPr>
              <w:rFonts w:ascii="IRNazanin" w:hAnsi="IRNazanin" w:cs="IRNazanin"/>
              <w:sz w:val="28"/>
              <w:szCs w:val="28"/>
              <w:rtl/>
            </w:rPr>
          </w:rPrChange>
        </w:rPr>
        <w:t xml:space="preserve"> بعد از مرگ </w:t>
      </w:r>
      <w:r w:rsidR="003C6196" w:rsidRPr="00457BB8">
        <w:rPr>
          <w:rFonts w:ascii="IRNazanin" w:hAnsi="IRNazanin" w:cs="IRNazanin"/>
          <w:sz w:val="28"/>
          <w:szCs w:val="28"/>
          <w:rtl/>
          <w:rPrChange w:id="2792" w:author="Mohammad Mohammadi" w:date="2025-07-22T21:07:00Z">
            <w:rPr>
              <w:rFonts w:ascii="IRNazanin" w:hAnsi="IRNazanin" w:cs="IRNazanin"/>
              <w:sz w:val="28"/>
              <w:szCs w:val="28"/>
              <w:rtl/>
            </w:rPr>
          </w:rPrChange>
        </w:rPr>
        <w:t>دوگانگی‌هایش</w:t>
      </w:r>
      <w:r w:rsidR="000D4528" w:rsidRPr="00457BB8">
        <w:rPr>
          <w:rFonts w:ascii="IRNazanin" w:hAnsi="IRNazanin" w:cs="IRNazanin"/>
          <w:sz w:val="28"/>
          <w:szCs w:val="28"/>
          <w:rtl/>
          <w:rPrChange w:id="2793" w:author="Mohammad Mohammadi" w:date="2025-07-22T21:07:00Z">
            <w:rPr>
              <w:rFonts w:ascii="IRNazanin" w:hAnsi="IRNazanin" w:cs="IRNazanin"/>
              <w:sz w:val="28"/>
              <w:szCs w:val="28"/>
              <w:rtl/>
            </w:rPr>
          </w:rPrChange>
        </w:rPr>
        <w:t>، پاکیزه چنین چیزی به دنیا آورده بود</w:t>
      </w:r>
      <w:r w:rsidR="000D4528" w:rsidRPr="00457BB8">
        <w:rPr>
          <w:rFonts w:ascii="IRNazanin" w:hAnsi="IRNazanin" w:cs="IRNazanin"/>
          <w:sz w:val="28"/>
          <w:szCs w:val="28"/>
          <w:lang w:bidi="fa-IR"/>
          <w:rPrChange w:id="2794" w:author="Mohammad Mohammadi" w:date="2025-07-22T21:07:00Z">
            <w:rPr>
              <w:rFonts w:ascii="IRNazanin" w:hAnsi="IRNazanin" w:cs="IRNazanin"/>
              <w:sz w:val="28"/>
              <w:szCs w:val="28"/>
              <w:lang w:bidi="fa-IR"/>
            </w:rPr>
          </w:rPrChange>
        </w:rPr>
        <w:t>.</w:t>
      </w:r>
    </w:p>
    <w:p w14:paraId="1EA7F375" w14:textId="67D1B069" w:rsidR="00CA2FD8" w:rsidRPr="00457BB8" w:rsidRDefault="00CA2FD8" w:rsidP="00CA2FD8">
      <w:pPr>
        <w:bidi/>
        <w:jc w:val="both"/>
        <w:rPr>
          <w:rFonts w:ascii="IRNazanin" w:hAnsi="IRNazanin" w:cs="IRNazanin"/>
          <w:sz w:val="28"/>
          <w:szCs w:val="28"/>
          <w:rtl/>
          <w:lang w:bidi="fa-IR"/>
          <w:rPrChange w:id="2795"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2796" w:author="Mohammad Mohammadi" w:date="2025-07-22T21:07:00Z">
            <w:rPr>
              <w:rFonts w:ascii="IRNazanin" w:hAnsi="IRNazanin" w:cs="IRNazanin"/>
              <w:sz w:val="28"/>
              <w:szCs w:val="28"/>
              <w:rtl/>
            </w:rPr>
          </w:rPrChange>
        </w:rPr>
        <w:t xml:space="preserve">وقتی آن را دیدم، گفتم: «لا اله الا الله و محمد رسول الله </w:t>
      </w:r>
      <w:r w:rsidR="00184E84" w:rsidRPr="00457BB8">
        <w:rPr>
          <w:rFonts w:ascii="IRNazanin" w:hAnsi="IRNazanin" w:cs="IRNazanin"/>
          <w:sz w:val="28"/>
          <w:szCs w:val="28"/>
          <w:rtl/>
          <w:rPrChange w:id="2797"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798" w:author="Mohammad Mohammadi" w:date="2025-07-22T21:07:00Z">
            <w:rPr>
              <w:rFonts w:ascii="IRNazanin" w:hAnsi="IRNazanin" w:cs="IRNazanin"/>
              <w:sz w:val="28"/>
              <w:szCs w:val="28"/>
              <w:rtl/>
            </w:rPr>
          </w:rPrChange>
        </w:rPr>
        <w:t xml:space="preserve"> این چه</w:t>
      </w:r>
      <w:r w:rsidR="00184E84" w:rsidRPr="00457BB8">
        <w:rPr>
          <w:rFonts w:ascii="IRNazanin" w:hAnsi="IRNazanin" w:cs="IRNazanin"/>
          <w:sz w:val="28"/>
          <w:szCs w:val="28"/>
          <w:rtl/>
          <w:rPrChange w:id="2799" w:author="Mohammad Mohammadi" w:date="2025-07-22T21:07:00Z">
            <w:rPr>
              <w:rFonts w:ascii="IRNazanin" w:hAnsi="IRNazanin" w:cs="IRNazanin"/>
              <w:sz w:val="28"/>
              <w:szCs w:val="28"/>
              <w:rtl/>
            </w:rPr>
          </w:rPrChange>
        </w:rPr>
        <w:t xml:space="preserve"> رقم</w:t>
      </w:r>
      <w:r w:rsidRPr="00457BB8">
        <w:rPr>
          <w:rFonts w:ascii="IRNazanin" w:hAnsi="IRNazanin" w:cs="IRNazanin"/>
          <w:sz w:val="28"/>
          <w:szCs w:val="28"/>
          <w:rtl/>
          <w:rPrChange w:id="2800" w:author="Mohammad Mohammadi" w:date="2025-07-22T21:07:00Z">
            <w:rPr>
              <w:rFonts w:ascii="IRNazanin" w:hAnsi="IRNazanin" w:cs="IRNazanin"/>
              <w:sz w:val="28"/>
              <w:szCs w:val="28"/>
              <w:rtl/>
            </w:rPr>
          </w:rPrChange>
        </w:rPr>
        <w:t xml:space="preserve"> </w:t>
      </w:r>
      <w:del w:id="2801" w:author="Saeedi, Faiza" w:date="2025-06-06T00:10:00Z">
        <w:r w:rsidRPr="00457BB8" w:rsidDel="000E13F1">
          <w:rPr>
            <w:rFonts w:ascii="IRNazanin" w:hAnsi="IRNazanin" w:cs="IRNazanin"/>
            <w:sz w:val="28"/>
            <w:szCs w:val="28"/>
            <w:rtl/>
            <w:rPrChange w:id="2802" w:author="Mohammad Mohammadi" w:date="2025-07-22T21:07:00Z">
              <w:rPr>
                <w:rFonts w:ascii="IRNazanin" w:hAnsi="IRNazanin" w:cs="IRNazanin"/>
                <w:sz w:val="28"/>
                <w:szCs w:val="28"/>
                <w:rtl/>
              </w:rPr>
            </w:rPrChange>
          </w:rPr>
          <w:delText xml:space="preserve">هیولا </w:delText>
        </w:r>
      </w:del>
      <w:ins w:id="2803" w:author="Saeedi, Faiza" w:date="2025-06-06T00:10:00Z">
        <w:r w:rsidR="000E13F1" w:rsidRPr="00457BB8">
          <w:rPr>
            <w:rFonts w:ascii="IRNazanin" w:hAnsi="IRNazanin" w:cs="IRNazanin" w:hint="cs"/>
            <w:sz w:val="28"/>
            <w:szCs w:val="28"/>
            <w:rtl/>
            <w:rPrChange w:id="2804" w:author="Mohammad Mohammadi" w:date="2025-07-22T21:07:00Z">
              <w:rPr>
                <w:rFonts w:ascii="IRNazanin" w:hAnsi="IRNazanin" w:cs="IRNazanin" w:hint="cs"/>
                <w:sz w:val="28"/>
                <w:szCs w:val="28"/>
                <w:rtl/>
              </w:rPr>
            </w:rPrChange>
          </w:rPr>
          <w:t>دیو</w:t>
        </w:r>
        <w:r w:rsidR="000E13F1" w:rsidRPr="00457BB8">
          <w:rPr>
            <w:rFonts w:ascii="IRNazanin" w:hAnsi="IRNazanin" w:cs="IRNazanin"/>
            <w:sz w:val="28"/>
            <w:szCs w:val="28"/>
            <w:rtl/>
            <w:rPrChange w:id="2805"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rPrChange w:id="2806" w:author="Mohammad Mohammadi" w:date="2025-07-22T21:07:00Z">
            <w:rPr>
              <w:rFonts w:ascii="IRNazanin" w:hAnsi="IRNazanin" w:cs="IRNazanin"/>
              <w:sz w:val="28"/>
              <w:szCs w:val="28"/>
              <w:rtl/>
            </w:rPr>
          </w:rPrChange>
        </w:rPr>
        <w:t xml:space="preserve">است؟ مثل </w:t>
      </w:r>
      <w:del w:id="2807" w:author="Saeedi, Faiza" w:date="2025-06-06T00:10:00Z">
        <w:r w:rsidRPr="00457BB8" w:rsidDel="000E13F1">
          <w:rPr>
            <w:rFonts w:ascii="IRNazanin" w:hAnsi="IRNazanin" w:cs="IRNazanin"/>
            <w:sz w:val="28"/>
            <w:szCs w:val="28"/>
            <w:rtl/>
            <w:rPrChange w:id="2808" w:author="Mohammad Mohammadi" w:date="2025-07-22T21:07:00Z">
              <w:rPr>
                <w:rFonts w:ascii="IRNazanin" w:hAnsi="IRNazanin" w:cs="IRNazanin"/>
                <w:sz w:val="28"/>
                <w:szCs w:val="28"/>
                <w:rtl/>
              </w:rPr>
            </w:rPrChange>
          </w:rPr>
          <w:delText>یک</w:delText>
        </w:r>
      </w:del>
      <w:ins w:id="2809" w:author="Saeedi, Faiza" w:date="2025-06-06T00:10:00Z">
        <w:r w:rsidR="000E13F1" w:rsidRPr="00457BB8">
          <w:rPr>
            <w:rFonts w:ascii="IRNazanin" w:hAnsi="IRNazanin" w:cs="IRNazanin" w:hint="cs"/>
            <w:sz w:val="28"/>
            <w:szCs w:val="28"/>
            <w:rtl/>
            <w:rPrChange w:id="2810" w:author="Mohammad Mohammadi" w:date="2025-07-22T21:07:00Z">
              <w:rPr>
                <w:rFonts w:ascii="IRNazanin" w:hAnsi="IRNazanin" w:cs="IRNazanin" w:hint="cs"/>
                <w:sz w:val="28"/>
                <w:szCs w:val="28"/>
                <w:rtl/>
              </w:rPr>
            </w:rPrChange>
          </w:rPr>
          <w:t>چوچه</w:t>
        </w:r>
      </w:ins>
      <w:del w:id="2811" w:author="Saeedi, Faiza" w:date="2025-06-06T00:10:00Z">
        <w:r w:rsidRPr="00457BB8" w:rsidDel="000E13F1">
          <w:rPr>
            <w:rFonts w:ascii="IRNazanin" w:hAnsi="IRNazanin" w:cs="IRNazanin"/>
            <w:sz w:val="28"/>
            <w:szCs w:val="28"/>
            <w:rtl/>
            <w:rPrChange w:id="2812" w:author="Mohammad Mohammadi" w:date="2025-07-22T21:07:00Z">
              <w:rPr>
                <w:rFonts w:ascii="IRNazanin" w:hAnsi="IRNazanin" w:cs="IRNazanin"/>
                <w:sz w:val="28"/>
                <w:szCs w:val="28"/>
                <w:rtl/>
              </w:rPr>
            </w:rPrChange>
          </w:rPr>
          <w:delText xml:space="preserve"> توله </w:delText>
        </w:r>
      </w:del>
      <w:ins w:id="2813" w:author="Saeedi, Faiza" w:date="2025-06-06T00:10:00Z">
        <w:r w:rsidR="000E13F1" w:rsidRPr="00457BB8">
          <w:rPr>
            <w:rFonts w:ascii="IRNazanin" w:hAnsi="IRNazanin" w:cs="IRNazanin"/>
            <w:sz w:val="28"/>
            <w:szCs w:val="28"/>
            <w:rtl/>
            <w:rPrChange w:id="2814"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rPrChange w:id="2815" w:author="Mohammad Mohammadi" w:date="2025-07-22T21:07:00Z">
            <w:rPr>
              <w:rFonts w:ascii="IRNazanin" w:hAnsi="IRNazanin" w:cs="IRNazanin"/>
              <w:sz w:val="28"/>
              <w:szCs w:val="28"/>
              <w:rtl/>
            </w:rPr>
          </w:rPrChange>
        </w:rPr>
        <w:t>سگ است</w:t>
      </w:r>
      <w:r w:rsidR="00184E84" w:rsidRPr="00457BB8">
        <w:rPr>
          <w:rFonts w:ascii="IRNazanin" w:hAnsi="IRNazanin" w:cs="IRNazanin"/>
          <w:sz w:val="28"/>
          <w:szCs w:val="28"/>
          <w:rtl/>
          <w:lang w:bidi="fa-IR"/>
          <w:rPrChange w:id="2816" w:author="Mohammad Mohammadi" w:date="2025-07-22T21:07:00Z">
            <w:rPr>
              <w:rFonts w:ascii="IRNazanin" w:hAnsi="IRNazanin" w:cs="IRNazanin"/>
              <w:sz w:val="28"/>
              <w:szCs w:val="28"/>
              <w:rtl/>
              <w:lang w:bidi="fa-IR"/>
            </w:rPr>
          </w:rPrChange>
        </w:rPr>
        <w:t>».</w:t>
      </w:r>
    </w:p>
    <w:p w14:paraId="2C338B13" w14:textId="21AFE957" w:rsidR="00CA2FD8" w:rsidRPr="00457BB8" w:rsidRDefault="00CA2FD8" w:rsidP="00CA2FD8">
      <w:pPr>
        <w:bidi/>
        <w:jc w:val="both"/>
        <w:rPr>
          <w:rFonts w:ascii="IRNazanin" w:hAnsi="IRNazanin" w:cs="IRNazanin"/>
          <w:sz w:val="28"/>
          <w:szCs w:val="28"/>
          <w:lang w:bidi="fa-IR"/>
          <w:rPrChange w:id="281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818" w:author="Mohammad Mohammadi" w:date="2025-07-22T21:07:00Z">
            <w:rPr>
              <w:rFonts w:ascii="IRNazanin" w:hAnsi="IRNazanin" w:cs="IRNazanin"/>
              <w:sz w:val="28"/>
              <w:szCs w:val="28"/>
              <w:rtl/>
            </w:rPr>
          </w:rPrChange>
        </w:rPr>
        <w:t xml:space="preserve">پاکیزه ناراحت شد: «چرا </w:t>
      </w:r>
      <w:r w:rsidR="00184E84" w:rsidRPr="00457BB8">
        <w:rPr>
          <w:rFonts w:ascii="IRNazanin" w:hAnsi="IRNazanin" w:cs="IRNazanin"/>
          <w:sz w:val="28"/>
          <w:szCs w:val="28"/>
          <w:rtl/>
          <w:rPrChange w:id="2819" w:author="Mohammad Mohammadi" w:date="2025-07-22T21:07:00Z">
            <w:rPr>
              <w:rFonts w:ascii="IRNazanin" w:hAnsi="IRNazanin" w:cs="IRNazanin"/>
              <w:sz w:val="28"/>
              <w:szCs w:val="28"/>
              <w:rtl/>
            </w:rPr>
          </w:rPrChange>
        </w:rPr>
        <w:t>اینطور</w:t>
      </w:r>
      <w:r w:rsidRPr="00457BB8">
        <w:rPr>
          <w:rFonts w:ascii="IRNazanin" w:hAnsi="IRNazanin" w:cs="IRNazanin"/>
          <w:sz w:val="28"/>
          <w:szCs w:val="28"/>
          <w:rtl/>
          <w:rPrChange w:id="2820" w:author="Mohammad Mohammadi" w:date="2025-07-22T21:07:00Z">
            <w:rPr>
              <w:rFonts w:ascii="IRNazanin" w:hAnsi="IRNazanin" w:cs="IRNazanin"/>
              <w:sz w:val="28"/>
              <w:szCs w:val="28"/>
              <w:rtl/>
            </w:rPr>
          </w:rPrChange>
        </w:rPr>
        <w:t xml:space="preserve"> </w:t>
      </w:r>
      <w:r w:rsidR="00184E84" w:rsidRPr="00457BB8">
        <w:rPr>
          <w:rFonts w:ascii="IRNazanin" w:hAnsi="IRNazanin" w:cs="IRNazanin"/>
          <w:sz w:val="28"/>
          <w:szCs w:val="28"/>
          <w:rtl/>
          <w:rPrChange w:id="2821" w:author="Mohammad Mohammadi" w:date="2025-07-22T21:07:00Z">
            <w:rPr>
              <w:rFonts w:ascii="IRNazanin" w:hAnsi="IRNazanin" w:cs="IRNazanin"/>
              <w:sz w:val="28"/>
              <w:szCs w:val="28"/>
              <w:rtl/>
            </w:rPr>
          </w:rPrChange>
        </w:rPr>
        <w:t xml:space="preserve">گپ </w:t>
      </w:r>
      <w:r w:rsidRPr="00457BB8">
        <w:rPr>
          <w:rFonts w:ascii="IRNazanin" w:hAnsi="IRNazanin" w:cs="IRNazanin"/>
          <w:sz w:val="28"/>
          <w:szCs w:val="28"/>
          <w:rtl/>
          <w:rPrChange w:id="2822" w:author="Mohammad Mohammadi" w:date="2025-07-22T21:07:00Z">
            <w:rPr>
              <w:rFonts w:ascii="IRNazanin" w:hAnsi="IRNazanin" w:cs="IRNazanin"/>
              <w:sz w:val="28"/>
              <w:szCs w:val="28"/>
              <w:rtl/>
            </w:rPr>
          </w:rPrChange>
        </w:rPr>
        <w:t>می‌زنی؟»</w:t>
      </w:r>
      <w:r w:rsidR="00184E84" w:rsidRPr="00457BB8">
        <w:rPr>
          <w:rFonts w:ascii="IRNazanin" w:hAnsi="IRNazanin" w:cs="IRNazanin"/>
          <w:sz w:val="28"/>
          <w:szCs w:val="28"/>
          <w:rtl/>
          <w:rPrChange w:id="282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824" w:author="Mohammad Mohammadi" w:date="2025-07-22T21:07:00Z">
            <w:rPr>
              <w:rFonts w:ascii="IRNazanin" w:hAnsi="IRNazanin" w:cs="IRNazanin"/>
              <w:sz w:val="28"/>
              <w:szCs w:val="28"/>
              <w:rtl/>
            </w:rPr>
          </w:rPrChange>
        </w:rPr>
        <w:t xml:space="preserve"> گفتم: «ما ترسید</w:t>
      </w:r>
      <w:r w:rsidR="00741276" w:rsidRPr="00457BB8">
        <w:rPr>
          <w:rFonts w:ascii="IRNazanin" w:hAnsi="IRNazanin" w:cs="IRNazanin" w:hint="cs"/>
          <w:sz w:val="28"/>
          <w:szCs w:val="28"/>
          <w:rtl/>
          <w:rPrChange w:id="2825" w:author="Mohammad Mohammadi" w:date="2025-07-22T21:07:00Z">
            <w:rPr>
              <w:rFonts w:ascii="IRNazanin" w:hAnsi="IRNazanin" w:cs="IRNazanin" w:hint="cs"/>
              <w:sz w:val="28"/>
              <w:szCs w:val="28"/>
              <w:rtl/>
            </w:rPr>
          </w:rPrChange>
        </w:rPr>
        <w:t>یم</w:t>
      </w:r>
      <w:r w:rsidRPr="00457BB8">
        <w:rPr>
          <w:rFonts w:ascii="IRNazanin" w:hAnsi="IRNazanin" w:cs="IRNazanin"/>
          <w:sz w:val="28"/>
          <w:szCs w:val="28"/>
          <w:rtl/>
          <w:rPrChange w:id="2826" w:author="Mohammad Mohammadi" w:date="2025-07-22T21:07:00Z">
            <w:rPr>
              <w:rFonts w:ascii="IRNazanin" w:hAnsi="IRNazanin" w:cs="IRNazanin"/>
              <w:sz w:val="28"/>
              <w:szCs w:val="28"/>
              <w:rtl/>
            </w:rPr>
          </w:rPrChange>
        </w:rPr>
        <w:t xml:space="preserve">؛ </w:t>
      </w:r>
      <w:r w:rsidR="00741276" w:rsidRPr="00457BB8">
        <w:rPr>
          <w:rFonts w:ascii="IRNazanin" w:hAnsi="IRNazanin" w:cs="IRNazanin" w:hint="cs"/>
          <w:sz w:val="28"/>
          <w:szCs w:val="28"/>
          <w:rtl/>
          <w:rPrChange w:id="2827" w:author="Mohammad Mohammadi" w:date="2025-07-22T21:07:00Z">
            <w:rPr>
              <w:rFonts w:ascii="IRNazanin" w:hAnsi="IRNazanin" w:cs="IRNazanin" w:hint="cs"/>
              <w:sz w:val="28"/>
              <w:szCs w:val="28"/>
              <w:rtl/>
            </w:rPr>
          </w:rPrChange>
        </w:rPr>
        <w:t>ولی</w:t>
      </w:r>
      <w:r w:rsidR="00741276" w:rsidRPr="00457BB8">
        <w:rPr>
          <w:rFonts w:ascii="IRNazanin" w:hAnsi="IRNazanin" w:cs="IRNazanin"/>
          <w:sz w:val="28"/>
          <w:szCs w:val="28"/>
          <w:rtl/>
          <w:rPrChange w:id="2828"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829" w:author="Mohammad Mohammadi" w:date="2025-07-22T21:07:00Z">
            <w:rPr>
              <w:rFonts w:ascii="IRNazanin" w:hAnsi="IRNazanin" w:cs="IRNazanin"/>
              <w:sz w:val="28"/>
              <w:szCs w:val="28"/>
              <w:rtl/>
            </w:rPr>
          </w:rPrChange>
        </w:rPr>
        <w:t>خدا را شکر که مرده»</w:t>
      </w:r>
      <w:r w:rsidR="00184E84" w:rsidRPr="00457BB8">
        <w:rPr>
          <w:rFonts w:ascii="IRNazanin" w:hAnsi="IRNazanin" w:cs="IRNazanin"/>
          <w:sz w:val="28"/>
          <w:szCs w:val="28"/>
          <w:rtl/>
          <w:rPrChange w:id="283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831" w:author="Mohammad Mohammadi" w:date="2025-07-22T21:07:00Z">
            <w:rPr>
              <w:rFonts w:ascii="IRNazanin" w:hAnsi="IRNazanin" w:cs="IRNazanin"/>
              <w:sz w:val="28"/>
              <w:szCs w:val="28"/>
              <w:rtl/>
            </w:rPr>
          </w:rPrChange>
        </w:rPr>
        <w:t xml:space="preserve"> آن را در پارچه‌ای پیچیدم و </w:t>
      </w:r>
      <w:r w:rsidR="00957B5A" w:rsidRPr="00457BB8">
        <w:rPr>
          <w:rFonts w:ascii="IRNazanin" w:hAnsi="IRNazanin" w:cs="IRNazanin"/>
          <w:sz w:val="28"/>
          <w:szCs w:val="28"/>
          <w:rtl/>
          <w:rPrChange w:id="2832" w:author="Mohammad Mohammadi" w:date="2025-07-22T21:07:00Z">
            <w:rPr>
              <w:rFonts w:ascii="IRNazanin" w:hAnsi="IRNazanin" w:cs="IRNazanin"/>
              <w:sz w:val="28"/>
              <w:szCs w:val="28"/>
              <w:rtl/>
            </w:rPr>
          </w:rPrChange>
        </w:rPr>
        <w:t>یکجایی</w:t>
      </w:r>
      <w:r w:rsidRPr="00457BB8">
        <w:rPr>
          <w:rFonts w:ascii="IRNazanin" w:hAnsi="IRNazanin" w:cs="IRNazanin"/>
          <w:sz w:val="28"/>
          <w:szCs w:val="28"/>
          <w:rtl/>
          <w:rPrChange w:id="2833" w:author="Mohammad Mohammadi" w:date="2025-07-22T21:07:00Z">
            <w:rPr>
              <w:rFonts w:ascii="IRNazanin" w:hAnsi="IRNazanin" w:cs="IRNazanin"/>
              <w:sz w:val="28"/>
              <w:szCs w:val="28"/>
              <w:rtl/>
            </w:rPr>
          </w:rPrChange>
        </w:rPr>
        <w:t xml:space="preserve"> گذاشتم </w:t>
      </w:r>
      <w:r w:rsidR="00957B5A" w:rsidRPr="00457BB8">
        <w:rPr>
          <w:rFonts w:ascii="IRNazanin" w:hAnsi="IRNazanin" w:cs="IRNazanin"/>
          <w:sz w:val="28"/>
          <w:szCs w:val="28"/>
          <w:rtl/>
          <w:rPrChange w:id="2834"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835" w:author="Mohammad Mohammadi" w:date="2025-07-22T21:07:00Z">
            <w:rPr>
              <w:rFonts w:ascii="IRNazanin" w:hAnsi="IRNazanin" w:cs="IRNazanin"/>
              <w:sz w:val="28"/>
              <w:szCs w:val="28"/>
              <w:rtl/>
            </w:rPr>
          </w:rPrChange>
        </w:rPr>
        <w:t xml:space="preserve"> شب بود</w:t>
      </w:r>
      <w:r w:rsidR="00957B5A" w:rsidRPr="00457BB8">
        <w:rPr>
          <w:rFonts w:ascii="IRNazanin" w:hAnsi="IRNazanin" w:cs="IRNazanin"/>
          <w:sz w:val="28"/>
          <w:szCs w:val="28"/>
          <w:rtl/>
          <w:rPrChange w:id="2836" w:author="Mohammad Mohammadi" w:date="2025-07-22T21:07:00Z">
            <w:rPr>
              <w:rFonts w:ascii="IRNazanin" w:hAnsi="IRNazanin" w:cs="IRNazanin"/>
              <w:sz w:val="28"/>
              <w:szCs w:val="28"/>
              <w:rtl/>
            </w:rPr>
          </w:rPrChange>
        </w:rPr>
        <w:t xml:space="preserve"> و</w:t>
      </w:r>
      <w:r w:rsidRPr="00457BB8">
        <w:rPr>
          <w:rFonts w:ascii="IRNazanin" w:hAnsi="IRNazanin" w:cs="IRNazanin"/>
          <w:sz w:val="28"/>
          <w:szCs w:val="28"/>
          <w:rtl/>
          <w:rPrChange w:id="2837" w:author="Mohammad Mohammadi" w:date="2025-07-22T21:07:00Z">
            <w:rPr>
              <w:rFonts w:ascii="IRNazanin" w:hAnsi="IRNazanin" w:cs="IRNazanin"/>
              <w:sz w:val="28"/>
              <w:szCs w:val="28"/>
              <w:rtl/>
            </w:rPr>
          </w:rPrChange>
        </w:rPr>
        <w:t xml:space="preserve"> </w:t>
      </w:r>
      <w:r w:rsidR="00957B5A" w:rsidRPr="00457BB8">
        <w:rPr>
          <w:rFonts w:ascii="IRNazanin" w:hAnsi="IRNazanin" w:cs="IRNazanin"/>
          <w:sz w:val="28"/>
          <w:szCs w:val="28"/>
          <w:rtl/>
          <w:rPrChange w:id="2838" w:author="Mohammad Mohammadi" w:date="2025-07-22T21:07:00Z">
            <w:rPr>
              <w:rFonts w:ascii="IRNazanin" w:hAnsi="IRNazanin" w:cs="IRNazanin"/>
              <w:sz w:val="28"/>
              <w:szCs w:val="28"/>
              <w:rtl/>
            </w:rPr>
          </w:rPrChange>
        </w:rPr>
        <w:t xml:space="preserve">نمی‌شد </w:t>
      </w:r>
      <w:r w:rsidRPr="00457BB8">
        <w:rPr>
          <w:rFonts w:ascii="IRNazanin" w:hAnsi="IRNazanin" w:cs="IRNazanin"/>
          <w:sz w:val="28"/>
          <w:szCs w:val="28"/>
          <w:rtl/>
          <w:rPrChange w:id="2839" w:author="Mohammad Mohammadi" w:date="2025-07-22T21:07:00Z">
            <w:rPr>
              <w:rFonts w:ascii="IRNazanin" w:hAnsi="IRNazanin" w:cs="IRNazanin"/>
              <w:sz w:val="28"/>
              <w:szCs w:val="28"/>
              <w:rtl/>
            </w:rPr>
          </w:rPrChange>
        </w:rPr>
        <w:t xml:space="preserve">به قبرستان رفت. برای پاکیزه آتش روشن کردم. هنگام سپیده‌دم، مراسم تدفین مناسبی برایش گرفتیم. پاکیزه </w:t>
      </w:r>
      <w:r w:rsidR="005D525F" w:rsidRPr="00457BB8">
        <w:rPr>
          <w:rFonts w:ascii="IRNazanin" w:hAnsi="IRNazanin" w:cs="IRNazanin" w:hint="cs"/>
          <w:sz w:val="28"/>
          <w:szCs w:val="28"/>
          <w:rtl/>
          <w:rPrChange w:id="2840" w:author="Mohammad Mohammadi" w:date="2025-07-22T21:07:00Z">
            <w:rPr>
              <w:rFonts w:ascii="IRNazanin" w:hAnsi="IRNazanin" w:cs="IRNazanin" w:hint="cs"/>
              <w:sz w:val="28"/>
              <w:szCs w:val="28"/>
              <w:rtl/>
            </w:rPr>
          </w:rPrChange>
        </w:rPr>
        <w:t>نوزاد</w:t>
      </w:r>
      <w:r w:rsidRPr="00457BB8">
        <w:rPr>
          <w:rFonts w:ascii="IRNazanin" w:hAnsi="IRNazanin" w:cs="IRNazanin"/>
          <w:sz w:val="28"/>
          <w:szCs w:val="28"/>
          <w:rtl/>
          <w:rPrChange w:id="2841" w:author="Mohammad Mohammadi" w:date="2025-07-22T21:07:00Z">
            <w:rPr>
              <w:rFonts w:ascii="IRNazanin" w:hAnsi="IRNazanin" w:cs="IRNazanin"/>
              <w:sz w:val="28"/>
              <w:szCs w:val="28"/>
              <w:rtl/>
            </w:rPr>
          </w:rPrChange>
        </w:rPr>
        <w:t xml:space="preserve"> را برای دفن به قبرستان برد؛ کفن کوچکی داشت</w:t>
      </w:r>
      <w:r w:rsidR="00D972FA" w:rsidRPr="00457BB8">
        <w:rPr>
          <w:rFonts w:ascii="IRNazanin" w:hAnsi="IRNazanin" w:cs="IRNazanin"/>
          <w:sz w:val="28"/>
          <w:szCs w:val="28"/>
          <w:rtl/>
          <w:rPrChange w:id="2842" w:author="Mohammad Mohammadi" w:date="2025-07-22T21:07:00Z">
            <w:rPr>
              <w:rFonts w:ascii="IRNazanin" w:hAnsi="IRNazanin" w:cs="IRNazanin"/>
              <w:sz w:val="28"/>
              <w:szCs w:val="28"/>
              <w:rtl/>
            </w:rPr>
          </w:rPrChange>
        </w:rPr>
        <w:t>.</w:t>
      </w:r>
    </w:p>
    <w:p w14:paraId="506B1AE3" w14:textId="13EEC186" w:rsidR="00CA2FD8" w:rsidRPr="00457BB8" w:rsidRDefault="00CA2FD8" w:rsidP="00CA2FD8">
      <w:pPr>
        <w:bidi/>
        <w:jc w:val="both"/>
        <w:rPr>
          <w:rFonts w:ascii="IRNazanin" w:hAnsi="IRNazanin" w:cs="IRNazanin"/>
          <w:sz w:val="28"/>
          <w:szCs w:val="28"/>
          <w:lang w:bidi="fa-IR"/>
          <w:rPrChange w:id="284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844" w:author="Mohammad Mohammadi" w:date="2025-07-22T21:07:00Z">
            <w:rPr>
              <w:rFonts w:ascii="IRNazanin" w:hAnsi="IRNazanin" w:cs="IRNazanin"/>
              <w:sz w:val="28"/>
              <w:szCs w:val="28"/>
              <w:rtl/>
            </w:rPr>
          </w:rPrChange>
        </w:rPr>
        <w:t xml:space="preserve">به کوهستان رفتیم. پاکیزه بیچاره تنها و بی‌کس </w:t>
      </w:r>
      <w:r w:rsidR="004A291C" w:rsidRPr="00457BB8">
        <w:rPr>
          <w:rFonts w:ascii="IRNazanin" w:hAnsi="IRNazanin" w:cs="IRNazanin"/>
          <w:sz w:val="28"/>
          <w:szCs w:val="28"/>
          <w:rtl/>
          <w:rPrChange w:id="2845" w:author="Mohammad Mohammadi" w:date="2025-07-22T21:07:00Z">
            <w:rPr>
              <w:rFonts w:ascii="IRNazanin" w:hAnsi="IRNazanin" w:cs="IRNazanin"/>
              <w:sz w:val="28"/>
              <w:szCs w:val="28"/>
              <w:rtl/>
            </w:rPr>
          </w:rPrChange>
        </w:rPr>
        <w:t>شده بود</w:t>
      </w:r>
      <w:r w:rsidRPr="00457BB8">
        <w:rPr>
          <w:rFonts w:ascii="IRNazanin" w:hAnsi="IRNazanin" w:cs="IRNazanin"/>
          <w:sz w:val="28"/>
          <w:szCs w:val="28"/>
          <w:rtl/>
          <w:rPrChange w:id="2846" w:author="Mohammad Mohammadi" w:date="2025-07-22T21:07:00Z">
            <w:rPr>
              <w:rFonts w:ascii="IRNazanin" w:hAnsi="IRNazanin" w:cs="IRNazanin"/>
              <w:sz w:val="28"/>
              <w:szCs w:val="28"/>
              <w:rtl/>
            </w:rPr>
          </w:rPrChange>
        </w:rPr>
        <w:t>؛ دیگر چیزی برایش</w:t>
      </w:r>
      <w:r w:rsidR="004A291C" w:rsidRPr="00457BB8">
        <w:rPr>
          <w:rFonts w:ascii="IRNazanin" w:hAnsi="IRNazanin" w:cs="IRNazanin"/>
          <w:sz w:val="28"/>
          <w:szCs w:val="28"/>
          <w:rtl/>
          <w:rPrChange w:id="2847" w:author="Mohammad Mohammadi" w:date="2025-07-22T21:07:00Z">
            <w:rPr>
              <w:rFonts w:ascii="IRNazanin" w:hAnsi="IRNazanin" w:cs="IRNazanin"/>
              <w:sz w:val="28"/>
              <w:szCs w:val="28"/>
              <w:rtl/>
            </w:rPr>
          </w:rPrChange>
        </w:rPr>
        <w:t xml:space="preserve"> باقی</w:t>
      </w:r>
      <w:r w:rsidRPr="00457BB8">
        <w:rPr>
          <w:rFonts w:ascii="IRNazanin" w:hAnsi="IRNazanin" w:cs="IRNazanin"/>
          <w:sz w:val="28"/>
          <w:szCs w:val="28"/>
          <w:rtl/>
          <w:rPrChange w:id="2848" w:author="Mohammad Mohammadi" w:date="2025-07-22T21:07:00Z">
            <w:rPr>
              <w:rFonts w:ascii="IRNazanin" w:hAnsi="IRNazanin" w:cs="IRNazanin"/>
              <w:sz w:val="28"/>
              <w:szCs w:val="28"/>
              <w:rtl/>
            </w:rPr>
          </w:rPrChange>
        </w:rPr>
        <w:t xml:space="preserve"> نمانده بود، نه پسر، نه دختر، تمام فرزندانش مرده بودند.</w:t>
      </w:r>
      <w:r w:rsidR="005D525F" w:rsidRPr="00457BB8">
        <w:rPr>
          <w:rFonts w:ascii="IRNazanin" w:hAnsi="IRNazanin" w:cs="IRNazanin"/>
          <w:sz w:val="28"/>
          <w:szCs w:val="28"/>
          <w:rtl/>
          <w:rPrChange w:id="2849" w:author="Mohammad Mohammadi" w:date="2025-07-22T21:07:00Z">
            <w:rPr>
              <w:rFonts w:ascii="IRNazanin" w:hAnsi="IRNazanin" w:cs="IRNazanin"/>
              <w:sz w:val="28"/>
              <w:szCs w:val="28"/>
              <w:rtl/>
            </w:rPr>
          </w:rPrChange>
        </w:rPr>
        <w:t xml:space="preserve"> بعدها</w:t>
      </w:r>
      <w:r w:rsidRPr="00457BB8">
        <w:rPr>
          <w:rFonts w:ascii="IRNazanin" w:hAnsi="IRNazanin" w:cs="IRNazanin"/>
          <w:sz w:val="28"/>
          <w:szCs w:val="28"/>
          <w:rtl/>
          <w:rPrChange w:id="2850" w:author="Mohammad Mohammadi" w:date="2025-07-22T21:07:00Z">
            <w:rPr>
              <w:rFonts w:ascii="IRNazanin" w:hAnsi="IRNazanin" w:cs="IRNazanin"/>
              <w:sz w:val="28"/>
              <w:szCs w:val="28"/>
              <w:rtl/>
            </w:rPr>
          </w:rPrChange>
        </w:rPr>
        <w:t xml:space="preserve"> وقتی </w:t>
      </w:r>
      <w:r w:rsidR="005D525F" w:rsidRPr="00457BB8">
        <w:rPr>
          <w:rFonts w:ascii="IRNazanin" w:hAnsi="IRNazanin" w:cs="IRNazanin" w:hint="cs"/>
          <w:sz w:val="28"/>
          <w:szCs w:val="28"/>
          <w:rtl/>
          <w:rPrChange w:id="2851" w:author="Mohammad Mohammadi" w:date="2025-07-22T21:07:00Z">
            <w:rPr>
              <w:rFonts w:ascii="IRNazanin" w:hAnsi="IRNazanin" w:cs="IRNazanin" w:hint="cs"/>
              <w:sz w:val="28"/>
              <w:szCs w:val="28"/>
              <w:rtl/>
            </w:rPr>
          </w:rPrChange>
        </w:rPr>
        <w:t>از</w:t>
      </w:r>
      <w:r w:rsidR="005D525F" w:rsidRPr="00457BB8">
        <w:rPr>
          <w:rFonts w:ascii="IRNazanin" w:hAnsi="IRNazanin" w:cs="IRNazanin"/>
          <w:sz w:val="28"/>
          <w:szCs w:val="28"/>
          <w:rtl/>
          <w:rPrChange w:id="2852" w:author="Mohammad Mohammadi" w:date="2025-07-22T21:07:00Z">
            <w:rPr>
              <w:rFonts w:ascii="IRNazanin" w:hAnsi="IRNazanin" w:cs="IRNazanin"/>
              <w:sz w:val="28"/>
              <w:szCs w:val="28"/>
              <w:rtl/>
            </w:rPr>
          </w:rPrChange>
        </w:rPr>
        <w:t xml:space="preserve"> کوهستان </w:t>
      </w:r>
      <w:r w:rsidRPr="00457BB8">
        <w:rPr>
          <w:rFonts w:ascii="IRNazanin" w:hAnsi="IRNazanin" w:cs="IRNazanin"/>
          <w:sz w:val="28"/>
          <w:szCs w:val="28"/>
          <w:rtl/>
          <w:rPrChange w:id="2853" w:author="Mohammad Mohammadi" w:date="2025-07-22T21:07:00Z">
            <w:rPr>
              <w:rFonts w:ascii="IRNazanin" w:hAnsi="IRNazanin" w:cs="IRNazanin"/>
              <w:sz w:val="28"/>
              <w:szCs w:val="28"/>
              <w:rtl/>
            </w:rPr>
          </w:rPrChange>
        </w:rPr>
        <w:t xml:space="preserve">برگشتیم، او عبدالمنان را باردار بود، </w:t>
      </w:r>
      <w:r w:rsidR="00140A9A" w:rsidRPr="00457BB8">
        <w:rPr>
          <w:rFonts w:ascii="IRNazanin" w:hAnsi="IRNazanin" w:cs="IRNazanin" w:hint="cs"/>
          <w:sz w:val="28"/>
          <w:szCs w:val="28"/>
          <w:rtl/>
          <w:rPrChange w:id="2854" w:author="Mohammad Mohammadi" w:date="2025-07-22T21:07:00Z">
            <w:rPr>
              <w:rFonts w:ascii="IRNazanin" w:hAnsi="IRNazanin" w:cs="IRNazanin" w:hint="cs"/>
              <w:sz w:val="28"/>
              <w:szCs w:val="28"/>
              <w:rtl/>
            </w:rPr>
          </w:rPrChange>
        </w:rPr>
        <w:t>من</w:t>
      </w:r>
      <w:r w:rsidR="00140A9A" w:rsidRPr="00457BB8">
        <w:rPr>
          <w:rFonts w:ascii="IRNazanin" w:hAnsi="IRNazanin" w:cs="IRNazanin"/>
          <w:sz w:val="28"/>
          <w:szCs w:val="28"/>
          <w:rtl/>
          <w:rPrChange w:id="2855" w:author="Mohammad Mohammadi" w:date="2025-07-22T21:07:00Z">
            <w:rPr>
              <w:rFonts w:ascii="IRNazanin" w:hAnsi="IRNazanin" w:cs="IRNazanin"/>
              <w:sz w:val="28"/>
              <w:szCs w:val="28"/>
              <w:rtl/>
            </w:rPr>
          </w:rPrChange>
        </w:rPr>
        <w:t xml:space="preserve"> </w:t>
      </w:r>
      <w:r w:rsidR="00140A9A" w:rsidRPr="00457BB8">
        <w:rPr>
          <w:rFonts w:ascii="IRNazanin" w:hAnsi="IRNazanin" w:cs="IRNazanin" w:hint="cs"/>
          <w:sz w:val="28"/>
          <w:szCs w:val="28"/>
          <w:rtl/>
          <w:rPrChange w:id="2856" w:author="Mohammad Mohammadi" w:date="2025-07-22T21:07:00Z">
            <w:rPr>
              <w:rFonts w:ascii="IRNazanin" w:hAnsi="IRNazanin" w:cs="IRNazanin" w:hint="cs"/>
              <w:sz w:val="28"/>
              <w:szCs w:val="28"/>
              <w:rtl/>
            </w:rPr>
          </w:rPrChange>
        </w:rPr>
        <w:t>هم</w:t>
      </w:r>
      <w:r w:rsidRPr="00457BB8">
        <w:rPr>
          <w:rFonts w:ascii="IRNazanin" w:hAnsi="IRNazanin" w:cs="IRNazanin"/>
          <w:sz w:val="28"/>
          <w:szCs w:val="28"/>
          <w:rtl/>
          <w:rPrChange w:id="2857" w:author="Mohammad Mohammadi" w:date="2025-07-22T21:07:00Z">
            <w:rPr>
              <w:rFonts w:ascii="IRNazanin" w:hAnsi="IRNazanin" w:cs="IRNazanin"/>
              <w:sz w:val="28"/>
              <w:szCs w:val="28"/>
              <w:rtl/>
            </w:rPr>
          </w:rPrChange>
        </w:rPr>
        <w:t xml:space="preserve"> قیوم </w:t>
      </w:r>
      <w:r w:rsidR="0054379C" w:rsidRPr="00457BB8">
        <w:rPr>
          <w:rFonts w:ascii="IRNazanin" w:hAnsi="IRNazanin" w:cs="IRNazanin"/>
          <w:sz w:val="28"/>
          <w:szCs w:val="28"/>
          <w:rtl/>
          <w:rPrChange w:id="2858" w:author="Mohammad Mohammadi" w:date="2025-07-22T21:07:00Z">
            <w:rPr>
              <w:rFonts w:ascii="IRNazanin" w:hAnsi="IRNazanin" w:cs="IRNazanin"/>
              <w:sz w:val="28"/>
              <w:szCs w:val="28"/>
              <w:rtl/>
            </w:rPr>
          </w:rPrChange>
        </w:rPr>
        <w:t xml:space="preserve">را باردار </w:t>
      </w:r>
      <w:r w:rsidRPr="00457BB8">
        <w:rPr>
          <w:rFonts w:ascii="IRNazanin" w:hAnsi="IRNazanin" w:cs="IRNazanin"/>
          <w:sz w:val="28"/>
          <w:szCs w:val="28"/>
          <w:rtl/>
          <w:rPrChange w:id="2859" w:author="Mohammad Mohammadi" w:date="2025-07-22T21:07:00Z">
            <w:rPr>
              <w:rFonts w:ascii="IRNazanin" w:hAnsi="IRNazanin" w:cs="IRNazanin"/>
              <w:sz w:val="28"/>
              <w:szCs w:val="28"/>
              <w:rtl/>
            </w:rPr>
          </w:rPrChange>
        </w:rPr>
        <w:t xml:space="preserve">بودم. </w:t>
      </w:r>
      <w:r w:rsidR="0054379C" w:rsidRPr="00457BB8">
        <w:rPr>
          <w:rFonts w:ascii="IRNazanin" w:hAnsi="IRNazanin" w:cs="IRNazanin"/>
          <w:sz w:val="28"/>
          <w:szCs w:val="28"/>
          <w:rtl/>
          <w:rPrChange w:id="2860" w:author="Mohammad Mohammadi" w:date="2025-07-22T21:07:00Z">
            <w:rPr>
              <w:rFonts w:ascii="IRNazanin" w:hAnsi="IRNazanin" w:cs="IRNazanin"/>
              <w:sz w:val="28"/>
              <w:szCs w:val="28"/>
              <w:rtl/>
            </w:rPr>
          </w:rPrChange>
        </w:rPr>
        <w:t>وقتی</w:t>
      </w:r>
      <w:r w:rsidRPr="00457BB8">
        <w:rPr>
          <w:rFonts w:ascii="IRNazanin" w:hAnsi="IRNazanin" w:cs="IRNazanin"/>
          <w:sz w:val="28"/>
          <w:szCs w:val="28"/>
          <w:rtl/>
          <w:rPrChange w:id="2861" w:author="Mohammad Mohammadi" w:date="2025-07-22T21:07:00Z">
            <w:rPr>
              <w:rFonts w:ascii="IRNazanin" w:hAnsi="IRNazanin" w:cs="IRNazanin"/>
              <w:sz w:val="28"/>
              <w:szCs w:val="28"/>
              <w:rtl/>
            </w:rPr>
          </w:rPrChange>
        </w:rPr>
        <w:t xml:space="preserve"> که منان به دنیا آمد</w:t>
      </w:r>
      <w:r w:rsidR="0054379C" w:rsidRPr="00457BB8">
        <w:rPr>
          <w:rFonts w:ascii="IRNazanin" w:hAnsi="IRNazanin" w:cs="IRNazanin"/>
          <w:sz w:val="28"/>
          <w:szCs w:val="28"/>
          <w:rtl/>
          <w:rPrChange w:id="2862" w:author="Mohammad Mohammadi" w:date="2025-07-22T21:07:00Z">
            <w:rPr>
              <w:rFonts w:ascii="IRNazanin" w:hAnsi="IRNazanin" w:cs="IRNazanin"/>
              <w:sz w:val="28"/>
              <w:szCs w:val="28"/>
              <w:rtl/>
            </w:rPr>
          </w:rPrChange>
        </w:rPr>
        <w:t xml:space="preserve">، زمستان و </w:t>
      </w:r>
      <w:r w:rsidR="000719C6" w:rsidRPr="00457BB8">
        <w:rPr>
          <w:rFonts w:ascii="IRNazanin" w:hAnsi="IRNazanin" w:cs="IRNazanin" w:hint="cs"/>
          <w:sz w:val="28"/>
          <w:szCs w:val="28"/>
          <w:rtl/>
          <w:rPrChange w:id="2863" w:author="Mohammad Mohammadi" w:date="2025-07-22T21:07:00Z">
            <w:rPr>
              <w:rFonts w:ascii="IRNazanin" w:hAnsi="IRNazanin" w:cs="IRNazanin" w:hint="cs"/>
              <w:sz w:val="28"/>
              <w:szCs w:val="28"/>
              <w:rtl/>
            </w:rPr>
          </w:rPrChange>
        </w:rPr>
        <w:t>هوا</w:t>
      </w:r>
      <w:r w:rsidR="000719C6" w:rsidRPr="00457BB8">
        <w:rPr>
          <w:rFonts w:ascii="IRNazanin" w:hAnsi="IRNazanin" w:cs="IRNazanin"/>
          <w:sz w:val="28"/>
          <w:szCs w:val="28"/>
          <w:rtl/>
          <w:rPrChange w:id="2864" w:author="Mohammad Mohammadi" w:date="2025-07-22T21:07:00Z">
            <w:rPr>
              <w:rFonts w:ascii="IRNazanin" w:hAnsi="IRNazanin" w:cs="IRNazanin"/>
              <w:sz w:val="28"/>
              <w:szCs w:val="28"/>
              <w:rtl/>
            </w:rPr>
          </w:rPrChange>
        </w:rPr>
        <w:t xml:space="preserve"> </w:t>
      </w:r>
      <w:r w:rsidR="0054379C" w:rsidRPr="00457BB8">
        <w:rPr>
          <w:rFonts w:ascii="IRNazanin" w:hAnsi="IRNazanin" w:cs="IRNazanin"/>
          <w:sz w:val="28"/>
          <w:szCs w:val="28"/>
          <w:rtl/>
          <w:rPrChange w:id="2865" w:author="Mohammad Mohammadi" w:date="2025-07-22T21:07:00Z">
            <w:rPr>
              <w:rFonts w:ascii="IRNazanin" w:hAnsi="IRNazanin" w:cs="IRNazanin"/>
              <w:sz w:val="28"/>
              <w:szCs w:val="28"/>
              <w:rtl/>
            </w:rPr>
          </w:rPrChange>
        </w:rPr>
        <w:t>بارانی بود</w:t>
      </w:r>
      <w:r w:rsidRPr="00457BB8">
        <w:rPr>
          <w:rFonts w:ascii="IRNazanin" w:hAnsi="IRNazanin" w:cs="IRNazanin"/>
          <w:sz w:val="28"/>
          <w:szCs w:val="28"/>
          <w:rtl/>
          <w:rPrChange w:id="2866" w:author="Mohammad Mohammadi" w:date="2025-07-22T21:07:00Z">
            <w:rPr>
              <w:rFonts w:ascii="IRNazanin" w:hAnsi="IRNazanin" w:cs="IRNazanin"/>
              <w:sz w:val="28"/>
              <w:szCs w:val="28"/>
              <w:rtl/>
            </w:rPr>
          </w:rPrChange>
        </w:rPr>
        <w:t>. من قابله او بودم. گفت: «تو پیش</w:t>
      </w:r>
      <w:r w:rsidR="00543F19" w:rsidRPr="00457BB8">
        <w:rPr>
          <w:rFonts w:ascii="IRNazanin" w:hAnsi="IRNazanin" w:cs="IRNazanin"/>
          <w:sz w:val="28"/>
          <w:szCs w:val="28"/>
          <w:rtl/>
          <w:rPrChange w:id="2867" w:author="Mohammad Mohammadi" w:date="2025-07-22T21:07:00Z">
            <w:rPr>
              <w:rFonts w:ascii="IRNazanin" w:hAnsi="IRNazanin" w:cs="IRNazanin"/>
              <w:sz w:val="28"/>
              <w:szCs w:val="28"/>
              <w:rtl/>
            </w:rPr>
          </w:rPrChange>
        </w:rPr>
        <w:t>م باش</w:t>
      </w:r>
      <w:r w:rsidRPr="00457BB8">
        <w:rPr>
          <w:rFonts w:ascii="IRNazanin" w:hAnsi="IRNazanin" w:cs="IRNazanin"/>
          <w:sz w:val="28"/>
          <w:szCs w:val="28"/>
          <w:rtl/>
          <w:rPrChange w:id="2868" w:author="Mohammad Mohammadi" w:date="2025-07-22T21:07:00Z">
            <w:rPr>
              <w:rFonts w:ascii="IRNazanin" w:hAnsi="IRNazanin" w:cs="IRNazanin"/>
              <w:sz w:val="28"/>
              <w:szCs w:val="28"/>
              <w:rtl/>
            </w:rPr>
          </w:rPrChange>
        </w:rPr>
        <w:t>، کس دیگری را نمی‌خواهم</w:t>
      </w:r>
      <w:r w:rsidR="00543F19" w:rsidRPr="00457BB8">
        <w:rPr>
          <w:rFonts w:ascii="IRNazanin" w:hAnsi="IRNazanin" w:cs="IRNazanin"/>
          <w:sz w:val="28"/>
          <w:szCs w:val="28"/>
          <w:rtl/>
          <w:rPrChange w:id="286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870" w:author="Mohammad Mohammadi" w:date="2025-07-22T21:07:00Z">
            <w:rPr>
              <w:rFonts w:ascii="IRNazanin" w:hAnsi="IRNazanin" w:cs="IRNazanin"/>
              <w:sz w:val="28"/>
              <w:szCs w:val="28"/>
              <w:rtl/>
            </w:rPr>
          </w:rPrChange>
        </w:rPr>
        <w:t xml:space="preserve"> من </w:t>
      </w:r>
      <w:r w:rsidR="00543F19" w:rsidRPr="00457BB8">
        <w:rPr>
          <w:rFonts w:ascii="IRNazanin" w:hAnsi="IRNazanin" w:cs="IRNazanin"/>
          <w:sz w:val="28"/>
          <w:szCs w:val="28"/>
          <w:rtl/>
          <w:rPrChange w:id="2871" w:author="Mohammad Mohammadi" w:date="2025-07-22T21:07:00Z">
            <w:rPr>
              <w:rFonts w:ascii="IRNazanin" w:hAnsi="IRNazanin" w:cs="IRNazanin"/>
              <w:sz w:val="28"/>
              <w:szCs w:val="28"/>
              <w:rtl/>
            </w:rPr>
          </w:rPrChange>
        </w:rPr>
        <w:t>با او ماندم</w:t>
      </w:r>
      <w:r w:rsidRPr="00457BB8">
        <w:rPr>
          <w:rFonts w:ascii="IRNazanin" w:hAnsi="IRNazanin" w:cs="IRNazanin"/>
          <w:sz w:val="28"/>
          <w:szCs w:val="28"/>
          <w:rtl/>
          <w:rPrChange w:id="2872" w:author="Mohammad Mohammadi" w:date="2025-07-22T21:07:00Z">
            <w:rPr>
              <w:rFonts w:ascii="IRNazanin" w:hAnsi="IRNazanin" w:cs="IRNazanin"/>
              <w:sz w:val="28"/>
              <w:szCs w:val="28"/>
              <w:rtl/>
            </w:rPr>
          </w:rPrChange>
        </w:rPr>
        <w:t xml:space="preserve"> و </w:t>
      </w:r>
      <w:r w:rsidR="000719C6" w:rsidRPr="00457BB8">
        <w:rPr>
          <w:rFonts w:ascii="IRNazanin" w:hAnsi="IRNazanin" w:cs="IRNazanin" w:hint="cs"/>
          <w:sz w:val="28"/>
          <w:szCs w:val="28"/>
          <w:rtl/>
          <w:rPrChange w:id="2873" w:author="Mohammad Mohammadi" w:date="2025-07-22T21:07:00Z">
            <w:rPr>
              <w:rFonts w:ascii="IRNazanin" w:hAnsi="IRNazanin" w:cs="IRNazanin" w:hint="cs"/>
              <w:sz w:val="28"/>
              <w:szCs w:val="28"/>
              <w:rtl/>
            </w:rPr>
          </w:rPrChange>
        </w:rPr>
        <w:t>کمکش</w:t>
      </w:r>
      <w:r w:rsidR="000719C6" w:rsidRPr="00457BB8">
        <w:rPr>
          <w:rFonts w:ascii="IRNazanin" w:hAnsi="IRNazanin" w:cs="IRNazanin"/>
          <w:sz w:val="28"/>
          <w:szCs w:val="28"/>
          <w:rtl/>
          <w:rPrChange w:id="2874" w:author="Mohammad Mohammadi" w:date="2025-07-22T21:07:00Z">
            <w:rPr>
              <w:rFonts w:ascii="IRNazanin" w:hAnsi="IRNazanin" w:cs="IRNazanin"/>
              <w:sz w:val="28"/>
              <w:szCs w:val="28"/>
              <w:rtl/>
            </w:rPr>
          </w:rPrChange>
        </w:rPr>
        <w:t xml:space="preserve"> </w:t>
      </w:r>
      <w:r w:rsidR="000719C6" w:rsidRPr="00457BB8">
        <w:rPr>
          <w:rFonts w:ascii="IRNazanin" w:hAnsi="IRNazanin" w:cs="IRNazanin" w:hint="cs"/>
          <w:sz w:val="28"/>
          <w:szCs w:val="28"/>
          <w:rtl/>
          <w:rPrChange w:id="2875" w:author="Mohammad Mohammadi" w:date="2025-07-22T21:07:00Z">
            <w:rPr>
              <w:rFonts w:ascii="IRNazanin" w:hAnsi="IRNazanin" w:cs="IRNazanin" w:hint="cs"/>
              <w:sz w:val="28"/>
              <w:szCs w:val="28"/>
              <w:rtl/>
            </w:rPr>
          </w:rPrChange>
        </w:rPr>
        <w:t>کردم</w:t>
      </w:r>
      <w:r w:rsidR="000719C6" w:rsidRPr="00457BB8">
        <w:rPr>
          <w:rFonts w:ascii="IRNazanin" w:hAnsi="IRNazanin" w:cs="IRNazanin"/>
          <w:sz w:val="28"/>
          <w:szCs w:val="28"/>
          <w:rtl/>
          <w:rPrChange w:id="287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877" w:author="Mohammad Mohammadi" w:date="2025-07-22T21:07:00Z">
            <w:rPr>
              <w:rFonts w:ascii="IRNazanin" w:hAnsi="IRNazanin" w:cs="IRNazanin"/>
              <w:sz w:val="28"/>
              <w:szCs w:val="28"/>
              <w:rtl/>
            </w:rPr>
          </w:rPrChange>
        </w:rPr>
        <w:t xml:space="preserve"> منان به دنیا آمد. </w:t>
      </w:r>
      <w:r w:rsidR="000719C6" w:rsidRPr="00457BB8">
        <w:rPr>
          <w:rFonts w:ascii="IRNazanin" w:hAnsi="IRNazanin" w:cs="IRNazanin" w:hint="cs"/>
          <w:sz w:val="28"/>
          <w:szCs w:val="28"/>
          <w:rtl/>
          <w:rPrChange w:id="2878" w:author="Mohammad Mohammadi" w:date="2025-07-22T21:07:00Z">
            <w:rPr>
              <w:rFonts w:ascii="IRNazanin" w:hAnsi="IRNazanin" w:cs="IRNazanin" w:hint="cs"/>
              <w:sz w:val="28"/>
              <w:szCs w:val="28"/>
              <w:rtl/>
            </w:rPr>
          </w:rPrChange>
        </w:rPr>
        <w:t>به</w:t>
      </w:r>
      <w:r w:rsidR="000719C6" w:rsidRPr="00457BB8">
        <w:rPr>
          <w:rFonts w:ascii="IRNazanin" w:hAnsi="IRNazanin" w:cs="IRNazanin"/>
          <w:sz w:val="28"/>
          <w:szCs w:val="28"/>
          <w:rtl/>
          <w:rPrChange w:id="2879" w:author="Mohammad Mohammadi" w:date="2025-07-22T21:07:00Z">
            <w:rPr>
              <w:rFonts w:ascii="IRNazanin" w:hAnsi="IRNazanin" w:cs="IRNazanin"/>
              <w:sz w:val="28"/>
              <w:szCs w:val="28"/>
              <w:rtl/>
            </w:rPr>
          </w:rPrChange>
        </w:rPr>
        <w:t xml:space="preserve"> زود</w:t>
      </w:r>
      <w:r w:rsidR="000719C6" w:rsidRPr="00457BB8">
        <w:rPr>
          <w:rFonts w:ascii="IRNazanin" w:hAnsi="IRNazanin" w:cs="IRNazanin" w:hint="cs"/>
          <w:sz w:val="28"/>
          <w:szCs w:val="28"/>
          <w:rtl/>
          <w:rPrChange w:id="2880" w:author="Mohammad Mohammadi" w:date="2025-07-22T21:07:00Z">
            <w:rPr>
              <w:rFonts w:ascii="IRNazanin" w:hAnsi="IRNazanin" w:cs="IRNazanin" w:hint="cs"/>
              <w:sz w:val="28"/>
              <w:szCs w:val="28"/>
              <w:rtl/>
            </w:rPr>
          </w:rPrChange>
        </w:rPr>
        <w:t>ی</w:t>
      </w:r>
      <w:r w:rsidR="000719C6" w:rsidRPr="00457BB8">
        <w:rPr>
          <w:rFonts w:ascii="IRNazanin" w:hAnsi="IRNazanin" w:cs="IRNazanin"/>
          <w:sz w:val="28"/>
          <w:szCs w:val="28"/>
          <w:rtl/>
          <w:rPrChange w:id="2881"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882" w:author="Mohammad Mohammadi" w:date="2025-07-22T21:07:00Z">
            <w:rPr>
              <w:rFonts w:ascii="IRNazanin" w:hAnsi="IRNazanin" w:cs="IRNazanin"/>
              <w:sz w:val="28"/>
              <w:szCs w:val="28"/>
              <w:rtl/>
            </w:rPr>
          </w:rPrChange>
        </w:rPr>
        <w:t>همه جمع شدند</w:t>
      </w:r>
      <w:r w:rsidR="000719C6" w:rsidRPr="00457BB8">
        <w:rPr>
          <w:rFonts w:ascii="IRNazanin" w:hAnsi="IRNazanin" w:cs="IRNazanin"/>
          <w:sz w:val="28"/>
          <w:szCs w:val="28"/>
          <w:rtl/>
          <w:rPrChange w:id="2883" w:author="Mohammad Mohammadi" w:date="2025-07-22T21:07:00Z">
            <w:rPr>
              <w:rFonts w:ascii="IRNazanin" w:hAnsi="IRNazanin" w:cs="IRNazanin"/>
              <w:sz w:val="28"/>
              <w:szCs w:val="28"/>
              <w:rtl/>
            </w:rPr>
          </w:rPrChange>
        </w:rPr>
        <w:t xml:space="preserve"> و</w:t>
      </w:r>
      <w:r w:rsidRPr="00457BB8">
        <w:rPr>
          <w:rFonts w:ascii="IRNazanin" w:hAnsi="IRNazanin" w:cs="IRNazanin"/>
          <w:sz w:val="28"/>
          <w:szCs w:val="28"/>
          <w:rtl/>
          <w:rPrChange w:id="2884" w:author="Mohammad Mohammadi" w:date="2025-07-22T21:07:00Z">
            <w:rPr>
              <w:rFonts w:ascii="IRNazanin" w:hAnsi="IRNazanin" w:cs="IRNazanin"/>
              <w:sz w:val="28"/>
              <w:szCs w:val="28"/>
              <w:rtl/>
            </w:rPr>
          </w:rPrChange>
        </w:rPr>
        <w:t xml:space="preserve"> </w:t>
      </w:r>
      <w:r w:rsidR="00543F19" w:rsidRPr="00457BB8">
        <w:rPr>
          <w:rFonts w:ascii="IRNazanin" w:hAnsi="IRNazanin" w:cs="IRNazanin"/>
          <w:sz w:val="28"/>
          <w:szCs w:val="28"/>
          <w:rtl/>
          <w:rPrChange w:id="2885" w:author="Mohammad Mohammadi" w:date="2025-07-22T21:07:00Z">
            <w:rPr>
              <w:rFonts w:ascii="IRNazanin" w:hAnsi="IRNazanin" w:cs="IRNazanin"/>
              <w:sz w:val="28"/>
              <w:szCs w:val="28"/>
              <w:rtl/>
            </w:rPr>
          </w:rPrChange>
        </w:rPr>
        <w:t xml:space="preserve">با </w:t>
      </w:r>
      <w:r w:rsidRPr="00457BB8">
        <w:rPr>
          <w:rFonts w:ascii="IRNazanin" w:hAnsi="IRNazanin" w:cs="IRNazanin"/>
          <w:sz w:val="28"/>
          <w:szCs w:val="28"/>
          <w:rtl/>
          <w:rPrChange w:id="2886" w:author="Mohammad Mohammadi" w:date="2025-07-22T21:07:00Z">
            <w:rPr>
              <w:rFonts w:ascii="IRNazanin" w:hAnsi="IRNazanin" w:cs="IRNazanin"/>
              <w:sz w:val="28"/>
              <w:szCs w:val="28"/>
              <w:rtl/>
            </w:rPr>
          </w:rPrChange>
        </w:rPr>
        <w:t xml:space="preserve">تفنگ‌هایشان </w:t>
      </w:r>
      <w:r w:rsidR="000719C6" w:rsidRPr="00457BB8">
        <w:rPr>
          <w:rFonts w:ascii="IRNazanin" w:hAnsi="IRNazanin" w:cs="IRNazanin" w:hint="cs"/>
          <w:sz w:val="28"/>
          <w:szCs w:val="28"/>
          <w:rtl/>
          <w:rPrChange w:id="2887" w:author="Mohammad Mohammadi" w:date="2025-07-22T21:07:00Z">
            <w:rPr>
              <w:rFonts w:ascii="IRNazanin" w:hAnsi="IRNazanin" w:cs="IRNazanin" w:hint="cs"/>
              <w:sz w:val="28"/>
              <w:szCs w:val="28"/>
              <w:rtl/>
            </w:rPr>
          </w:rPrChange>
        </w:rPr>
        <w:t>فیر</w:t>
      </w:r>
      <w:r w:rsidR="000719C6" w:rsidRPr="00457BB8">
        <w:rPr>
          <w:rFonts w:ascii="IRNazanin" w:hAnsi="IRNazanin" w:cs="IRNazanin"/>
          <w:sz w:val="28"/>
          <w:szCs w:val="28"/>
          <w:rtl/>
          <w:rPrChange w:id="2888" w:author="Mohammad Mohammadi" w:date="2025-07-22T21:07:00Z">
            <w:rPr>
              <w:rFonts w:ascii="IRNazanin" w:hAnsi="IRNazanin" w:cs="IRNazanin"/>
              <w:sz w:val="28"/>
              <w:szCs w:val="28"/>
              <w:rtl/>
            </w:rPr>
          </w:rPrChange>
        </w:rPr>
        <w:t xml:space="preserve"> هوا</w:t>
      </w:r>
      <w:r w:rsidR="000719C6" w:rsidRPr="00457BB8">
        <w:rPr>
          <w:rFonts w:ascii="IRNazanin" w:hAnsi="IRNazanin" w:cs="IRNazanin" w:hint="cs"/>
          <w:sz w:val="28"/>
          <w:szCs w:val="28"/>
          <w:rtl/>
          <w:rPrChange w:id="2889" w:author="Mohammad Mohammadi" w:date="2025-07-22T21:07:00Z">
            <w:rPr>
              <w:rFonts w:ascii="IRNazanin" w:hAnsi="IRNazanin" w:cs="IRNazanin" w:hint="cs"/>
              <w:sz w:val="28"/>
              <w:szCs w:val="28"/>
              <w:rtl/>
            </w:rPr>
          </w:rPrChange>
        </w:rPr>
        <w:t>یی</w:t>
      </w:r>
      <w:r w:rsidR="000719C6" w:rsidRPr="00457BB8">
        <w:rPr>
          <w:rFonts w:ascii="IRNazanin" w:hAnsi="IRNazanin" w:cs="IRNazanin"/>
          <w:sz w:val="28"/>
          <w:szCs w:val="28"/>
          <w:rtl/>
          <w:rPrChange w:id="2890" w:author="Mohammad Mohammadi" w:date="2025-07-22T21:07:00Z">
            <w:rPr>
              <w:rFonts w:ascii="IRNazanin" w:hAnsi="IRNazanin" w:cs="IRNazanin"/>
              <w:sz w:val="28"/>
              <w:szCs w:val="28"/>
              <w:rtl/>
            </w:rPr>
          </w:rPrChange>
        </w:rPr>
        <w:t xml:space="preserve"> </w:t>
      </w:r>
      <w:del w:id="2891" w:author="Saeedi, Faiza" w:date="2025-06-06T00:11:00Z">
        <w:r w:rsidR="000719C6" w:rsidRPr="00457BB8" w:rsidDel="000E13F1">
          <w:rPr>
            <w:rFonts w:ascii="IRNazanin" w:hAnsi="IRNazanin" w:cs="IRNazanin" w:hint="cs"/>
            <w:sz w:val="28"/>
            <w:szCs w:val="28"/>
            <w:rtl/>
            <w:rPrChange w:id="2892" w:author="Mohammad Mohammadi" w:date="2025-07-22T21:07:00Z">
              <w:rPr>
                <w:rFonts w:ascii="IRNazanin" w:hAnsi="IRNazanin" w:cs="IRNazanin" w:hint="cs"/>
                <w:sz w:val="28"/>
                <w:szCs w:val="28"/>
                <w:rtl/>
              </w:rPr>
            </w:rPrChange>
          </w:rPr>
          <w:delText>را</w:delText>
        </w:r>
        <w:r w:rsidR="000719C6" w:rsidRPr="00457BB8" w:rsidDel="000E13F1">
          <w:rPr>
            <w:rFonts w:ascii="IRNazanin" w:hAnsi="IRNazanin" w:cs="IRNazanin"/>
            <w:sz w:val="28"/>
            <w:szCs w:val="28"/>
            <w:rtl/>
            <w:rPrChange w:id="2893" w:author="Mohammad Mohammadi" w:date="2025-07-22T21:07:00Z">
              <w:rPr>
                <w:rFonts w:ascii="IRNazanin" w:hAnsi="IRNazanin" w:cs="IRNazanin"/>
                <w:sz w:val="28"/>
                <w:szCs w:val="28"/>
                <w:rtl/>
              </w:rPr>
            </w:rPrChange>
          </w:rPr>
          <w:delText xml:space="preserve"> شروع </w:delText>
        </w:r>
      </w:del>
      <w:r w:rsidR="000719C6" w:rsidRPr="00457BB8">
        <w:rPr>
          <w:rFonts w:ascii="IRNazanin" w:hAnsi="IRNazanin" w:cs="IRNazanin" w:hint="cs"/>
          <w:sz w:val="28"/>
          <w:szCs w:val="28"/>
          <w:rtl/>
          <w:rPrChange w:id="2894" w:author="Mohammad Mohammadi" w:date="2025-07-22T21:07:00Z">
            <w:rPr>
              <w:rFonts w:ascii="IRNazanin" w:hAnsi="IRNazanin" w:cs="IRNazanin" w:hint="cs"/>
              <w:sz w:val="28"/>
              <w:szCs w:val="28"/>
              <w:rtl/>
            </w:rPr>
          </w:rPrChange>
        </w:rPr>
        <w:t>کردند</w:t>
      </w:r>
      <w:r w:rsidR="000E3605" w:rsidRPr="00457BB8">
        <w:rPr>
          <w:rFonts w:ascii="IRNazanin" w:hAnsi="IRNazanin" w:cs="IRNazanin"/>
          <w:sz w:val="28"/>
          <w:szCs w:val="28"/>
          <w:rtl/>
          <w:rPrChange w:id="289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896" w:author="Mohammad Mohammadi" w:date="2025-07-22T21:07:00Z">
            <w:rPr>
              <w:rFonts w:ascii="IRNazanin" w:hAnsi="IRNazanin" w:cs="IRNazanin"/>
              <w:sz w:val="28"/>
              <w:szCs w:val="28"/>
              <w:rtl/>
            </w:rPr>
          </w:rPrChange>
        </w:rPr>
        <w:t xml:space="preserve"> مراسم «نشر</w:t>
      </w:r>
      <w:r w:rsidR="008C5764" w:rsidRPr="00457BB8">
        <w:rPr>
          <w:rFonts w:ascii="IRNazanin" w:hAnsi="IRNazanin" w:cs="IRNazanin"/>
          <w:sz w:val="28"/>
          <w:szCs w:val="28"/>
          <w:rtl/>
          <w:rPrChange w:id="2897" w:author="Mohammad Mohammadi" w:date="2025-07-22T21:07:00Z">
            <w:rPr>
              <w:rFonts w:ascii="IRNazanin" w:hAnsi="IRNazanin" w:cs="IRNazanin"/>
              <w:sz w:val="28"/>
              <w:szCs w:val="28"/>
              <w:rtl/>
            </w:rPr>
          </w:rPrChange>
        </w:rPr>
        <w:t>ه</w:t>
      </w:r>
      <w:r w:rsidRPr="00457BB8">
        <w:rPr>
          <w:rFonts w:ascii="IRNazanin" w:hAnsi="IRNazanin" w:cs="IRNazanin"/>
          <w:sz w:val="28"/>
          <w:szCs w:val="28"/>
          <w:rtl/>
          <w:rPrChange w:id="2898" w:author="Mohammad Mohammadi" w:date="2025-07-22T21:07:00Z">
            <w:rPr>
              <w:rFonts w:ascii="IRNazanin" w:hAnsi="IRNazanin" w:cs="IRNazanin"/>
              <w:sz w:val="28"/>
              <w:szCs w:val="28"/>
              <w:rtl/>
            </w:rPr>
          </w:rPrChange>
        </w:rPr>
        <w:t xml:space="preserve">» </w:t>
      </w:r>
      <w:r w:rsidR="00A75B36" w:rsidRPr="00457BB8">
        <w:rPr>
          <w:rFonts w:ascii="IRNazanin" w:hAnsi="IRNazanin" w:cs="IRNazanin"/>
          <w:sz w:val="28"/>
          <w:szCs w:val="28"/>
          <w:rtl/>
          <w:rPrChange w:id="2899" w:author="Mohammad Mohammadi" w:date="2025-07-22T21:07:00Z">
            <w:rPr>
              <w:rFonts w:ascii="IRNazanin" w:hAnsi="IRNazanin" w:cs="IRNazanin"/>
              <w:sz w:val="28"/>
              <w:szCs w:val="28"/>
              <w:rtl/>
            </w:rPr>
          </w:rPrChange>
        </w:rPr>
        <w:t>برگزار شد</w:t>
      </w:r>
      <w:r w:rsidRPr="00457BB8">
        <w:rPr>
          <w:rFonts w:ascii="IRNazanin" w:hAnsi="IRNazanin" w:cs="IRNazanin"/>
          <w:sz w:val="28"/>
          <w:szCs w:val="28"/>
          <w:rtl/>
          <w:rPrChange w:id="2900" w:author="Mohammad Mohammadi" w:date="2025-07-22T21:07:00Z">
            <w:rPr>
              <w:rFonts w:ascii="IRNazanin" w:hAnsi="IRNazanin" w:cs="IRNazanin"/>
              <w:sz w:val="28"/>
              <w:szCs w:val="28"/>
              <w:rtl/>
            </w:rPr>
          </w:rPrChange>
        </w:rPr>
        <w:t>، شیرینی پخش کردیم</w:t>
      </w:r>
      <w:r w:rsidR="000E3605" w:rsidRPr="00457BB8">
        <w:rPr>
          <w:rFonts w:ascii="IRNazanin" w:hAnsi="IRNazanin" w:cs="IRNazanin"/>
          <w:sz w:val="28"/>
          <w:szCs w:val="28"/>
          <w:rtl/>
          <w:rPrChange w:id="2901" w:author="Mohammad Mohammadi" w:date="2025-07-22T21:07:00Z">
            <w:rPr>
              <w:rFonts w:ascii="IRNazanin" w:hAnsi="IRNazanin" w:cs="IRNazanin"/>
              <w:sz w:val="28"/>
              <w:szCs w:val="28"/>
              <w:rtl/>
            </w:rPr>
          </w:rPrChange>
        </w:rPr>
        <w:t xml:space="preserve">. </w:t>
      </w:r>
      <w:r w:rsidR="000E3605" w:rsidRPr="00457BB8">
        <w:rPr>
          <w:rFonts w:ascii="IRNazanin" w:hAnsi="IRNazanin" w:cs="IRNazanin" w:hint="cs"/>
          <w:sz w:val="28"/>
          <w:szCs w:val="28"/>
          <w:rtl/>
          <w:rPrChange w:id="2902" w:author="Mohammad Mohammadi" w:date="2025-07-22T21:07:00Z">
            <w:rPr>
              <w:rFonts w:ascii="IRNazanin" w:hAnsi="IRNazanin" w:cs="IRNazanin" w:hint="cs"/>
              <w:sz w:val="28"/>
              <w:szCs w:val="28"/>
              <w:rtl/>
            </w:rPr>
          </w:rPrChange>
        </w:rPr>
        <w:t>من</w:t>
      </w:r>
      <w:r w:rsidR="000E3605" w:rsidRPr="00457BB8">
        <w:rPr>
          <w:rFonts w:ascii="IRNazanin" w:hAnsi="IRNazanin" w:cs="IRNazanin"/>
          <w:sz w:val="28"/>
          <w:szCs w:val="28"/>
          <w:rtl/>
          <w:rPrChange w:id="2903" w:author="Mohammad Mohammadi" w:date="2025-07-22T21:07:00Z">
            <w:rPr>
              <w:rFonts w:ascii="IRNazanin" w:hAnsi="IRNazanin" w:cs="IRNazanin"/>
              <w:sz w:val="28"/>
              <w:szCs w:val="28"/>
              <w:rtl/>
            </w:rPr>
          </w:rPrChange>
        </w:rPr>
        <w:t xml:space="preserve"> </w:t>
      </w:r>
      <w:r w:rsidR="000E3605" w:rsidRPr="00457BB8">
        <w:rPr>
          <w:rFonts w:ascii="IRNazanin" w:hAnsi="IRNazanin" w:cs="IRNazanin" w:hint="cs"/>
          <w:sz w:val="28"/>
          <w:szCs w:val="28"/>
          <w:rtl/>
          <w:rPrChange w:id="2904" w:author="Mohammad Mohammadi" w:date="2025-07-22T21:07:00Z">
            <w:rPr>
              <w:rFonts w:ascii="IRNazanin" w:hAnsi="IRNazanin" w:cs="IRNazanin" w:hint="cs"/>
              <w:sz w:val="28"/>
              <w:szCs w:val="28"/>
              <w:rtl/>
            </w:rPr>
          </w:rPrChange>
        </w:rPr>
        <w:t>هم</w:t>
      </w:r>
      <w:r w:rsidRPr="00457BB8">
        <w:rPr>
          <w:rFonts w:ascii="IRNazanin" w:hAnsi="IRNazanin" w:cs="IRNazanin"/>
          <w:sz w:val="28"/>
          <w:szCs w:val="28"/>
          <w:rtl/>
          <w:rPrChange w:id="2905" w:author="Mohammad Mohammadi" w:date="2025-07-22T21:07:00Z">
            <w:rPr>
              <w:rFonts w:ascii="IRNazanin" w:hAnsi="IRNazanin" w:cs="IRNazanin"/>
              <w:sz w:val="28"/>
              <w:szCs w:val="28"/>
              <w:rtl/>
            </w:rPr>
          </w:rPrChange>
        </w:rPr>
        <w:t xml:space="preserve"> لباس‌های </w:t>
      </w:r>
      <w:r w:rsidR="00D90F02" w:rsidRPr="00457BB8">
        <w:rPr>
          <w:rFonts w:ascii="IRNazanin" w:hAnsi="IRNazanin" w:cs="IRNazanin"/>
          <w:sz w:val="28"/>
          <w:szCs w:val="28"/>
          <w:rtl/>
          <w:rPrChange w:id="2906" w:author="Mohammad Mohammadi" w:date="2025-07-22T21:07:00Z">
            <w:rPr>
              <w:rFonts w:ascii="IRNazanin" w:hAnsi="IRNazanin" w:cs="IRNazanin"/>
              <w:sz w:val="28"/>
              <w:szCs w:val="28"/>
              <w:rtl/>
            </w:rPr>
          </w:rPrChange>
        </w:rPr>
        <w:t>مقبولی</w:t>
      </w:r>
      <w:r w:rsidRPr="00457BB8">
        <w:rPr>
          <w:rFonts w:ascii="IRNazanin" w:hAnsi="IRNazanin" w:cs="IRNazanin"/>
          <w:sz w:val="28"/>
          <w:szCs w:val="28"/>
          <w:rtl/>
          <w:rPrChange w:id="2907" w:author="Mohammad Mohammadi" w:date="2025-07-22T21:07:00Z">
            <w:rPr>
              <w:rFonts w:ascii="IRNazanin" w:hAnsi="IRNazanin" w:cs="IRNazanin"/>
              <w:sz w:val="28"/>
              <w:szCs w:val="28"/>
              <w:rtl/>
            </w:rPr>
          </w:rPrChange>
        </w:rPr>
        <w:t xml:space="preserve"> </w:t>
      </w:r>
      <w:r w:rsidR="00745A26" w:rsidRPr="00457BB8">
        <w:rPr>
          <w:rFonts w:ascii="IRNazanin" w:hAnsi="IRNazanin" w:cs="IRNazanin"/>
          <w:sz w:val="28"/>
          <w:szCs w:val="28"/>
          <w:rtl/>
          <w:rPrChange w:id="2908" w:author="Mohammad Mohammadi" w:date="2025-07-22T21:07:00Z">
            <w:rPr>
              <w:rFonts w:ascii="IRNazanin" w:hAnsi="IRNazanin" w:cs="IRNazanin"/>
              <w:sz w:val="28"/>
              <w:szCs w:val="28"/>
              <w:rtl/>
            </w:rPr>
          </w:rPrChange>
        </w:rPr>
        <w:t>برای</w:t>
      </w:r>
      <w:r w:rsidRPr="00457BB8">
        <w:rPr>
          <w:rFonts w:ascii="IRNazanin" w:hAnsi="IRNazanin" w:cs="IRNazanin"/>
          <w:sz w:val="28"/>
          <w:szCs w:val="28"/>
          <w:rtl/>
          <w:rPrChange w:id="2909" w:author="Mohammad Mohammadi" w:date="2025-07-22T21:07:00Z">
            <w:rPr>
              <w:rFonts w:ascii="IRNazanin" w:hAnsi="IRNazanin" w:cs="IRNazanin"/>
              <w:sz w:val="28"/>
              <w:szCs w:val="28"/>
              <w:rtl/>
            </w:rPr>
          </w:rPrChange>
        </w:rPr>
        <w:t xml:space="preserve"> منان </w:t>
      </w:r>
      <w:r w:rsidR="00745A26" w:rsidRPr="00457BB8">
        <w:rPr>
          <w:rFonts w:ascii="IRNazanin" w:hAnsi="IRNazanin" w:cs="IRNazanin"/>
          <w:sz w:val="28"/>
          <w:szCs w:val="28"/>
          <w:rtl/>
          <w:rPrChange w:id="2910" w:author="Mohammad Mohammadi" w:date="2025-07-22T21:07:00Z">
            <w:rPr>
              <w:rFonts w:ascii="IRNazanin" w:hAnsi="IRNazanin" w:cs="IRNazanin"/>
              <w:sz w:val="28"/>
              <w:szCs w:val="28"/>
              <w:rtl/>
            </w:rPr>
          </w:rPrChange>
        </w:rPr>
        <w:t>دو</w:t>
      </w:r>
      <w:r w:rsidR="00745A26" w:rsidRPr="00457BB8">
        <w:rPr>
          <w:rFonts w:ascii="IRNazanin" w:hAnsi="IRNazanin" w:cs="IRNazanin"/>
          <w:sz w:val="28"/>
          <w:szCs w:val="28"/>
          <w:rtl/>
          <w:lang w:bidi="fa-IR"/>
          <w:rPrChange w:id="2911" w:author="Mohammad Mohammadi" w:date="2025-07-22T21:07:00Z">
            <w:rPr>
              <w:rFonts w:ascii="IRNazanin" w:hAnsi="IRNazanin" w:cs="IRNazanin"/>
              <w:sz w:val="28"/>
              <w:szCs w:val="28"/>
              <w:rtl/>
              <w:lang w:bidi="fa-IR"/>
            </w:rPr>
          </w:rPrChange>
        </w:rPr>
        <w:t>ختم.</w:t>
      </w:r>
    </w:p>
    <w:p w14:paraId="37F35F24" w14:textId="11609B9F" w:rsidR="00CA2FD8" w:rsidRPr="00457BB8" w:rsidRDefault="00CA2FD8" w:rsidP="00CA2FD8">
      <w:pPr>
        <w:bidi/>
        <w:jc w:val="both"/>
        <w:rPr>
          <w:ins w:id="2912" w:author="Saeedi, Faiza" w:date="2025-07-01T11:18:00Z"/>
          <w:rFonts w:ascii="IRNazanin" w:hAnsi="IRNazanin" w:cs="IRNazanin"/>
          <w:sz w:val="28"/>
          <w:szCs w:val="28"/>
          <w:rtl/>
          <w:lang w:bidi="fa-IR"/>
          <w:rPrChange w:id="2913" w:author="Mohammad Mohammadi" w:date="2025-07-22T21:07:00Z">
            <w:rPr>
              <w:ins w:id="2914" w:author="Saeedi, Faiza" w:date="2025-07-01T11:18:00Z"/>
              <w:rFonts w:ascii="IRNazanin" w:hAnsi="IRNazanin" w:cs="IRNazanin"/>
              <w:sz w:val="28"/>
              <w:szCs w:val="28"/>
              <w:rtl/>
              <w:lang w:bidi="fa-IR"/>
            </w:rPr>
          </w:rPrChange>
        </w:rPr>
      </w:pPr>
      <w:r w:rsidRPr="00457BB8">
        <w:rPr>
          <w:rFonts w:ascii="IRNazanin" w:hAnsi="IRNazanin" w:cs="IRNazanin"/>
          <w:sz w:val="28"/>
          <w:szCs w:val="28"/>
          <w:rtl/>
          <w:rPrChange w:id="2915" w:author="Mohammad Mohammadi" w:date="2025-07-22T21:07:00Z">
            <w:rPr>
              <w:rFonts w:ascii="IRNazanin" w:hAnsi="IRNazanin" w:cs="IRNazanin"/>
              <w:sz w:val="28"/>
              <w:szCs w:val="28"/>
              <w:rtl/>
            </w:rPr>
          </w:rPrChange>
        </w:rPr>
        <w:t>پنج ماه پس از منان، کوچک</w:t>
      </w:r>
      <w:ins w:id="2916" w:author="Saeedi, Faiza" w:date="2025-06-06T00:11:00Z">
        <w:r w:rsidR="000E13F1" w:rsidRPr="00457BB8">
          <w:rPr>
            <w:rFonts w:ascii="IRNazanin" w:hAnsi="IRNazanin" w:cs="IRNazanin" w:hint="cs"/>
            <w:sz w:val="28"/>
            <w:szCs w:val="28"/>
            <w:rPrChange w:id="2917" w:author="Mohammad Mohammadi" w:date="2025-07-22T21:07:00Z">
              <w:rPr>
                <w:rFonts w:ascii="IRNazanin" w:hAnsi="IRNazanin" w:cs="IRNazanin" w:hint="cs"/>
                <w:sz w:val="28"/>
                <w:szCs w:val="28"/>
              </w:rPr>
            </w:rPrChange>
          </w:rPr>
          <w:t>‌</w:t>
        </w:r>
      </w:ins>
      <w:r w:rsidRPr="00457BB8">
        <w:rPr>
          <w:rFonts w:ascii="IRNazanin" w:hAnsi="IRNazanin" w:cs="IRNazanin"/>
          <w:sz w:val="28"/>
          <w:szCs w:val="28"/>
          <w:rtl/>
          <w:rPrChange w:id="2918" w:author="Mohammad Mohammadi" w:date="2025-07-22T21:07:00Z">
            <w:rPr>
              <w:rFonts w:ascii="IRNazanin" w:hAnsi="IRNazanin" w:cs="IRNazanin"/>
              <w:sz w:val="28"/>
              <w:szCs w:val="28"/>
              <w:rtl/>
            </w:rPr>
          </w:rPrChange>
        </w:rPr>
        <w:t xml:space="preserve">ترین پسرم قیوم به دنیا آمد؛ و چند سال بعد، با فرا رسیدن زمستان، دومین پسر پاکیزه، ریدی‌گل به دنیا آمد. دوباره </w:t>
      </w:r>
      <w:r w:rsidR="00981E82" w:rsidRPr="00457BB8">
        <w:rPr>
          <w:rFonts w:ascii="IRNazanin" w:hAnsi="IRNazanin" w:cs="IRNazanin"/>
          <w:sz w:val="28"/>
          <w:szCs w:val="28"/>
          <w:rtl/>
          <w:rPrChange w:id="2919" w:author="Mohammad Mohammadi" w:date="2025-07-22T21:07:00Z">
            <w:rPr>
              <w:rFonts w:ascii="IRNazanin" w:hAnsi="IRNazanin" w:cs="IRNazanin"/>
              <w:sz w:val="28"/>
              <w:szCs w:val="28"/>
              <w:rtl/>
            </w:rPr>
          </w:rPrChange>
        </w:rPr>
        <w:t>پاکیزه مرا خواست</w:t>
      </w:r>
      <w:r w:rsidRPr="00457BB8">
        <w:rPr>
          <w:rFonts w:ascii="IRNazanin" w:hAnsi="IRNazanin" w:cs="IRNazanin"/>
          <w:sz w:val="28"/>
          <w:szCs w:val="28"/>
          <w:rtl/>
          <w:rPrChange w:id="2920" w:author="Mohammad Mohammadi" w:date="2025-07-22T21:07:00Z">
            <w:rPr>
              <w:rFonts w:ascii="IRNazanin" w:hAnsi="IRNazanin" w:cs="IRNazanin"/>
              <w:sz w:val="28"/>
              <w:szCs w:val="28"/>
              <w:rtl/>
            </w:rPr>
          </w:rPrChange>
        </w:rPr>
        <w:t>: «کس دیگری را نمی‌خواهم، تو بیا و پیش</w:t>
      </w:r>
      <w:r w:rsidR="00981E82" w:rsidRPr="00457BB8">
        <w:rPr>
          <w:rFonts w:ascii="IRNazanin" w:hAnsi="IRNazanin" w:cs="IRNazanin"/>
          <w:sz w:val="28"/>
          <w:szCs w:val="28"/>
          <w:rtl/>
          <w:rPrChange w:id="2921" w:author="Mohammad Mohammadi" w:date="2025-07-22T21:07:00Z">
            <w:rPr>
              <w:rFonts w:ascii="IRNazanin" w:hAnsi="IRNazanin" w:cs="IRNazanin"/>
              <w:sz w:val="28"/>
              <w:szCs w:val="28"/>
              <w:rtl/>
            </w:rPr>
          </w:rPrChange>
        </w:rPr>
        <w:t>م باش</w:t>
      </w:r>
      <w:r w:rsidRPr="00457BB8">
        <w:rPr>
          <w:rFonts w:ascii="IRNazanin" w:hAnsi="IRNazanin" w:cs="IRNazanin"/>
          <w:sz w:val="28"/>
          <w:szCs w:val="28"/>
          <w:rtl/>
          <w:rPrChange w:id="2922" w:author="Mohammad Mohammadi" w:date="2025-07-22T21:07:00Z">
            <w:rPr>
              <w:rFonts w:ascii="IRNazanin" w:hAnsi="IRNazanin" w:cs="IRNazanin"/>
              <w:sz w:val="28"/>
              <w:szCs w:val="28"/>
              <w:rtl/>
            </w:rPr>
          </w:rPrChange>
        </w:rPr>
        <w:t xml:space="preserve">، </w:t>
      </w:r>
      <w:r w:rsidR="00981E82" w:rsidRPr="00457BB8">
        <w:rPr>
          <w:rFonts w:ascii="IRNazanin" w:hAnsi="IRNazanin" w:cs="IRNazanin"/>
          <w:sz w:val="28"/>
          <w:szCs w:val="28"/>
          <w:rtl/>
          <w:rPrChange w:id="2923" w:author="Mohammad Mohammadi" w:date="2025-07-22T21:07:00Z">
            <w:rPr>
              <w:rFonts w:ascii="IRNazanin" w:hAnsi="IRNazanin" w:cs="IRNazanin"/>
              <w:sz w:val="28"/>
              <w:szCs w:val="28"/>
              <w:rtl/>
            </w:rPr>
          </w:rPrChange>
        </w:rPr>
        <w:t>قبول داری</w:t>
      </w:r>
      <w:r w:rsidRPr="00457BB8">
        <w:rPr>
          <w:rFonts w:ascii="IRNazanin" w:hAnsi="IRNazanin" w:cs="IRNazanin"/>
          <w:sz w:val="28"/>
          <w:szCs w:val="28"/>
          <w:rtl/>
          <w:rPrChange w:id="2924" w:author="Mohammad Mohammadi" w:date="2025-07-22T21:07:00Z">
            <w:rPr>
              <w:rFonts w:ascii="IRNazanin" w:hAnsi="IRNazanin" w:cs="IRNazanin"/>
              <w:sz w:val="28"/>
              <w:szCs w:val="28"/>
              <w:rtl/>
            </w:rPr>
          </w:rPrChange>
        </w:rPr>
        <w:t>؟»</w:t>
      </w:r>
      <w:r w:rsidR="00981E82" w:rsidRPr="00457BB8">
        <w:rPr>
          <w:rFonts w:ascii="IRNazanin" w:hAnsi="IRNazanin" w:cs="IRNazanin"/>
          <w:sz w:val="28"/>
          <w:szCs w:val="28"/>
          <w:rtl/>
          <w:rPrChange w:id="292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926" w:author="Mohammad Mohammadi" w:date="2025-07-22T21:07:00Z">
            <w:rPr>
              <w:rFonts w:ascii="IRNazanin" w:hAnsi="IRNazanin" w:cs="IRNazanin"/>
              <w:sz w:val="28"/>
              <w:szCs w:val="28"/>
              <w:rtl/>
            </w:rPr>
          </w:rPrChange>
        </w:rPr>
        <w:t xml:space="preserve"> ریدی‌گل خان به دنیا آمد</w:t>
      </w:r>
      <w:r w:rsidR="00D56952" w:rsidRPr="00457BB8">
        <w:rPr>
          <w:rFonts w:ascii="IRNazanin" w:hAnsi="IRNazanin" w:cs="IRNazanin"/>
          <w:sz w:val="28"/>
          <w:szCs w:val="28"/>
          <w:rtl/>
          <w:rPrChange w:id="292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2928" w:author="Mohammad Mohammadi" w:date="2025-07-22T21:07:00Z">
            <w:rPr>
              <w:rFonts w:ascii="IRNazanin" w:hAnsi="IRNazanin" w:cs="IRNazanin"/>
              <w:sz w:val="28"/>
              <w:szCs w:val="28"/>
              <w:rtl/>
            </w:rPr>
          </w:rPrChange>
        </w:rPr>
        <w:t xml:space="preserve"> پدرش را صدا زدم و همه </w:t>
      </w:r>
      <w:r w:rsidR="00806E4F" w:rsidRPr="00457BB8">
        <w:rPr>
          <w:rFonts w:ascii="IRNazanin" w:hAnsi="IRNazanin" w:cs="IRNazanin" w:hint="cs"/>
          <w:sz w:val="28"/>
          <w:szCs w:val="28"/>
          <w:rtl/>
          <w:rPrChange w:id="2929" w:author="Mohammad Mohammadi" w:date="2025-07-22T21:07:00Z">
            <w:rPr>
              <w:rFonts w:ascii="IRNazanin" w:hAnsi="IRNazanin" w:cs="IRNazanin" w:hint="cs"/>
              <w:sz w:val="28"/>
              <w:szCs w:val="28"/>
              <w:rtl/>
            </w:rPr>
          </w:rPrChange>
        </w:rPr>
        <w:t>با</w:t>
      </w:r>
      <w:r w:rsidR="00806E4F" w:rsidRPr="00457BB8">
        <w:rPr>
          <w:rFonts w:ascii="IRNazanin" w:hAnsi="IRNazanin" w:cs="IRNazanin"/>
          <w:sz w:val="28"/>
          <w:szCs w:val="28"/>
          <w:rtl/>
          <w:rPrChange w:id="2930" w:author="Mohammad Mohammadi" w:date="2025-07-22T21:07:00Z">
            <w:rPr>
              <w:rFonts w:ascii="IRNazanin" w:hAnsi="IRNazanin" w:cs="IRNazanin"/>
              <w:sz w:val="28"/>
              <w:szCs w:val="28"/>
              <w:rtl/>
            </w:rPr>
          </w:rPrChange>
        </w:rPr>
        <w:t xml:space="preserve"> خوشحال</w:t>
      </w:r>
      <w:r w:rsidR="00806E4F" w:rsidRPr="00457BB8">
        <w:rPr>
          <w:rFonts w:ascii="IRNazanin" w:hAnsi="IRNazanin" w:cs="IRNazanin" w:hint="cs"/>
          <w:sz w:val="28"/>
          <w:szCs w:val="28"/>
          <w:rtl/>
          <w:rPrChange w:id="2931" w:author="Mohammad Mohammadi" w:date="2025-07-22T21:07:00Z">
            <w:rPr>
              <w:rFonts w:ascii="IRNazanin" w:hAnsi="IRNazanin" w:cs="IRNazanin" w:hint="cs"/>
              <w:sz w:val="28"/>
              <w:szCs w:val="28"/>
              <w:rtl/>
            </w:rPr>
          </w:rPrChange>
        </w:rPr>
        <w:t>ی</w:t>
      </w:r>
      <w:r w:rsidR="00806E4F" w:rsidRPr="00457BB8">
        <w:rPr>
          <w:rFonts w:ascii="IRNazanin" w:hAnsi="IRNazanin" w:cs="IRNazanin"/>
          <w:sz w:val="28"/>
          <w:szCs w:val="28"/>
          <w:rtl/>
          <w:rPrChange w:id="2932"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2933" w:author="Mohammad Mohammadi" w:date="2025-07-22T21:07:00Z">
            <w:rPr>
              <w:rFonts w:ascii="IRNazanin" w:hAnsi="IRNazanin" w:cs="IRNazanin"/>
              <w:sz w:val="28"/>
              <w:szCs w:val="28"/>
              <w:rtl/>
            </w:rPr>
          </w:rPrChange>
        </w:rPr>
        <w:t>جشن گرفتند</w:t>
      </w:r>
      <w:r w:rsidR="00806E4F" w:rsidRPr="00457BB8">
        <w:rPr>
          <w:rFonts w:ascii="IRNazanin" w:hAnsi="IRNazanin" w:cs="IRNazanin"/>
          <w:sz w:val="28"/>
          <w:szCs w:val="28"/>
          <w:rtl/>
          <w:rPrChange w:id="2934" w:author="Mohammad Mohammadi" w:date="2025-07-22T21:07:00Z">
            <w:rPr>
              <w:rFonts w:ascii="IRNazanin" w:hAnsi="IRNazanin" w:cs="IRNazanin"/>
              <w:sz w:val="28"/>
              <w:szCs w:val="28"/>
              <w:rtl/>
            </w:rPr>
          </w:rPrChange>
        </w:rPr>
        <w:t xml:space="preserve">. </w:t>
      </w:r>
      <w:r w:rsidR="00D56952" w:rsidRPr="00457BB8">
        <w:rPr>
          <w:rFonts w:ascii="IRNazanin" w:hAnsi="IRNazanin" w:cs="IRNazanin"/>
          <w:sz w:val="28"/>
          <w:szCs w:val="28"/>
          <w:rtl/>
          <w:rPrChange w:id="2935" w:author="Mohammad Mohammadi" w:date="2025-07-22T21:07:00Z">
            <w:rPr>
              <w:rFonts w:ascii="IRNazanin" w:hAnsi="IRNazanin" w:cs="IRNazanin"/>
              <w:sz w:val="28"/>
              <w:szCs w:val="28"/>
              <w:rtl/>
            </w:rPr>
          </w:rPrChange>
        </w:rPr>
        <w:t xml:space="preserve">با </w:t>
      </w:r>
      <w:r w:rsidRPr="00457BB8">
        <w:rPr>
          <w:rFonts w:ascii="IRNazanin" w:hAnsi="IRNazanin" w:cs="IRNazanin"/>
          <w:sz w:val="28"/>
          <w:szCs w:val="28"/>
          <w:rtl/>
          <w:rPrChange w:id="2936" w:author="Mohammad Mohammadi" w:date="2025-07-22T21:07:00Z">
            <w:rPr>
              <w:rFonts w:ascii="IRNazanin" w:hAnsi="IRNazanin" w:cs="IRNazanin"/>
              <w:sz w:val="28"/>
              <w:szCs w:val="28"/>
              <w:rtl/>
            </w:rPr>
          </w:rPrChange>
        </w:rPr>
        <w:t>تفنگ‌</w:t>
      </w:r>
      <w:r w:rsidR="00D56952" w:rsidRPr="00457BB8">
        <w:rPr>
          <w:rFonts w:ascii="IRNazanin" w:hAnsi="IRNazanin" w:cs="IRNazanin"/>
          <w:sz w:val="28"/>
          <w:szCs w:val="28"/>
          <w:rtl/>
          <w:rPrChange w:id="2937" w:author="Mohammad Mohammadi" w:date="2025-07-22T21:07:00Z">
            <w:rPr>
              <w:rFonts w:ascii="IRNazanin" w:hAnsi="IRNazanin" w:cs="IRNazanin"/>
              <w:sz w:val="28"/>
              <w:szCs w:val="28"/>
              <w:rtl/>
            </w:rPr>
          </w:rPrChange>
        </w:rPr>
        <w:t xml:space="preserve"> فیر هوایی</w:t>
      </w:r>
      <w:r w:rsidRPr="00457BB8">
        <w:rPr>
          <w:rFonts w:ascii="IRNazanin" w:hAnsi="IRNazanin" w:cs="IRNazanin"/>
          <w:sz w:val="28"/>
          <w:szCs w:val="28"/>
          <w:rtl/>
          <w:rPrChange w:id="2938" w:author="Mohammad Mohammadi" w:date="2025-07-22T21:07:00Z">
            <w:rPr>
              <w:rFonts w:ascii="IRNazanin" w:hAnsi="IRNazanin" w:cs="IRNazanin"/>
              <w:sz w:val="28"/>
              <w:szCs w:val="28"/>
              <w:rtl/>
            </w:rPr>
          </w:rPrChange>
        </w:rPr>
        <w:t xml:space="preserve"> کردند، و </w:t>
      </w:r>
      <w:r w:rsidR="009050BF" w:rsidRPr="00457BB8">
        <w:rPr>
          <w:rFonts w:ascii="IRNazanin" w:hAnsi="IRNazanin" w:cs="IRNazanin"/>
          <w:sz w:val="28"/>
          <w:szCs w:val="28"/>
          <w:rtl/>
          <w:rPrChange w:id="2939" w:author="Mohammad Mohammadi" w:date="2025-07-22T21:07:00Z">
            <w:rPr>
              <w:rFonts w:ascii="IRNazanin" w:hAnsi="IRNazanin" w:cs="IRNazanin"/>
              <w:sz w:val="28"/>
              <w:szCs w:val="28"/>
              <w:rtl/>
            </w:rPr>
          </w:rPrChange>
        </w:rPr>
        <w:t xml:space="preserve">سرانجام </w:t>
      </w:r>
      <w:r w:rsidRPr="00457BB8">
        <w:rPr>
          <w:rFonts w:ascii="IRNazanin" w:hAnsi="IRNazanin" w:cs="IRNazanin"/>
          <w:sz w:val="28"/>
          <w:szCs w:val="28"/>
          <w:rtl/>
          <w:rPrChange w:id="2940" w:author="Mohammad Mohammadi" w:date="2025-07-22T21:07:00Z">
            <w:rPr>
              <w:rFonts w:ascii="IRNazanin" w:hAnsi="IRNazanin" w:cs="IRNazanin"/>
              <w:sz w:val="28"/>
              <w:szCs w:val="28"/>
              <w:rtl/>
            </w:rPr>
          </w:rPrChange>
        </w:rPr>
        <w:t>پاکیزه خوشحال شد. این دو پسر را با هم بزرگ کردیم. دو پسر پاکیزه به خوبی</w:t>
      </w:r>
      <w:r w:rsidR="00CC06D5" w:rsidRPr="00457BB8">
        <w:rPr>
          <w:rFonts w:ascii="IRNazanin" w:hAnsi="IRNazanin" w:cs="IRNazanin"/>
          <w:sz w:val="28"/>
          <w:szCs w:val="28"/>
          <w:rtl/>
          <w:rPrChange w:id="2941" w:author="Mohammad Mohammadi" w:date="2025-07-22T21:07:00Z">
            <w:rPr>
              <w:rFonts w:ascii="IRNazanin" w:hAnsi="IRNazanin" w:cs="IRNazanin"/>
              <w:sz w:val="28"/>
              <w:szCs w:val="28"/>
              <w:rtl/>
            </w:rPr>
          </w:rPrChange>
        </w:rPr>
        <w:t xml:space="preserve"> و خوشی</w:t>
      </w:r>
      <w:r w:rsidRPr="00457BB8">
        <w:rPr>
          <w:rFonts w:ascii="IRNazanin" w:hAnsi="IRNazanin" w:cs="IRNazanin"/>
          <w:sz w:val="28"/>
          <w:szCs w:val="28"/>
          <w:rtl/>
          <w:rPrChange w:id="2942" w:author="Mohammad Mohammadi" w:date="2025-07-22T21:07:00Z">
            <w:rPr>
              <w:rFonts w:ascii="IRNazanin" w:hAnsi="IRNazanin" w:cs="IRNazanin"/>
              <w:sz w:val="28"/>
              <w:szCs w:val="28"/>
              <w:rtl/>
            </w:rPr>
          </w:rPrChange>
        </w:rPr>
        <w:t xml:space="preserve"> بزرگ شدند. </w:t>
      </w:r>
      <w:r w:rsidR="00CC06D5" w:rsidRPr="00457BB8">
        <w:rPr>
          <w:rFonts w:ascii="IRNazanin" w:hAnsi="IRNazanin" w:cs="IRNazanin"/>
          <w:sz w:val="28"/>
          <w:szCs w:val="28"/>
          <w:rtl/>
          <w:rPrChange w:id="2943" w:author="Mohammad Mohammadi" w:date="2025-07-22T21:07:00Z">
            <w:rPr>
              <w:rFonts w:ascii="IRNazanin" w:hAnsi="IRNazanin" w:cs="IRNazanin"/>
              <w:sz w:val="28"/>
              <w:szCs w:val="28"/>
              <w:rtl/>
            </w:rPr>
          </w:rPrChange>
        </w:rPr>
        <w:t xml:space="preserve">پاکیزه </w:t>
      </w:r>
      <w:r w:rsidRPr="00457BB8">
        <w:rPr>
          <w:rFonts w:ascii="IRNazanin" w:hAnsi="IRNazanin" w:cs="IRNazanin"/>
          <w:sz w:val="28"/>
          <w:szCs w:val="28"/>
          <w:rtl/>
          <w:rPrChange w:id="2944" w:author="Mohammad Mohammadi" w:date="2025-07-22T21:07:00Z">
            <w:rPr>
              <w:rFonts w:ascii="IRNazanin" w:hAnsi="IRNazanin" w:cs="IRNazanin"/>
              <w:sz w:val="28"/>
              <w:szCs w:val="28"/>
              <w:rtl/>
            </w:rPr>
          </w:rPrChange>
        </w:rPr>
        <w:t xml:space="preserve">سه </w:t>
      </w:r>
      <w:r w:rsidRPr="00457BB8">
        <w:rPr>
          <w:rFonts w:ascii="IRNazanin" w:hAnsi="IRNazanin" w:cs="IRNazanin"/>
          <w:sz w:val="28"/>
          <w:szCs w:val="28"/>
          <w:rtl/>
          <w:rPrChange w:id="2945" w:author="Mohammad Mohammadi" w:date="2025-07-22T21:07:00Z">
            <w:rPr>
              <w:rFonts w:ascii="IRNazanin" w:hAnsi="IRNazanin" w:cs="IRNazanin"/>
              <w:sz w:val="28"/>
              <w:szCs w:val="28"/>
              <w:rtl/>
            </w:rPr>
          </w:rPrChange>
        </w:rPr>
        <w:lastRenderedPageBreak/>
        <w:t>دختر هم به دنیا آورد، یکی پس از دیگری. ابتدا دخترش خورک به دنیا آمد. من در آن زایمان</w:t>
      </w:r>
      <w:r w:rsidR="009F158D" w:rsidRPr="00457BB8">
        <w:rPr>
          <w:rFonts w:ascii="IRNazanin" w:hAnsi="IRNazanin" w:cs="IRNazanin"/>
          <w:sz w:val="28"/>
          <w:szCs w:val="28"/>
          <w:rtl/>
          <w:rPrChange w:id="2946" w:author="Mohammad Mohammadi" w:date="2025-07-22T21:07:00Z">
            <w:rPr>
              <w:rFonts w:ascii="IRNazanin" w:hAnsi="IRNazanin" w:cs="IRNazanin"/>
              <w:sz w:val="28"/>
              <w:szCs w:val="28"/>
              <w:rtl/>
            </w:rPr>
          </w:rPrChange>
        </w:rPr>
        <w:t>ش</w:t>
      </w:r>
      <w:r w:rsidRPr="00457BB8">
        <w:rPr>
          <w:rFonts w:ascii="IRNazanin" w:hAnsi="IRNazanin" w:cs="IRNazanin"/>
          <w:sz w:val="28"/>
          <w:szCs w:val="28"/>
          <w:rtl/>
          <w:rPrChange w:id="2947" w:author="Mohammad Mohammadi" w:date="2025-07-22T21:07:00Z">
            <w:rPr>
              <w:rFonts w:ascii="IRNazanin" w:hAnsi="IRNazanin" w:cs="IRNazanin"/>
              <w:sz w:val="28"/>
              <w:szCs w:val="28"/>
              <w:rtl/>
            </w:rPr>
          </w:rPrChange>
        </w:rPr>
        <w:t xml:space="preserve"> نبودم، نازو با قریش و زن دیگری قابله بودند</w:t>
      </w:r>
      <w:r w:rsidR="009F158D" w:rsidRPr="00457BB8">
        <w:rPr>
          <w:rFonts w:ascii="IRNazanin" w:hAnsi="IRNazanin" w:cs="IRNazanin"/>
          <w:sz w:val="28"/>
          <w:szCs w:val="28"/>
          <w:rtl/>
          <w:lang w:bidi="fa-IR"/>
          <w:rPrChange w:id="2948" w:author="Mohammad Mohammadi" w:date="2025-07-22T21:07:00Z">
            <w:rPr>
              <w:rFonts w:ascii="IRNazanin" w:hAnsi="IRNazanin" w:cs="IRNazanin"/>
              <w:sz w:val="28"/>
              <w:szCs w:val="28"/>
              <w:rtl/>
              <w:lang w:bidi="fa-IR"/>
            </w:rPr>
          </w:rPrChange>
        </w:rPr>
        <w:t>.</w:t>
      </w:r>
      <w:r w:rsidR="009050BF" w:rsidRPr="00457BB8">
        <w:rPr>
          <w:rFonts w:ascii="IRNazanin" w:hAnsi="IRNazanin" w:cs="IRNazanin"/>
          <w:sz w:val="28"/>
          <w:szCs w:val="28"/>
          <w:rtl/>
          <w:lang w:bidi="fa-IR"/>
          <w:rPrChange w:id="2949" w:author="Mohammad Mohammadi" w:date="2025-07-22T21:07:00Z">
            <w:rPr>
              <w:rFonts w:ascii="IRNazanin" w:hAnsi="IRNazanin" w:cs="IRNazanin"/>
              <w:sz w:val="28"/>
              <w:szCs w:val="28"/>
              <w:rtl/>
              <w:lang w:bidi="fa-IR"/>
            </w:rPr>
          </w:rPrChange>
        </w:rPr>
        <w:t xml:space="preserve"> </w:t>
      </w:r>
    </w:p>
    <w:p w14:paraId="0B2D8A60" w14:textId="5C2857FB" w:rsidR="00CB1081" w:rsidRPr="00457BB8" w:rsidRDefault="00CB1081">
      <w:pPr>
        <w:pStyle w:val="Caption"/>
        <w:bidi/>
        <w:rPr>
          <w:ins w:id="2950" w:author="Saeedi, Faiza" w:date="2025-07-01T11:18:00Z"/>
          <w:rFonts w:ascii="IRNazanin" w:hAnsi="IRNazanin" w:cs="IRNazanin"/>
          <w:sz w:val="28"/>
          <w:szCs w:val="28"/>
          <w:rtl/>
          <w:lang w:bidi="fa-IR"/>
          <w:rPrChange w:id="2951" w:author="Mohammad Mohammadi" w:date="2025-07-22T21:07:00Z">
            <w:rPr>
              <w:ins w:id="2952" w:author="Saeedi, Faiza" w:date="2025-07-01T11:18:00Z"/>
              <w:rFonts w:ascii="IRNazanin" w:hAnsi="IRNazanin" w:cs="IRNazanin"/>
              <w:sz w:val="28"/>
              <w:szCs w:val="28"/>
              <w:rtl/>
              <w:lang w:bidi="fa-IR"/>
            </w:rPr>
          </w:rPrChange>
        </w:rPr>
        <w:pPrChange w:id="2953" w:author="Saeedi, Faiza" w:date="2025-07-01T11:19:00Z">
          <w:pPr>
            <w:bidi/>
            <w:jc w:val="both"/>
          </w:pPr>
        </w:pPrChange>
      </w:pPr>
      <w:ins w:id="2954" w:author="Saeedi, Faiza" w:date="2025-07-01T11:18:00Z">
        <w:r w:rsidRPr="00457BB8">
          <w:rPr>
            <w:rFonts w:ascii="IRNazanin" w:hAnsi="IRNazanin" w:cs="IRNazanin"/>
            <w:noProof/>
            <w:sz w:val="28"/>
            <w:szCs w:val="28"/>
            <w:rtl/>
            <w:lang w:val="fa-IR" w:bidi="fa-IR"/>
            <w:rPrChange w:id="2955" w:author="Mohammad Mohammadi" w:date="2025-07-22T21:07:00Z">
              <w:rPr>
                <w:rFonts w:ascii="IRNazanin" w:hAnsi="IRNazanin" w:cs="IRNazanin"/>
                <w:noProof/>
                <w:sz w:val="28"/>
                <w:szCs w:val="28"/>
                <w:rtl/>
                <w:lang w:val="fa-IR" w:bidi="fa-IR"/>
              </w:rPr>
            </w:rPrChange>
          </w:rPr>
          <w:drawing>
            <wp:inline distT="0" distB="0" distL="0" distR="0" wp14:anchorId="1D1DA4A8" wp14:editId="43AB1808">
              <wp:extent cx="5943600" cy="3556000"/>
              <wp:effectExtent l="0" t="0" r="0" b="0"/>
              <wp:docPr id="1747388421" name="Picture 7" descr="A group of men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88421" name="Picture 7" descr="A group of men standing in a fiel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56000"/>
                      </a:xfrm>
                      <a:prstGeom prst="rect">
                        <a:avLst/>
                      </a:prstGeom>
                    </pic:spPr>
                  </pic:pic>
                </a:graphicData>
              </a:graphic>
            </wp:inline>
          </w:drawing>
        </w:r>
      </w:ins>
      <w:ins w:id="2956" w:author="Saeedi, Faiza" w:date="2025-07-01T11:19:00Z">
        <w:del w:id="2957" w:author="Mohammad Mohammadi" w:date="2025-07-07T16:08:00Z">
          <w:r w:rsidRPr="00457BB8" w:rsidDel="00D91AC6">
            <w:rPr>
              <w:rFonts w:ascii="IRNazanin" w:hAnsi="IRNazanin" w:cs="IRNazanin"/>
              <w:sz w:val="28"/>
              <w:szCs w:val="28"/>
              <w:rPrChange w:id="2958" w:author="Mohammad Mohammadi" w:date="2025-07-22T21:07:00Z">
                <w:rPr/>
              </w:rPrChange>
            </w:rPr>
            <w:delText>Figure</w:delText>
          </w:r>
        </w:del>
      </w:ins>
      <w:ins w:id="2959" w:author="Mohammad Mohammadi" w:date="2025-07-07T16:08:00Z">
        <w:r w:rsidR="00D91AC6" w:rsidRPr="00457BB8">
          <w:rPr>
            <w:rFonts w:ascii="IRNazanin" w:hAnsi="IRNazanin" w:cs="IRNazanin"/>
            <w:sz w:val="28"/>
            <w:szCs w:val="28"/>
            <w:rtl/>
            <w:rPrChange w:id="2960" w:author="Mohammad Mohammadi" w:date="2025-07-22T21:07:00Z">
              <w:rPr>
                <w:rFonts w:ascii="IRNazanin" w:hAnsi="IRNazanin" w:cs="IRNazanin"/>
                <w:sz w:val="28"/>
                <w:szCs w:val="28"/>
                <w:rtl/>
              </w:rPr>
            </w:rPrChange>
          </w:rPr>
          <w:t>شکل</w:t>
        </w:r>
      </w:ins>
      <w:ins w:id="2961" w:author="Saeedi, Faiza" w:date="2025-07-01T11:19:00Z">
        <w:r w:rsidRPr="00457BB8">
          <w:rPr>
            <w:rFonts w:ascii="IRNazanin" w:hAnsi="IRNazanin" w:cs="IRNazanin"/>
            <w:sz w:val="28"/>
            <w:szCs w:val="28"/>
            <w:rtl/>
            <w:rPrChange w:id="2962" w:author="Mohammad Mohammadi" w:date="2025-07-22T21:07:00Z">
              <w:rPr>
                <w:rtl/>
              </w:rPr>
            </w:rPrChange>
          </w:rPr>
          <w:t xml:space="preserve"> </w:t>
        </w:r>
        <w:r w:rsidRPr="00457BB8">
          <w:rPr>
            <w:rFonts w:ascii="IRNazanin" w:hAnsi="IRNazanin" w:cs="IRNazanin"/>
            <w:sz w:val="28"/>
            <w:szCs w:val="28"/>
            <w:rtl/>
            <w:rPrChange w:id="2963" w:author="Mohammad Mohammadi" w:date="2025-07-22T21:07:00Z">
              <w:rPr>
                <w:rtl/>
              </w:rPr>
            </w:rPrChange>
          </w:rPr>
          <w:fldChar w:fldCharType="begin"/>
        </w:r>
        <w:r w:rsidRPr="00457BB8">
          <w:rPr>
            <w:rFonts w:ascii="IRNazanin" w:hAnsi="IRNazanin" w:cs="IRNazanin"/>
            <w:sz w:val="28"/>
            <w:szCs w:val="28"/>
            <w:rtl/>
            <w:rPrChange w:id="2964" w:author="Mohammad Mohammadi" w:date="2025-07-22T21:07:00Z">
              <w:rPr>
                <w:rtl/>
              </w:rPr>
            </w:rPrChange>
          </w:rPr>
          <w:instrText xml:space="preserve"> </w:instrText>
        </w:r>
        <w:r w:rsidRPr="00457BB8">
          <w:rPr>
            <w:rFonts w:ascii="IRNazanin" w:hAnsi="IRNazanin" w:cs="IRNazanin"/>
            <w:sz w:val="28"/>
            <w:szCs w:val="28"/>
            <w:rPrChange w:id="2965" w:author="Mohammad Mohammadi" w:date="2025-07-22T21:07:00Z">
              <w:rPr/>
            </w:rPrChange>
          </w:rPr>
          <w:instrText>SEQ</w:instrText>
        </w:r>
        <w:r w:rsidRPr="00457BB8">
          <w:rPr>
            <w:rFonts w:ascii="IRNazanin" w:hAnsi="IRNazanin" w:cs="IRNazanin"/>
            <w:sz w:val="28"/>
            <w:szCs w:val="28"/>
            <w:rtl/>
            <w:rPrChange w:id="2966" w:author="Mohammad Mohammadi" w:date="2025-07-22T21:07:00Z">
              <w:rPr>
                <w:rtl/>
              </w:rPr>
            </w:rPrChange>
          </w:rPr>
          <w:instrText xml:space="preserve"> </w:instrText>
        </w:r>
        <w:r w:rsidRPr="00457BB8">
          <w:rPr>
            <w:rFonts w:ascii="IRNazanin" w:hAnsi="IRNazanin" w:cs="IRNazanin"/>
            <w:sz w:val="28"/>
            <w:szCs w:val="28"/>
            <w:rPrChange w:id="2967" w:author="Mohammad Mohammadi" w:date="2025-07-22T21:07:00Z">
              <w:rPr/>
            </w:rPrChange>
          </w:rPr>
          <w:instrText>Figure \* ARABIC</w:instrText>
        </w:r>
        <w:r w:rsidRPr="00457BB8">
          <w:rPr>
            <w:rFonts w:ascii="IRNazanin" w:hAnsi="IRNazanin" w:cs="IRNazanin"/>
            <w:sz w:val="28"/>
            <w:szCs w:val="28"/>
            <w:rtl/>
            <w:rPrChange w:id="2968" w:author="Mohammad Mohammadi" w:date="2025-07-22T21:07:00Z">
              <w:rPr>
                <w:rtl/>
              </w:rPr>
            </w:rPrChange>
          </w:rPr>
          <w:instrText xml:space="preserve"> </w:instrText>
        </w:r>
      </w:ins>
      <w:r w:rsidRPr="00457BB8">
        <w:rPr>
          <w:rFonts w:ascii="IRNazanin" w:hAnsi="IRNazanin" w:cs="IRNazanin"/>
          <w:sz w:val="28"/>
          <w:szCs w:val="28"/>
          <w:rtl/>
          <w:rPrChange w:id="2969" w:author="Mohammad Mohammadi" w:date="2025-07-22T21:07:00Z">
            <w:rPr>
              <w:rtl/>
            </w:rPr>
          </w:rPrChange>
        </w:rPr>
        <w:fldChar w:fldCharType="separate"/>
      </w:r>
      <w:ins w:id="2970" w:author="Saeedi, Faiza" w:date="2025-07-01T11:19:00Z">
        <w:r w:rsidRPr="00457BB8">
          <w:rPr>
            <w:rFonts w:ascii="IRNazanin" w:hAnsi="IRNazanin" w:cs="IRNazanin"/>
            <w:noProof/>
            <w:sz w:val="28"/>
            <w:szCs w:val="28"/>
            <w:rtl/>
            <w:rPrChange w:id="2971" w:author="Mohammad Mohammadi" w:date="2025-07-22T21:07:00Z">
              <w:rPr>
                <w:noProof/>
                <w:rtl/>
              </w:rPr>
            </w:rPrChange>
          </w:rPr>
          <w:t>6</w:t>
        </w:r>
        <w:r w:rsidRPr="00457BB8">
          <w:rPr>
            <w:rFonts w:ascii="IRNazanin" w:hAnsi="IRNazanin" w:cs="IRNazanin"/>
            <w:sz w:val="28"/>
            <w:szCs w:val="28"/>
            <w:rtl/>
            <w:rPrChange w:id="2972" w:author="Mohammad Mohammadi" w:date="2025-07-22T21:07:00Z">
              <w:rPr>
                <w:rtl/>
              </w:rPr>
            </w:rPrChange>
          </w:rPr>
          <w:fldChar w:fldCharType="end"/>
        </w:r>
        <w:r w:rsidRPr="00457BB8">
          <w:rPr>
            <w:rFonts w:ascii="IRNazanin" w:hAnsi="IRNazanin" w:cs="IRNazanin"/>
            <w:sz w:val="28"/>
            <w:szCs w:val="28"/>
            <w:rtl/>
            <w:lang w:bidi="fa-IR"/>
            <w:rPrChange w:id="2973" w:author="Mohammad Mohammadi" w:date="2025-07-22T21:07:00Z">
              <w:rPr>
                <w:rtl/>
                <w:lang w:bidi="fa-IR"/>
              </w:rPr>
            </w:rPrChange>
          </w:rPr>
          <w:t xml:space="preserve">: </w:t>
        </w:r>
        <w:r w:rsidRPr="00457BB8">
          <w:rPr>
            <w:rFonts w:ascii="IRNazanin" w:hAnsi="IRNazanin" w:cs="IRNazanin" w:hint="cs"/>
            <w:sz w:val="28"/>
            <w:szCs w:val="28"/>
            <w:rtl/>
            <w:lang w:bidi="fa-IR"/>
            <w:rPrChange w:id="2974" w:author="Mohammad Mohammadi" w:date="2025-07-22T21:07:00Z">
              <w:rPr>
                <w:rFonts w:hint="cs"/>
                <w:rtl/>
                <w:lang w:bidi="fa-IR"/>
              </w:rPr>
            </w:rPrChange>
          </w:rPr>
          <w:t>ریچارد</w:t>
        </w:r>
        <w:r w:rsidRPr="00457BB8">
          <w:rPr>
            <w:rFonts w:ascii="IRNazanin" w:hAnsi="IRNazanin" w:cs="IRNazanin"/>
            <w:sz w:val="28"/>
            <w:szCs w:val="28"/>
            <w:rtl/>
            <w:lang w:bidi="fa-IR"/>
            <w:rPrChange w:id="2975" w:author="Mohammad Mohammadi" w:date="2025-07-22T21:07:00Z">
              <w:rPr>
                <w:rtl/>
                <w:lang w:bidi="fa-IR"/>
              </w:rPr>
            </w:rPrChange>
          </w:rPr>
          <w:t xml:space="preserve"> </w:t>
        </w:r>
        <w:r w:rsidRPr="00457BB8">
          <w:rPr>
            <w:rFonts w:ascii="IRNazanin" w:hAnsi="IRNazanin" w:cs="IRNazanin" w:hint="cs"/>
            <w:sz w:val="28"/>
            <w:szCs w:val="28"/>
            <w:rtl/>
            <w:lang w:bidi="fa-IR"/>
            <w:rPrChange w:id="2976" w:author="Mohammad Mohammadi" w:date="2025-07-22T21:07:00Z">
              <w:rPr>
                <w:rFonts w:hint="cs"/>
                <w:rtl/>
                <w:lang w:bidi="fa-IR"/>
              </w:rPr>
            </w:rPrChange>
          </w:rPr>
          <w:t>تاپر</w:t>
        </w:r>
        <w:r w:rsidRPr="00457BB8">
          <w:rPr>
            <w:rFonts w:ascii="IRNazanin" w:hAnsi="IRNazanin" w:cs="IRNazanin"/>
            <w:sz w:val="28"/>
            <w:szCs w:val="28"/>
            <w:rtl/>
            <w:lang w:bidi="fa-IR"/>
            <w:rPrChange w:id="2977" w:author="Mohammad Mohammadi" w:date="2025-07-22T21:07:00Z">
              <w:rPr>
                <w:rtl/>
                <w:lang w:bidi="fa-IR"/>
              </w:rPr>
            </w:rPrChange>
          </w:rPr>
          <w:t xml:space="preserve"> </w:t>
        </w:r>
        <w:r w:rsidRPr="00457BB8">
          <w:rPr>
            <w:rFonts w:ascii="IRNazanin" w:hAnsi="IRNazanin" w:cs="IRNazanin" w:hint="cs"/>
            <w:sz w:val="28"/>
            <w:szCs w:val="28"/>
            <w:rtl/>
            <w:lang w:bidi="fa-IR"/>
            <w:rPrChange w:id="2978" w:author="Mohammad Mohammadi" w:date="2025-07-22T21:07:00Z">
              <w:rPr>
                <w:rFonts w:hint="cs"/>
                <w:rtl/>
                <w:lang w:bidi="fa-IR"/>
              </w:rPr>
            </w:rPrChange>
          </w:rPr>
          <w:t>در</w:t>
        </w:r>
        <w:r w:rsidRPr="00457BB8">
          <w:rPr>
            <w:rFonts w:ascii="IRNazanin" w:hAnsi="IRNazanin" w:cs="IRNazanin"/>
            <w:sz w:val="28"/>
            <w:szCs w:val="28"/>
            <w:rtl/>
            <w:lang w:bidi="fa-IR"/>
            <w:rPrChange w:id="2979" w:author="Mohammad Mohammadi" w:date="2025-07-22T21:07:00Z">
              <w:rPr>
                <w:rtl/>
                <w:lang w:bidi="fa-IR"/>
              </w:rPr>
            </w:rPrChange>
          </w:rPr>
          <w:t xml:space="preserve"> </w:t>
        </w:r>
        <w:r w:rsidRPr="00457BB8">
          <w:rPr>
            <w:rFonts w:ascii="IRNazanin" w:hAnsi="IRNazanin" w:cs="IRNazanin" w:hint="cs"/>
            <w:sz w:val="28"/>
            <w:szCs w:val="28"/>
            <w:rtl/>
            <w:lang w:bidi="fa-IR"/>
            <w:rPrChange w:id="2980" w:author="Mohammad Mohammadi" w:date="2025-07-22T21:07:00Z">
              <w:rPr>
                <w:rFonts w:hint="cs"/>
                <w:rtl/>
                <w:lang w:bidi="fa-IR"/>
              </w:rPr>
            </w:rPrChange>
          </w:rPr>
          <w:t>میان</w:t>
        </w:r>
        <w:r w:rsidRPr="00457BB8">
          <w:rPr>
            <w:rFonts w:ascii="IRNazanin" w:hAnsi="IRNazanin" w:cs="IRNazanin"/>
            <w:sz w:val="28"/>
            <w:szCs w:val="28"/>
            <w:rtl/>
            <w:lang w:bidi="fa-IR"/>
            <w:rPrChange w:id="2981" w:author="Mohammad Mohammadi" w:date="2025-07-22T21:07:00Z">
              <w:rPr>
                <w:rtl/>
                <w:lang w:bidi="fa-IR"/>
              </w:rPr>
            </w:rPrChange>
          </w:rPr>
          <w:t xml:space="preserve"> </w:t>
        </w:r>
        <w:r w:rsidRPr="00457BB8">
          <w:rPr>
            <w:rFonts w:ascii="IRNazanin" w:hAnsi="IRNazanin" w:cs="IRNazanin" w:hint="cs"/>
            <w:sz w:val="28"/>
            <w:szCs w:val="28"/>
            <w:rtl/>
            <w:lang w:bidi="fa-IR"/>
            <w:rPrChange w:id="2982" w:author="Mohammad Mohammadi" w:date="2025-07-22T21:07:00Z">
              <w:rPr>
                <w:rFonts w:hint="cs"/>
                <w:rtl/>
                <w:lang w:bidi="fa-IR"/>
              </w:rPr>
            </w:rPrChange>
          </w:rPr>
          <w:t>مردم</w:t>
        </w:r>
        <w:r w:rsidRPr="00457BB8">
          <w:rPr>
            <w:rFonts w:ascii="IRNazanin" w:hAnsi="IRNazanin" w:cs="IRNazanin"/>
            <w:sz w:val="28"/>
            <w:szCs w:val="28"/>
            <w:rtl/>
            <w:lang w:bidi="fa-IR"/>
            <w:rPrChange w:id="2983" w:author="Mohammad Mohammadi" w:date="2025-07-22T21:07:00Z">
              <w:rPr>
                <w:rtl/>
                <w:lang w:bidi="fa-IR"/>
              </w:rPr>
            </w:rPrChange>
          </w:rPr>
          <w:t xml:space="preserve"> </w:t>
        </w:r>
        <w:r w:rsidRPr="00457BB8">
          <w:rPr>
            <w:rFonts w:ascii="IRNazanin" w:hAnsi="IRNazanin" w:cs="IRNazanin" w:hint="cs"/>
            <w:sz w:val="28"/>
            <w:szCs w:val="28"/>
            <w:rtl/>
            <w:lang w:bidi="fa-IR"/>
            <w:rPrChange w:id="2984" w:author="Mohammad Mohammadi" w:date="2025-07-22T21:07:00Z">
              <w:rPr>
                <w:rFonts w:hint="cs"/>
                <w:rtl/>
                <w:lang w:bidi="fa-IR"/>
              </w:rPr>
            </w:rPrChange>
          </w:rPr>
          <w:t>محل</w:t>
        </w:r>
        <w:r w:rsidRPr="00457BB8">
          <w:rPr>
            <w:rFonts w:ascii="IRNazanin" w:hAnsi="IRNazanin" w:cs="IRNazanin"/>
            <w:sz w:val="28"/>
            <w:szCs w:val="28"/>
            <w:rtl/>
            <w:lang w:bidi="fa-IR"/>
            <w:rPrChange w:id="2985" w:author="Mohammad Mohammadi" w:date="2025-07-22T21:07:00Z">
              <w:rPr>
                <w:rtl/>
                <w:lang w:bidi="fa-IR"/>
              </w:rPr>
            </w:rPrChange>
          </w:rPr>
          <w:t xml:space="preserve">. </w:t>
        </w:r>
        <w:r w:rsidRPr="00457BB8">
          <w:rPr>
            <w:rFonts w:ascii="IRNazanin" w:hAnsi="IRNazanin" w:cs="IRNazanin" w:hint="cs"/>
            <w:sz w:val="28"/>
            <w:szCs w:val="28"/>
            <w:rtl/>
            <w:lang w:bidi="fa-IR"/>
            <w:rPrChange w:id="2986" w:author="Mohammad Mohammadi" w:date="2025-07-22T21:07:00Z">
              <w:rPr>
                <w:rFonts w:hint="cs"/>
                <w:rtl/>
                <w:lang w:bidi="fa-IR"/>
              </w:rPr>
            </w:rPrChange>
          </w:rPr>
          <w:t>منطقه</w:t>
        </w:r>
        <w:r w:rsidRPr="00457BB8">
          <w:rPr>
            <w:rFonts w:ascii="IRNazanin" w:hAnsi="IRNazanin" w:cs="IRNazanin"/>
            <w:sz w:val="28"/>
            <w:szCs w:val="28"/>
            <w:rtl/>
            <w:lang w:bidi="fa-IR"/>
            <w:rPrChange w:id="2987" w:author="Mohammad Mohammadi" w:date="2025-07-22T21:07:00Z">
              <w:rPr>
                <w:rtl/>
                <w:lang w:bidi="fa-IR"/>
              </w:rPr>
            </w:rPrChange>
          </w:rPr>
          <w:t xml:space="preserve"> </w:t>
        </w:r>
        <w:r w:rsidRPr="00457BB8">
          <w:rPr>
            <w:rFonts w:ascii="IRNazanin" w:hAnsi="IRNazanin" w:cs="IRNazanin" w:hint="cs"/>
            <w:sz w:val="28"/>
            <w:szCs w:val="28"/>
            <w:rtl/>
            <w:lang w:bidi="fa-IR"/>
            <w:rPrChange w:id="2988" w:author="Mohammad Mohammadi" w:date="2025-07-22T21:07:00Z">
              <w:rPr>
                <w:rFonts w:hint="cs"/>
                <w:rtl/>
                <w:lang w:bidi="fa-IR"/>
              </w:rPr>
            </w:rPrChange>
          </w:rPr>
          <w:t>چنار،</w:t>
        </w:r>
        <w:r w:rsidRPr="00457BB8">
          <w:rPr>
            <w:rFonts w:ascii="IRNazanin" w:hAnsi="IRNazanin" w:cs="IRNazanin"/>
            <w:sz w:val="28"/>
            <w:szCs w:val="28"/>
            <w:rtl/>
            <w:lang w:bidi="fa-IR"/>
            <w:rPrChange w:id="2989" w:author="Mohammad Mohammadi" w:date="2025-07-22T21:07:00Z">
              <w:rPr>
                <w:rtl/>
                <w:lang w:bidi="fa-IR"/>
              </w:rPr>
            </w:rPrChange>
          </w:rPr>
          <w:t xml:space="preserve"> </w:t>
        </w:r>
        <w:r w:rsidRPr="00457BB8">
          <w:rPr>
            <w:rFonts w:ascii="IRNazanin" w:hAnsi="IRNazanin" w:cs="IRNazanin" w:hint="cs"/>
            <w:sz w:val="28"/>
            <w:szCs w:val="28"/>
            <w:rtl/>
            <w:lang w:bidi="fa-IR"/>
            <w:rPrChange w:id="2990" w:author="Mohammad Mohammadi" w:date="2025-07-22T21:07:00Z">
              <w:rPr>
                <w:rFonts w:hint="cs"/>
                <w:rtl/>
                <w:lang w:bidi="fa-IR"/>
              </w:rPr>
            </w:rPrChange>
          </w:rPr>
          <w:t>آگست</w:t>
        </w:r>
        <w:r w:rsidRPr="00457BB8">
          <w:rPr>
            <w:rFonts w:ascii="IRNazanin" w:hAnsi="IRNazanin" w:cs="IRNazanin"/>
            <w:sz w:val="28"/>
            <w:szCs w:val="28"/>
            <w:rtl/>
            <w:lang w:bidi="fa-IR"/>
            <w:rPrChange w:id="2991" w:author="Mohammad Mohammadi" w:date="2025-07-22T21:07:00Z">
              <w:rPr>
                <w:rtl/>
                <w:lang w:bidi="fa-IR"/>
              </w:rPr>
            </w:rPrChange>
          </w:rPr>
          <w:t xml:space="preserve"> ۱۹۷۲.</w:t>
        </w:r>
      </w:ins>
    </w:p>
    <w:p w14:paraId="55E3FA57" w14:textId="77777777" w:rsidR="00CB1081" w:rsidRPr="00457BB8" w:rsidRDefault="00CB1081" w:rsidP="00CB1081">
      <w:pPr>
        <w:bidi/>
        <w:jc w:val="both"/>
        <w:rPr>
          <w:ins w:id="2992" w:author="Saeedi, Faiza" w:date="2025-07-01T11:18:00Z"/>
          <w:rFonts w:ascii="IRNazanin" w:hAnsi="IRNazanin" w:cs="IRNazanin"/>
          <w:sz w:val="28"/>
          <w:szCs w:val="28"/>
          <w:rtl/>
          <w:lang w:bidi="fa-IR"/>
          <w:rPrChange w:id="2993" w:author="Mohammad Mohammadi" w:date="2025-07-22T21:07:00Z">
            <w:rPr>
              <w:ins w:id="2994" w:author="Saeedi, Faiza" w:date="2025-07-01T11:18:00Z"/>
              <w:rFonts w:ascii="IRNazanin" w:hAnsi="IRNazanin" w:cs="IRNazanin"/>
              <w:sz w:val="28"/>
              <w:szCs w:val="28"/>
              <w:rtl/>
              <w:lang w:bidi="fa-IR"/>
            </w:rPr>
          </w:rPrChange>
        </w:rPr>
      </w:pPr>
    </w:p>
    <w:p w14:paraId="10C8A817" w14:textId="77777777" w:rsidR="00CB1081" w:rsidRPr="00457BB8" w:rsidRDefault="00CB1081" w:rsidP="00CB1081">
      <w:pPr>
        <w:bidi/>
        <w:jc w:val="both"/>
        <w:rPr>
          <w:rFonts w:ascii="IRNazanin" w:hAnsi="IRNazanin" w:cs="IRNazanin"/>
          <w:sz w:val="28"/>
          <w:szCs w:val="28"/>
          <w:lang w:bidi="fa-IR"/>
          <w:rPrChange w:id="2995" w:author="Mohammad Mohammadi" w:date="2025-07-22T21:07:00Z">
            <w:rPr>
              <w:rFonts w:ascii="IRNazanin" w:hAnsi="IRNazanin" w:cs="IRNazanin"/>
              <w:sz w:val="28"/>
              <w:szCs w:val="28"/>
              <w:lang w:bidi="fa-IR"/>
            </w:rPr>
          </w:rPrChange>
        </w:rPr>
      </w:pPr>
    </w:p>
    <w:p w14:paraId="0E95B868" w14:textId="1266BEBF" w:rsidR="00CA2FD8" w:rsidRPr="00457BB8" w:rsidRDefault="00CA2FD8" w:rsidP="00CA2FD8">
      <w:pPr>
        <w:bidi/>
        <w:jc w:val="both"/>
        <w:rPr>
          <w:rFonts w:ascii="IRNazanin" w:hAnsi="IRNazanin" w:cs="IRNazanin"/>
          <w:sz w:val="28"/>
          <w:szCs w:val="28"/>
          <w:lang w:bidi="fa-IR"/>
          <w:rPrChange w:id="2996"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2997" w:author="Mohammad Mohammadi" w:date="2025-07-22T21:07:00Z">
            <w:rPr>
              <w:rFonts w:ascii="IRNazanin" w:hAnsi="IRNazanin" w:cs="IRNazanin"/>
              <w:sz w:val="28"/>
              <w:szCs w:val="28"/>
              <w:rtl/>
            </w:rPr>
          </w:rPrChange>
        </w:rPr>
        <w:t xml:space="preserve">وقتی خورک دو ساله شد، پاکیزه با تومان به کوهستان رفت </w:t>
      </w:r>
      <w:r w:rsidR="00302988" w:rsidRPr="00457BB8">
        <w:rPr>
          <w:rFonts w:ascii="IRNazanin" w:hAnsi="IRNazanin" w:cs="IRNazanin"/>
          <w:sz w:val="28"/>
          <w:szCs w:val="28"/>
          <w:rtl/>
          <w:rPrChange w:id="2998"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2999" w:author="Mohammad Mohammadi" w:date="2025-07-22T21:07:00Z">
            <w:rPr>
              <w:rFonts w:ascii="IRNazanin" w:hAnsi="IRNazanin" w:cs="IRNazanin"/>
              <w:sz w:val="28"/>
              <w:szCs w:val="28"/>
              <w:rtl/>
            </w:rPr>
          </w:rPrChange>
        </w:rPr>
        <w:t xml:space="preserve"> من در خانه با قریش و ش</w:t>
      </w:r>
      <w:r w:rsidR="001B6A17" w:rsidRPr="00457BB8">
        <w:rPr>
          <w:rFonts w:ascii="IRNazanin" w:hAnsi="IRNazanin" w:cs="IRNazanin"/>
          <w:sz w:val="28"/>
          <w:szCs w:val="28"/>
          <w:rtl/>
          <w:rPrChange w:id="3000"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01" w:author="Mohammad Mohammadi" w:date="2025-07-22T21:07:00Z">
            <w:rPr>
              <w:rFonts w:ascii="IRNazanin" w:hAnsi="IRNazanin" w:cs="IRNazanin"/>
              <w:sz w:val="28"/>
              <w:szCs w:val="28"/>
              <w:rtl/>
            </w:rPr>
          </w:rPrChange>
        </w:rPr>
        <w:t>ک</w:t>
      </w:r>
      <w:r w:rsidR="001B6A17" w:rsidRPr="00457BB8">
        <w:rPr>
          <w:rFonts w:ascii="IRNazanin" w:hAnsi="IRNazanin" w:cs="IRNazanin"/>
          <w:sz w:val="28"/>
          <w:szCs w:val="28"/>
          <w:rtl/>
          <w:rPrChange w:id="300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03" w:author="Mohammad Mohammadi" w:date="2025-07-22T21:07:00Z">
            <w:rPr>
              <w:rFonts w:ascii="IRNazanin" w:hAnsi="IRNazanin" w:cs="IRNazanin"/>
              <w:sz w:val="28"/>
              <w:szCs w:val="28"/>
              <w:rtl/>
            </w:rPr>
          </w:rPrChange>
        </w:rPr>
        <w:t>ر (خواهرشوهرانم) ماندم. درست در دامنه گردنه د</w:t>
      </w:r>
      <w:r w:rsidR="00CC1739" w:rsidRPr="00457BB8">
        <w:rPr>
          <w:rFonts w:ascii="IRNazanin" w:hAnsi="IRNazanin" w:cs="IRNazanin"/>
          <w:sz w:val="28"/>
          <w:szCs w:val="28"/>
          <w:rtl/>
          <w:rPrChange w:id="300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05" w:author="Mohammad Mohammadi" w:date="2025-07-22T21:07:00Z">
            <w:rPr>
              <w:rFonts w:ascii="IRNazanin" w:hAnsi="IRNazanin" w:cs="IRNazanin"/>
              <w:sz w:val="28"/>
              <w:szCs w:val="28"/>
              <w:rtl/>
            </w:rPr>
          </w:rPrChange>
        </w:rPr>
        <w:t>نگ</w:t>
      </w:r>
      <w:r w:rsidR="00CC1739" w:rsidRPr="00457BB8">
        <w:rPr>
          <w:rFonts w:ascii="IRNazanin" w:hAnsi="IRNazanin" w:cs="IRNazanin"/>
          <w:sz w:val="28"/>
          <w:szCs w:val="28"/>
          <w:rtl/>
          <w:rPrChange w:id="300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07" w:author="Mohammad Mohammadi" w:date="2025-07-22T21:07:00Z">
            <w:rPr>
              <w:rFonts w:ascii="IRNazanin" w:hAnsi="IRNazanin" w:cs="IRNazanin"/>
              <w:sz w:val="28"/>
              <w:szCs w:val="28"/>
              <w:rtl/>
            </w:rPr>
          </w:rPrChange>
        </w:rPr>
        <w:t>ک، پاکیزه دومین دخترش، گل‌پیدا، را به دنیا آورد</w:t>
      </w:r>
      <w:r w:rsidRPr="00457BB8">
        <w:rPr>
          <w:rFonts w:ascii="IRNazanin" w:hAnsi="IRNazanin" w:cs="IRNazanin"/>
          <w:sz w:val="28"/>
          <w:szCs w:val="28"/>
          <w:lang w:bidi="fa-IR"/>
          <w:rPrChange w:id="3008" w:author="Mohammad Mohammadi" w:date="2025-07-22T21:07:00Z">
            <w:rPr>
              <w:rFonts w:ascii="IRNazanin" w:hAnsi="IRNazanin" w:cs="IRNazanin"/>
              <w:sz w:val="28"/>
              <w:szCs w:val="28"/>
              <w:lang w:bidi="fa-IR"/>
            </w:rPr>
          </w:rPrChange>
        </w:rPr>
        <w:t>.</w:t>
      </w:r>
    </w:p>
    <w:p w14:paraId="20D01678" w14:textId="7B77080F" w:rsidR="00CA2FD8" w:rsidRPr="00457BB8" w:rsidRDefault="00CA2FD8" w:rsidP="00CA2FD8">
      <w:pPr>
        <w:bidi/>
        <w:jc w:val="both"/>
        <w:rPr>
          <w:rFonts w:ascii="IRNazanin" w:hAnsi="IRNazanin" w:cs="IRNazanin"/>
          <w:sz w:val="28"/>
          <w:szCs w:val="28"/>
          <w:lang w:bidi="fa-IR"/>
          <w:rPrChange w:id="3009"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010" w:author="Mohammad Mohammadi" w:date="2025-07-22T21:07:00Z">
            <w:rPr>
              <w:rFonts w:ascii="IRNazanin" w:hAnsi="IRNazanin" w:cs="IRNazanin"/>
              <w:sz w:val="28"/>
              <w:szCs w:val="28"/>
              <w:rtl/>
            </w:rPr>
          </w:rPrChange>
        </w:rPr>
        <w:t xml:space="preserve">وقتی دوقلوها مردند، تومان خیلی گریه کرد. نازو به خانه جان‌محمد برگشت؛ </w:t>
      </w:r>
      <w:r w:rsidR="00F42EA0" w:rsidRPr="00457BB8">
        <w:rPr>
          <w:rFonts w:ascii="IRNazanin" w:hAnsi="IRNazanin" w:cs="IRNazanin"/>
          <w:sz w:val="28"/>
          <w:szCs w:val="28"/>
          <w:rtl/>
          <w:rPrChange w:id="3011" w:author="Mohammad Mohammadi" w:date="2025-07-22T21:07:00Z">
            <w:rPr>
              <w:rFonts w:ascii="IRNazanin" w:hAnsi="IRNazanin" w:cs="IRNazanin"/>
              <w:sz w:val="28"/>
              <w:szCs w:val="28"/>
              <w:rtl/>
            </w:rPr>
          </w:rPrChange>
        </w:rPr>
        <w:t xml:space="preserve">به تومان </w:t>
      </w:r>
      <w:r w:rsidRPr="00457BB8">
        <w:rPr>
          <w:rFonts w:ascii="IRNazanin" w:hAnsi="IRNazanin" w:cs="IRNazanin"/>
          <w:sz w:val="28"/>
          <w:szCs w:val="28"/>
          <w:rtl/>
          <w:rPrChange w:id="3012" w:author="Mohammad Mohammadi" w:date="2025-07-22T21:07:00Z">
            <w:rPr>
              <w:rFonts w:ascii="IRNazanin" w:hAnsi="IRNazanin" w:cs="IRNazanin"/>
              <w:sz w:val="28"/>
              <w:szCs w:val="28"/>
              <w:rtl/>
            </w:rPr>
          </w:rPrChange>
        </w:rPr>
        <w:t xml:space="preserve">گفتم: «مادرت را </w:t>
      </w:r>
      <w:r w:rsidR="00F42EA0" w:rsidRPr="00457BB8">
        <w:rPr>
          <w:rFonts w:ascii="IRNazanin" w:hAnsi="IRNazanin" w:cs="IRNazanin"/>
          <w:sz w:val="28"/>
          <w:szCs w:val="28"/>
          <w:rtl/>
          <w:rPrChange w:id="3013" w:author="Mohammad Mohammadi" w:date="2025-07-22T21:07:00Z">
            <w:rPr>
              <w:rFonts w:ascii="IRNazanin" w:hAnsi="IRNazanin" w:cs="IRNazanin"/>
              <w:sz w:val="28"/>
              <w:szCs w:val="28"/>
              <w:rtl/>
            </w:rPr>
          </w:rPrChange>
        </w:rPr>
        <w:t>پس به خانه‌ برگردان</w:t>
      </w:r>
      <w:r w:rsidRPr="00457BB8">
        <w:rPr>
          <w:rFonts w:ascii="IRNazanin" w:hAnsi="IRNazanin" w:cs="IRNazanin"/>
          <w:sz w:val="28"/>
          <w:szCs w:val="28"/>
          <w:rtl/>
          <w:rPrChange w:id="3014" w:author="Mohammad Mohammadi" w:date="2025-07-22T21:07:00Z">
            <w:rPr>
              <w:rFonts w:ascii="IRNazanin" w:hAnsi="IRNazanin" w:cs="IRNazanin"/>
              <w:sz w:val="28"/>
              <w:szCs w:val="28"/>
              <w:rtl/>
            </w:rPr>
          </w:rPrChange>
        </w:rPr>
        <w:t>»</w:t>
      </w:r>
      <w:r w:rsidR="00703616" w:rsidRPr="00457BB8">
        <w:rPr>
          <w:rFonts w:ascii="IRNazanin" w:hAnsi="IRNazanin" w:cs="IRNazanin"/>
          <w:sz w:val="28"/>
          <w:szCs w:val="28"/>
          <w:rtl/>
          <w:rPrChange w:id="301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16" w:author="Mohammad Mohammadi" w:date="2025-07-22T21:07:00Z">
            <w:rPr>
              <w:rFonts w:ascii="IRNazanin" w:hAnsi="IRNazanin" w:cs="IRNazanin"/>
              <w:sz w:val="28"/>
              <w:szCs w:val="28"/>
              <w:rtl/>
            </w:rPr>
          </w:rPrChange>
        </w:rPr>
        <w:t xml:space="preserve"> چند روز بعد تومان او را </w:t>
      </w:r>
      <w:r w:rsidR="00F42EA0" w:rsidRPr="00457BB8">
        <w:rPr>
          <w:rFonts w:ascii="IRNazanin" w:hAnsi="IRNazanin" w:cs="IRNazanin"/>
          <w:sz w:val="28"/>
          <w:szCs w:val="28"/>
          <w:rtl/>
          <w:rPrChange w:id="3017" w:author="Mohammad Mohammadi" w:date="2025-07-22T21:07:00Z">
            <w:rPr>
              <w:rFonts w:ascii="IRNazanin" w:hAnsi="IRNazanin" w:cs="IRNazanin"/>
              <w:sz w:val="28"/>
              <w:szCs w:val="28"/>
              <w:rtl/>
            </w:rPr>
          </w:rPrChange>
        </w:rPr>
        <w:t>به خانه پس آورد و گفت</w:t>
      </w:r>
      <w:r w:rsidRPr="00457BB8">
        <w:rPr>
          <w:rFonts w:ascii="IRNazanin" w:hAnsi="IRNazanin" w:cs="IRNazanin"/>
          <w:sz w:val="28"/>
          <w:szCs w:val="28"/>
          <w:rtl/>
          <w:rPrChange w:id="3018" w:author="Mohammad Mohammadi" w:date="2025-07-22T21:07:00Z">
            <w:rPr>
              <w:rFonts w:ascii="IRNazanin" w:hAnsi="IRNazanin" w:cs="IRNazanin"/>
              <w:sz w:val="28"/>
              <w:szCs w:val="28"/>
              <w:rtl/>
            </w:rPr>
          </w:rPrChange>
        </w:rPr>
        <w:t xml:space="preserve">: «مادر، خانه تو </w:t>
      </w:r>
      <w:r w:rsidR="00F42EA0" w:rsidRPr="00457BB8">
        <w:rPr>
          <w:rFonts w:ascii="IRNazanin" w:hAnsi="IRNazanin" w:cs="IRNazanin"/>
          <w:sz w:val="28"/>
          <w:szCs w:val="28"/>
          <w:rtl/>
          <w:rPrChange w:id="3019" w:author="Mohammad Mohammadi" w:date="2025-07-22T21:07:00Z">
            <w:rPr>
              <w:rFonts w:ascii="IRNazanin" w:hAnsi="IRNazanin" w:cs="IRNazanin"/>
              <w:sz w:val="28"/>
              <w:szCs w:val="28"/>
              <w:rtl/>
            </w:rPr>
          </w:rPrChange>
        </w:rPr>
        <w:t>همین جاست</w:t>
      </w:r>
      <w:r w:rsidRPr="00457BB8">
        <w:rPr>
          <w:rFonts w:ascii="IRNazanin" w:hAnsi="IRNazanin" w:cs="IRNazanin"/>
          <w:sz w:val="28"/>
          <w:szCs w:val="28"/>
          <w:rtl/>
          <w:rPrChange w:id="3020" w:author="Mohammad Mohammadi" w:date="2025-07-22T21:07:00Z">
            <w:rPr>
              <w:rFonts w:ascii="IRNazanin" w:hAnsi="IRNazanin" w:cs="IRNazanin"/>
              <w:sz w:val="28"/>
              <w:szCs w:val="28"/>
              <w:rtl/>
            </w:rPr>
          </w:rPrChange>
        </w:rPr>
        <w:t>»</w:t>
      </w:r>
      <w:r w:rsidR="00F42EA0" w:rsidRPr="00457BB8">
        <w:rPr>
          <w:rFonts w:ascii="IRNazanin" w:hAnsi="IRNazanin" w:cs="IRNazanin"/>
          <w:sz w:val="28"/>
          <w:szCs w:val="28"/>
          <w:rtl/>
          <w:rPrChange w:id="302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22" w:author="Mohammad Mohammadi" w:date="2025-07-22T21:07:00Z">
            <w:rPr>
              <w:rFonts w:ascii="IRNazanin" w:hAnsi="IRNazanin" w:cs="IRNazanin"/>
              <w:sz w:val="28"/>
              <w:szCs w:val="28"/>
              <w:rtl/>
            </w:rPr>
          </w:rPrChange>
        </w:rPr>
        <w:t xml:space="preserve"> من از او خواهش کردم بماند، پاکیزه هم همین‌طور </w:t>
      </w:r>
      <w:r w:rsidR="00802770" w:rsidRPr="00457BB8">
        <w:rPr>
          <w:rFonts w:ascii="IRNazanin" w:hAnsi="IRNazanin" w:cs="IRNazanin"/>
          <w:sz w:val="28"/>
          <w:szCs w:val="28"/>
          <w:rtl/>
          <w:rPrChange w:id="3023"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3024" w:author="Mohammad Mohammadi" w:date="2025-07-22T21:07:00Z">
            <w:rPr>
              <w:rFonts w:ascii="IRNazanin" w:hAnsi="IRNazanin" w:cs="IRNazanin"/>
              <w:sz w:val="28"/>
              <w:szCs w:val="28"/>
              <w:rtl/>
            </w:rPr>
          </w:rPrChange>
        </w:rPr>
        <w:t xml:space="preserve"> تمام فرزندانش مرده بودند و </w:t>
      </w:r>
      <w:r w:rsidR="00802770" w:rsidRPr="00457BB8">
        <w:rPr>
          <w:rFonts w:ascii="IRNazanin" w:hAnsi="IRNazanin" w:cs="IRNazanin"/>
          <w:sz w:val="28"/>
          <w:szCs w:val="28"/>
          <w:rtl/>
          <w:rPrChange w:id="3025" w:author="Mohammad Mohammadi" w:date="2025-07-22T21:07:00Z">
            <w:rPr>
              <w:rFonts w:ascii="IRNazanin" w:hAnsi="IRNazanin" w:cs="IRNazanin"/>
              <w:sz w:val="28"/>
              <w:szCs w:val="28"/>
              <w:rtl/>
            </w:rPr>
          </w:rPrChange>
        </w:rPr>
        <w:t xml:space="preserve">همین </w:t>
      </w:r>
      <w:r w:rsidRPr="00457BB8">
        <w:rPr>
          <w:rFonts w:ascii="IRNazanin" w:hAnsi="IRNazanin" w:cs="IRNazanin"/>
          <w:sz w:val="28"/>
          <w:szCs w:val="28"/>
          <w:rtl/>
          <w:rPrChange w:id="3026" w:author="Mohammad Mohammadi" w:date="2025-07-22T21:07:00Z">
            <w:rPr>
              <w:rFonts w:ascii="IRNazanin" w:hAnsi="IRNazanin" w:cs="IRNazanin"/>
              <w:sz w:val="28"/>
              <w:szCs w:val="28"/>
              <w:rtl/>
            </w:rPr>
          </w:rPrChange>
        </w:rPr>
        <w:t>دل نازو را به رحم آورد. او برگشت و وقتی پاکیزه را دید گریه</w:t>
      </w:r>
      <w:r w:rsidR="00A65C11" w:rsidRPr="00457BB8">
        <w:rPr>
          <w:rFonts w:ascii="IRNazanin" w:hAnsi="IRNazanin" w:cs="IRNazanin"/>
          <w:sz w:val="28"/>
          <w:szCs w:val="28"/>
          <w:rtl/>
          <w:rPrChange w:id="3027" w:author="Mohammad Mohammadi" w:date="2025-07-22T21:07:00Z">
            <w:rPr>
              <w:rFonts w:ascii="IRNazanin" w:hAnsi="IRNazanin" w:cs="IRNazanin"/>
              <w:sz w:val="28"/>
              <w:szCs w:val="28"/>
              <w:rtl/>
            </w:rPr>
          </w:rPrChange>
        </w:rPr>
        <w:t>‌اش</w:t>
      </w:r>
      <w:r w:rsidRPr="00457BB8">
        <w:rPr>
          <w:rFonts w:ascii="IRNazanin" w:hAnsi="IRNazanin" w:cs="IRNazanin"/>
          <w:sz w:val="28"/>
          <w:szCs w:val="28"/>
          <w:rtl/>
          <w:rPrChange w:id="3028" w:author="Mohammad Mohammadi" w:date="2025-07-22T21:07:00Z">
            <w:rPr>
              <w:rFonts w:ascii="IRNazanin" w:hAnsi="IRNazanin" w:cs="IRNazanin"/>
              <w:sz w:val="28"/>
              <w:szCs w:val="28"/>
              <w:rtl/>
            </w:rPr>
          </w:rPrChange>
        </w:rPr>
        <w:t xml:space="preserve"> </w:t>
      </w:r>
      <w:r w:rsidR="00A65C11" w:rsidRPr="00457BB8">
        <w:rPr>
          <w:rFonts w:ascii="IRNazanin" w:hAnsi="IRNazanin" w:cs="IRNazanin"/>
          <w:sz w:val="28"/>
          <w:szCs w:val="28"/>
          <w:rtl/>
          <w:rPrChange w:id="3029" w:author="Mohammad Mohammadi" w:date="2025-07-22T21:07:00Z">
            <w:rPr>
              <w:rFonts w:ascii="IRNazanin" w:hAnsi="IRNazanin" w:cs="IRNazanin"/>
              <w:sz w:val="28"/>
              <w:szCs w:val="28"/>
              <w:rtl/>
            </w:rPr>
          </w:rPrChange>
        </w:rPr>
        <w:t>گرفت</w:t>
      </w:r>
      <w:r w:rsidRPr="00457BB8">
        <w:rPr>
          <w:rFonts w:ascii="IRNazanin" w:hAnsi="IRNazanin" w:cs="IRNazanin"/>
          <w:sz w:val="28"/>
          <w:szCs w:val="28"/>
          <w:rtl/>
          <w:rPrChange w:id="3030" w:author="Mohammad Mohammadi" w:date="2025-07-22T21:07:00Z">
            <w:rPr>
              <w:rFonts w:ascii="IRNazanin" w:hAnsi="IRNazanin" w:cs="IRNazanin"/>
              <w:sz w:val="28"/>
              <w:szCs w:val="28"/>
              <w:rtl/>
            </w:rPr>
          </w:rPrChange>
        </w:rPr>
        <w:t xml:space="preserve">. </w:t>
      </w:r>
      <w:r w:rsidR="00360937" w:rsidRPr="00457BB8">
        <w:rPr>
          <w:rFonts w:ascii="IRNazanin" w:hAnsi="IRNazanin" w:cs="IRNazanin"/>
          <w:sz w:val="28"/>
          <w:szCs w:val="28"/>
          <w:rtl/>
          <w:rPrChange w:id="3031" w:author="Mohammad Mohammadi" w:date="2025-07-22T21:07:00Z">
            <w:rPr>
              <w:rFonts w:ascii="IRNazanin" w:hAnsi="IRNazanin" w:cs="IRNazanin"/>
              <w:sz w:val="28"/>
              <w:szCs w:val="28"/>
              <w:rtl/>
            </w:rPr>
          </w:rPrChange>
        </w:rPr>
        <w:t>بعد</w:t>
      </w:r>
      <w:r w:rsidR="00806E4F" w:rsidRPr="00457BB8">
        <w:rPr>
          <w:rFonts w:ascii="IRNazanin" w:hAnsi="IRNazanin" w:cs="IRNazanin" w:hint="cs"/>
          <w:sz w:val="28"/>
          <w:szCs w:val="28"/>
          <w:rtl/>
          <w:rPrChange w:id="3032" w:author="Mohammad Mohammadi" w:date="2025-07-22T21:07:00Z">
            <w:rPr>
              <w:rFonts w:ascii="IRNazanin" w:hAnsi="IRNazanin" w:cs="IRNazanin" w:hint="cs"/>
              <w:sz w:val="28"/>
              <w:szCs w:val="28"/>
              <w:rtl/>
            </w:rPr>
          </w:rPrChange>
        </w:rPr>
        <w:t>ها</w:t>
      </w:r>
      <w:r w:rsidRPr="00457BB8">
        <w:rPr>
          <w:rFonts w:ascii="IRNazanin" w:hAnsi="IRNazanin" w:cs="IRNazanin"/>
          <w:sz w:val="28"/>
          <w:szCs w:val="28"/>
          <w:rtl/>
          <w:rPrChange w:id="3033" w:author="Mohammad Mohammadi" w:date="2025-07-22T21:07:00Z">
            <w:rPr>
              <w:rFonts w:ascii="IRNazanin" w:hAnsi="IRNazanin" w:cs="IRNazanin"/>
              <w:sz w:val="28"/>
              <w:szCs w:val="28"/>
              <w:rtl/>
            </w:rPr>
          </w:rPrChange>
        </w:rPr>
        <w:t xml:space="preserve"> پاکیزه آن دو پسر را یکی پس از دیگری به دنیا آورد؛ آن‌ها سرانجام برایش </w:t>
      </w:r>
      <w:r w:rsidR="00C90C07" w:rsidRPr="00457BB8">
        <w:rPr>
          <w:rFonts w:ascii="IRNazanin" w:hAnsi="IRNazanin" w:cs="IRNazanin"/>
          <w:sz w:val="28"/>
          <w:szCs w:val="28"/>
          <w:rtl/>
          <w:rPrChange w:id="3034" w:author="Mohammad Mohammadi" w:date="2025-07-22T21:07:00Z">
            <w:rPr>
              <w:rFonts w:ascii="IRNazanin" w:hAnsi="IRNazanin" w:cs="IRNazanin"/>
              <w:sz w:val="28"/>
              <w:szCs w:val="28"/>
              <w:rtl/>
            </w:rPr>
          </w:rPrChange>
        </w:rPr>
        <w:t>مایه‌ی خوشحالی شدند</w:t>
      </w:r>
      <w:r w:rsidRPr="00457BB8">
        <w:rPr>
          <w:rFonts w:ascii="IRNazanin" w:hAnsi="IRNazanin" w:cs="IRNazanin"/>
          <w:sz w:val="28"/>
          <w:szCs w:val="28"/>
          <w:rtl/>
          <w:rPrChange w:id="3035" w:author="Mohammad Mohammadi" w:date="2025-07-22T21:07:00Z">
            <w:rPr>
              <w:rFonts w:ascii="IRNazanin" w:hAnsi="IRNazanin" w:cs="IRNazanin"/>
              <w:sz w:val="28"/>
              <w:szCs w:val="28"/>
              <w:rtl/>
            </w:rPr>
          </w:rPrChange>
        </w:rPr>
        <w:t>. ما خیلی خوب از آن‌ها مراقبت کردیم</w:t>
      </w:r>
      <w:r w:rsidR="00C90C07" w:rsidRPr="00457BB8">
        <w:rPr>
          <w:rFonts w:ascii="IRNazanin" w:hAnsi="IRNazanin" w:cs="IRNazanin"/>
          <w:sz w:val="28"/>
          <w:szCs w:val="28"/>
          <w:rtl/>
          <w:lang w:bidi="fa-IR"/>
          <w:rPrChange w:id="3036" w:author="Mohammad Mohammadi" w:date="2025-07-22T21:07:00Z">
            <w:rPr>
              <w:rFonts w:ascii="IRNazanin" w:hAnsi="IRNazanin" w:cs="IRNazanin"/>
              <w:sz w:val="28"/>
              <w:szCs w:val="28"/>
              <w:rtl/>
              <w:lang w:bidi="fa-IR"/>
            </w:rPr>
          </w:rPrChange>
        </w:rPr>
        <w:t>.</w:t>
      </w:r>
    </w:p>
    <w:p w14:paraId="69FAC545" w14:textId="6C33F84D" w:rsidR="00CA2FD8" w:rsidRPr="00457BB8" w:rsidRDefault="00CA2FD8" w:rsidP="00CA2FD8">
      <w:pPr>
        <w:bidi/>
        <w:jc w:val="both"/>
        <w:rPr>
          <w:rFonts w:ascii="IRNazanin" w:hAnsi="IRNazanin" w:cs="IRNazanin"/>
          <w:sz w:val="28"/>
          <w:szCs w:val="28"/>
          <w:lang w:bidi="fa-IR"/>
          <w:rPrChange w:id="303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038" w:author="Mohammad Mohammadi" w:date="2025-07-22T21:07:00Z">
            <w:rPr>
              <w:rFonts w:ascii="IRNazanin" w:hAnsi="IRNazanin" w:cs="IRNazanin"/>
              <w:sz w:val="28"/>
              <w:szCs w:val="28"/>
              <w:rtl/>
            </w:rPr>
          </w:rPrChange>
        </w:rPr>
        <w:lastRenderedPageBreak/>
        <w:t>نازو پیش از مرگش دو پسر جدید پاکیزه را دید. دختر خودش، ش</w:t>
      </w:r>
      <w:r w:rsidR="00942FE8" w:rsidRPr="00457BB8">
        <w:rPr>
          <w:rFonts w:ascii="IRNazanin" w:hAnsi="IRNazanin" w:cs="IRNazanin"/>
          <w:sz w:val="28"/>
          <w:szCs w:val="28"/>
          <w:rtl/>
          <w:rPrChange w:id="303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40" w:author="Mohammad Mohammadi" w:date="2025-07-22T21:07:00Z">
            <w:rPr>
              <w:rFonts w:ascii="IRNazanin" w:hAnsi="IRNazanin" w:cs="IRNazanin"/>
              <w:sz w:val="28"/>
              <w:szCs w:val="28"/>
              <w:rtl/>
            </w:rPr>
          </w:rPrChange>
        </w:rPr>
        <w:t xml:space="preserve">راپ، </w:t>
      </w:r>
      <w:r w:rsidR="00383005" w:rsidRPr="00457BB8">
        <w:rPr>
          <w:rFonts w:ascii="IRNazanin" w:hAnsi="IRNazanin" w:cs="IRNazanin"/>
          <w:sz w:val="28"/>
          <w:szCs w:val="28"/>
          <w:rtl/>
          <w:rPrChange w:id="3041" w:author="Mohammad Mohammadi" w:date="2025-07-22T21:07:00Z">
            <w:rPr>
              <w:rFonts w:ascii="IRNazanin" w:hAnsi="IRNazanin" w:cs="IRNazanin"/>
              <w:sz w:val="28"/>
              <w:szCs w:val="28"/>
              <w:rtl/>
            </w:rPr>
          </w:rPrChange>
        </w:rPr>
        <w:t>فوت کرد</w:t>
      </w:r>
      <w:r w:rsidRPr="00457BB8">
        <w:rPr>
          <w:rFonts w:ascii="IRNazanin" w:hAnsi="IRNazanin" w:cs="IRNazanin"/>
          <w:sz w:val="28"/>
          <w:szCs w:val="28"/>
          <w:rtl/>
          <w:rPrChange w:id="3042" w:author="Mohammad Mohammadi" w:date="2025-07-22T21:07:00Z">
            <w:rPr>
              <w:rFonts w:ascii="IRNazanin" w:hAnsi="IRNazanin" w:cs="IRNazanin"/>
              <w:sz w:val="28"/>
              <w:szCs w:val="28"/>
              <w:rtl/>
            </w:rPr>
          </w:rPrChange>
        </w:rPr>
        <w:t>.</w:t>
      </w:r>
      <w:r w:rsidR="0027115F" w:rsidRPr="00457BB8">
        <w:rPr>
          <w:rFonts w:ascii="IRNazanin" w:hAnsi="IRNazanin" w:cs="IRNazanin"/>
          <w:sz w:val="28"/>
          <w:szCs w:val="28"/>
          <w:rtl/>
          <w:rPrChange w:id="3043"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044" w:author="Mohammad Mohammadi" w:date="2025-07-22T21:07:00Z">
            <w:rPr>
              <w:rFonts w:ascii="IRNazanin" w:hAnsi="IRNazanin" w:cs="IRNazanin"/>
              <w:sz w:val="28"/>
              <w:szCs w:val="28"/>
              <w:rtl/>
            </w:rPr>
          </w:rPrChange>
        </w:rPr>
        <w:t xml:space="preserve">وقتی برادرش غوث مرد، اینقدر ناراحت نشده بود. از او پرسیدم: «نازو، دلت </w:t>
      </w:r>
      <w:r w:rsidR="00BF6FFF" w:rsidRPr="00457BB8">
        <w:rPr>
          <w:rFonts w:ascii="IRNazanin" w:hAnsi="IRNazanin" w:cs="IRNazanin"/>
          <w:sz w:val="28"/>
          <w:szCs w:val="28"/>
          <w:rtl/>
          <w:rPrChange w:id="3045" w:author="Mohammad Mohammadi" w:date="2025-07-22T21:07:00Z">
            <w:rPr>
              <w:rFonts w:ascii="IRNazanin" w:hAnsi="IRNazanin" w:cs="IRNazanin"/>
              <w:sz w:val="28"/>
              <w:szCs w:val="28"/>
              <w:rtl/>
            </w:rPr>
          </w:rPrChange>
        </w:rPr>
        <w:t>زیادتر پشت</w:t>
      </w:r>
      <w:r w:rsidRPr="00457BB8">
        <w:rPr>
          <w:rFonts w:ascii="IRNazanin" w:hAnsi="IRNazanin" w:cs="IRNazanin"/>
          <w:sz w:val="28"/>
          <w:szCs w:val="28"/>
          <w:rtl/>
          <w:rPrChange w:id="3046" w:author="Mohammad Mohammadi" w:date="2025-07-22T21:07:00Z">
            <w:rPr>
              <w:rFonts w:ascii="IRNazanin" w:hAnsi="IRNazanin" w:cs="IRNazanin"/>
              <w:sz w:val="28"/>
              <w:szCs w:val="28"/>
              <w:rtl/>
            </w:rPr>
          </w:rPrChange>
        </w:rPr>
        <w:t xml:space="preserve"> برادرت تنگ شده یا دخترت؟</w:t>
      </w:r>
      <w:r w:rsidR="00383005" w:rsidRPr="00457BB8">
        <w:rPr>
          <w:rFonts w:ascii="IRNazanin" w:hAnsi="IRNazanin" w:cs="IRNazanin"/>
          <w:sz w:val="28"/>
          <w:szCs w:val="28"/>
          <w:rtl/>
          <w:lang w:bidi="fa-IR"/>
          <w:rPrChange w:id="3047" w:author="Mohammad Mohammadi" w:date="2025-07-22T21:07:00Z">
            <w:rPr>
              <w:rFonts w:ascii="IRNazanin" w:hAnsi="IRNazanin" w:cs="IRNazanin"/>
              <w:sz w:val="28"/>
              <w:szCs w:val="28"/>
              <w:rtl/>
              <w:lang w:bidi="fa-IR"/>
            </w:rPr>
          </w:rPrChange>
        </w:rPr>
        <w:t>».</w:t>
      </w:r>
    </w:p>
    <w:p w14:paraId="546ED370" w14:textId="5E45A1D9" w:rsidR="00CA2FD8" w:rsidRPr="00457BB8" w:rsidRDefault="00CA2FD8" w:rsidP="00CA2FD8">
      <w:pPr>
        <w:bidi/>
        <w:jc w:val="both"/>
        <w:rPr>
          <w:rFonts w:ascii="IRNazanin" w:hAnsi="IRNazanin" w:cs="IRNazanin"/>
          <w:sz w:val="28"/>
          <w:szCs w:val="28"/>
          <w:lang w:bidi="fa-IR"/>
          <w:rPrChange w:id="304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049" w:author="Mohammad Mohammadi" w:date="2025-07-22T21:07:00Z">
            <w:rPr>
              <w:rFonts w:ascii="IRNazanin" w:hAnsi="IRNazanin" w:cs="IRNazanin"/>
              <w:sz w:val="28"/>
              <w:szCs w:val="28"/>
              <w:rtl/>
            </w:rPr>
          </w:rPrChange>
        </w:rPr>
        <w:t xml:space="preserve">او گفت: «دخترم! دختر </w:t>
      </w:r>
      <w:del w:id="3050" w:author="Saeedi, Faiza" w:date="2025-06-29T22:44:00Z">
        <w:r w:rsidR="00BF6FFF" w:rsidRPr="00457BB8" w:rsidDel="00212C78">
          <w:rPr>
            <w:rFonts w:ascii="IRNazanin" w:hAnsi="IRNazanin" w:cs="IRNazanin"/>
            <w:sz w:val="28"/>
            <w:szCs w:val="28"/>
            <w:rtl/>
            <w:rPrChange w:id="3051" w:author="Mohammad Mohammadi" w:date="2025-07-22T21:07:00Z">
              <w:rPr>
                <w:rFonts w:ascii="IRNazanin" w:hAnsi="IRNazanin" w:cs="IRNazanin"/>
                <w:sz w:val="28"/>
                <w:szCs w:val="28"/>
                <w:rtl/>
              </w:rPr>
            </w:rPrChange>
          </w:rPr>
          <w:delText>قهوه‌ا</w:delText>
        </w:r>
        <w:r w:rsidR="00BF6FFF" w:rsidRPr="00457BB8" w:rsidDel="00212C78">
          <w:rPr>
            <w:rFonts w:ascii="IRNazanin" w:hAnsi="IRNazanin" w:cs="IRNazanin" w:hint="cs"/>
            <w:sz w:val="28"/>
            <w:szCs w:val="28"/>
            <w:rtl/>
            <w:rPrChange w:id="3052" w:author="Mohammad Mohammadi" w:date="2025-07-22T21:07:00Z">
              <w:rPr>
                <w:rFonts w:ascii="IRNazanin" w:hAnsi="IRNazanin" w:cs="IRNazanin" w:hint="cs"/>
                <w:sz w:val="28"/>
                <w:szCs w:val="28"/>
                <w:rtl/>
              </w:rPr>
            </w:rPrChange>
          </w:rPr>
          <w:delText>ی</w:delText>
        </w:r>
        <w:r w:rsidRPr="00457BB8" w:rsidDel="00212C78">
          <w:rPr>
            <w:rFonts w:ascii="IRNazanin" w:hAnsi="IRNazanin" w:cs="IRNazanin"/>
            <w:sz w:val="28"/>
            <w:szCs w:val="28"/>
            <w:rtl/>
            <w:rPrChange w:id="3053" w:author="Mohammad Mohammadi" w:date="2025-07-22T21:07:00Z">
              <w:rPr>
                <w:rFonts w:ascii="IRNazanin" w:hAnsi="IRNazanin" w:cs="IRNazanin"/>
                <w:sz w:val="28"/>
                <w:szCs w:val="28"/>
                <w:rtl/>
              </w:rPr>
            </w:rPrChange>
          </w:rPr>
          <w:delText xml:space="preserve"> </w:delText>
        </w:r>
      </w:del>
      <w:ins w:id="3054" w:author="Saeedi, Faiza" w:date="2025-06-29T22:44:00Z">
        <w:r w:rsidR="00212C78" w:rsidRPr="00457BB8">
          <w:rPr>
            <w:rFonts w:ascii="IRNazanin" w:hAnsi="IRNazanin" w:cs="IRNazanin" w:hint="cs"/>
            <w:sz w:val="28"/>
            <w:szCs w:val="28"/>
            <w:rtl/>
            <w:lang w:bidi="fa-IR"/>
            <w:rPrChange w:id="3055" w:author="Mohammad Mohammadi" w:date="2025-07-22T21:07:00Z">
              <w:rPr>
                <w:rFonts w:ascii="IRNazanin" w:hAnsi="IRNazanin" w:cs="IRNazanin" w:hint="cs"/>
                <w:sz w:val="28"/>
                <w:szCs w:val="28"/>
                <w:highlight w:val="green"/>
                <w:rtl/>
                <w:lang w:bidi="fa-IR"/>
              </w:rPr>
            </w:rPrChange>
          </w:rPr>
          <w:t>زرد</w:t>
        </w:r>
        <w:r w:rsidR="00212C78" w:rsidRPr="00457BB8">
          <w:rPr>
            <w:rFonts w:ascii="IRNazanin" w:hAnsi="IRNazanin" w:cs="IRNazanin"/>
            <w:sz w:val="28"/>
            <w:szCs w:val="28"/>
            <w:rtl/>
            <w:lang w:bidi="fa-IR"/>
            <w:rPrChange w:id="3056" w:author="Mohammad Mohammadi" w:date="2025-07-22T21:07:00Z">
              <w:rPr>
                <w:rFonts w:ascii="IRNazanin" w:hAnsi="IRNazanin" w:cs="IRNazanin"/>
                <w:sz w:val="28"/>
                <w:szCs w:val="28"/>
                <w:highlight w:val="green"/>
                <w:rtl/>
                <w:lang w:bidi="fa-IR"/>
              </w:rPr>
            </w:rPrChange>
          </w:rPr>
          <w:t xml:space="preserve"> </w:t>
        </w:r>
        <w:r w:rsidR="00212C78" w:rsidRPr="00457BB8">
          <w:rPr>
            <w:rFonts w:ascii="IRNazanin" w:hAnsi="IRNazanin" w:cs="IRNazanin" w:hint="cs"/>
            <w:sz w:val="28"/>
            <w:szCs w:val="28"/>
            <w:rtl/>
            <w:lang w:bidi="fa-IR"/>
            <w:rPrChange w:id="3057" w:author="Mohammad Mohammadi" w:date="2025-07-22T21:07:00Z">
              <w:rPr>
                <w:rFonts w:ascii="IRNazanin" w:hAnsi="IRNazanin" w:cs="IRNazanin" w:hint="cs"/>
                <w:sz w:val="28"/>
                <w:szCs w:val="28"/>
                <w:highlight w:val="green"/>
                <w:rtl/>
                <w:lang w:bidi="fa-IR"/>
              </w:rPr>
            </w:rPrChange>
          </w:rPr>
          <w:t>رنگ</w:t>
        </w:r>
        <w:r w:rsidR="00212C78" w:rsidRPr="00457BB8">
          <w:rPr>
            <w:rFonts w:ascii="IRNazanin" w:hAnsi="IRNazanin" w:cs="IRNazanin"/>
            <w:sz w:val="28"/>
            <w:szCs w:val="28"/>
            <w:rtl/>
            <w:rPrChange w:id="3058"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rPrChange w:id="3059" w:author="Mohammad Mohammadi" w:date="2025-07-22T21:07:00Z">
            <w:rPr>
              <w:rFonts w:ascii="IRNazanin" w:hAnsi="IRNazanin" w:cs="IRNazanin"/>
              <w:sz w:val="28"/>
              <w:szCs w:val="28"/>
              <w:rtl/>
            </w:rPr>
          </w:rPrChange>
        </w:rPr>
        <w:t xml:space="preserve">خودم!» </w:t>
      </w:r>
      <w:r w:rsidR="00BF6FFF" w:rsidRPr="00457BB8">
        <w:rPr>
          <w:rFonts w:ascii="IRNazanin" w:hAnsi="IRNazanin" w:cs="IRNazanin"/>
          <w:sz w:val="28"/>
          <w:szCs w:val="28"/>
          <w:rtl/>
          <w:rPrChange w:id="3060" w:author="Mohammad Mohammadi" w:date="2025-07-22T21:07:00Z">
            <w:rPr>
              <w:rFonts w:ascii="IRNazanin" w:hAnsi="IRNazanin" w:cs="IRNazanin"/>
              <w:sz w:val="28"/>
              <w:szCs w:val="28"/>
              <w:rtl/>
            </w:rPr>
          </w:rPrChange>
        </w:rPr>
        <w:t xml:space="preserve">ـ </w:t>
      </w:r>
      <w:r w:rsidRPr="00457BB8">
        <w:rPr>
          <w:rFonts w:ascii="IRNazanin" w:hAnsi="IRNazanin" w:cs="IRNazanin"/>
          <w:sz w:val="28"/>
          <w:szCs w:val="28"/>
          <w:rtl/>
          <w:rPrChange w:id="3061" w:author="Mohammad Mohammadi" w:date="2025-07-22T21:07:00Z">
            <w:rPr>
              <w:rFonts w:ascii="IRNazanin" w:hAnsi="IRNazanin" w:cs="IRNazanin"/>
              <w:sz w:val="28"/>
              <w:szCs w:val="28"/>
              <w:rtl/>
            </w:rPr>
          </w:rPrChange>
        </w:rPr>
        <w:t>ش</w:t>
      </w:r>
      <w:r w:rsidR="00BF6FFF" w:rsidRPr="00457BB8">
        <w:rPr>
          <w:rFonts w:ascii="IRNazanin" w:hAnsi="IRNazanin" w:cs="IRNazanin"/>
          <w:sz w:val="28"/>
          <w:szCs w:val="28"/>
          <w:rtl/>
          <w:rPrChange w:id="306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63" w:author="Mohammad Mohammadi" w:date="2025-07-22T21:07:00Z">
            <w:rPr>
              <w:rFonts w:ascii="IRNazanin" w:hAnsi="IRNazanin" w:cs="IRNazanin"/>
              <w:sz w:val="28"/>
              <w:szCs w:val="28"/>
              <w:rtl/>
            </w:rPr>
          </w:rPrChange>
        </w:rPr>
        <w:t xml:space="preserve">راپ موهای </w:t>
      </w:r>
      <w:del w:id="3064" w:author="Saeedi, Faiza" w:date="2025-06-29T22:44:00Z">
        <w:r w:rsidR="00BF6FFF" w:rsidRPr="00457BB8" w:rsidDel="00212C78">
          <w:rPr>
            <w:rFonts w:ascii="IRNazanin" w:hAnsi="IRNazanin" w:cs="IRNazanin"/>
            <w:sz w:val="28"/>
            <w:szCs w:val="28"/>
            <w:rtl/>
            <w:rPrChange w:id="3065" w:author="Mohammad Mohammadi" w:date="2025-07-22T21:07:00Z">
              <w:rPr>
                <w:rFonts w:ascii="IRNazanin" w:hAnsi="IRNazanin" w:cs="IRNazanin"/>
                <w:sz w:val="28"/>
                <w:szCs w:val="28"/>
                <w:rtl/>
              </w:rPr>
            </w:rPrChange>
          </w:rPr>
          <w:delText>قهوه‌ای</w:delText>
        </w:r>
        <w:r w:rsidRPr="00457BB8" w:rsidDel="00212C78">
          <w:rPr>
            <w:rFonts w:ascii="IRNazanin" w:hAnsi="IRNazanin" w:cs="IRNazanin"/>
            <w:sz w:val="28"/>
            <w:szCs w:val="28"/>
            <w:rtl/>
            <w:rPrChange w:id="3066" w:author="Mohammad Mohammadi" w:date="2025-07-22T21:07:00Z">
              <w:rPr>
                <w:rFonts w:ascii="IRNazanin" w:hAnsi="IRNazanin" w:cs="IRNazanin"/>
                <w:sz w:val="28"/>
                <w:szCs w:val="28"/>
                <w:rtl/>
              </w:rPr>
            </w:rPrChange>
          </w:rPr>
          <w:delText xml:space="preserve"> </w:delText>
        </w:r>
      </w:del>
      <w:ins w:id="3067" w:author="Saeedi, Faiza" w:date="2025-06-29T22:44:00Z">
        <w:r w:rsidR="00212C78" w:rsidRPr="00457BB8">
          <w:rPr>
            <w:rFonts w:ascii="IRNazanin" w:hAnsi="IRNazanin" w:cs="IRNazanin" w:hint="cs"/>
            <w:sz w:val="28"/>
            <w:szCs w:val="28"/>
            <w:rtl/>
            <w:rPrChange w:id="3068" w:author="Mohammad Mohammadi" w:date="2025-07-22T21:07:00Z">
              <w:rPr>
                <w:rFonts w:ascii="IRNazanin" w:hAnsi="IRNazanin" w:cs="IRNazanin" w:hint="cs"/>
                <w:sz w:val="28"/>
                <w:szCs w:val="28"/>
                <w:rtl/>
              </w:rPr>
            </w:rPrChange>
          </w:rPr>
          <w:t>بلوند</w:t>
        </w:r>
        <w:r w:rsidR="00212C78" w:rsidRPr="00457BB8">
          <w:rPr>
            <w:rFonts w:ascii="IRNazanin" w:hAnsi="IRNazanin" w:cs="IRNazanin"/>
            <w:sz w:val="28"/>
            <w:szCs w:val="28"/>
            <w:rtl/>
            <w:rPrChange w:id="3069" w:author="Mohammad Mohammadi" w:date="2025-07-22T21:07:00Z">
              <w:rPr>
                <w:rFonts w:ascii="IRNazanin" w:hAnsi="IRNazanin" w:cs="IRNazanin"/>
                <w:sz w:val="28"/>
                <w:szCs w:val="28"/>
                <w:rtl/>
              </w:rPr>
            </w:rPrChange>
          </w:rPr>
          <w:t xml:space="preserve"> </w:t>
        </w:r>
      </w:ins>
      <w:r w:rsidRPr="00457BB8">
        <w:rPr>
          <w:rFonts w:ascii="IRNazanin" w:hAnsi="IRNazanin" w:cs="IRNazanin"/>
          <w:sz w:val="28"/>
          <w:szCs w:val="28"/>
          <w:rtl/>
          <w:rPrChange w:id="3070" w:author="Mohammad Mohammadi" w:date="2025-07-22T21:07:00Z">
            <w:rPr>
              <w:rFonts w:ascii="IRNazanin" w:hAnsi="IRNazanin" w:cs="IRNazanin"/>
              <w:sz w:val="28"/>
              <w:szCs w:val="28"/>
              <w:rtl/>
            </w:rPr>
          </w:rPrChange>
        </w:rPr>
        <w:t xml:space="preserve">داشت. وقتی او مرد، نازو بیمار شد و </w:t>
      </w:r>
      <w:r w:rsidR="00BF6FFF" w:rsidRPr="00457BB8">
        <w:rPr>
          <w:rFonts w:ascii="IRNazanin" w:hAnsi="IRNazanin" w:cs="IRNazanin"/>
          <w:sz w:val="28"/>
          <w:szCs w:val="28"/>
          <w:rtl/>
          <w:rPrChange w:id="3071" w:author="Mohammad Mohammadi" w:date="2025-07-22T21:07:00Z">
            <w:rPr>
              <w:rFonts w:ascii="IRNazanin" w:hAnsi="IRNazanin" w:cs="IRNazanin"/>
              <w:sz w:val="28"/>
              <w:szCs w:val="28"/>
              <w:rtl/>
            </w:rPr>
          </w:rPrChange>
        </w:rPr>
        <w:t>پژمرده شد</w:t>
      </w:r>
      <w:r w:rsidRPr="00457BB8">
        <w:rPr>
          <w:rFonts w:ascii="IRNazanin" w:hAnsi="IRNazanin" w:cs="IRNazanin"/>
          <w:sz w:val="28"/>
          <w:szCs w:val="28"/>
          <w:rtl/>
          <w:rPrChange w:id="3072" w:author="Mohammad Mohammadi" w:date="2025-07-22T21:07:00Z">
            <w:rPr>
              <w:rFonts w:ascii="IRNazanin" w:hAnsi="IRNazanin" w:cs="IRNazanin"/>
              <w:sz w:val="28"/>
              <w:szCs w:val="28"/>
              <w:rtl/>
            </w:rPr>
          </w:rPrChange>
        </w:rPr>
        <w:t xml:space="preserve">؛ قلبش شکسته بود. </w:t>
      </w:r>
      <w:r w:rsidR="00921BA3" w:rsidRPr="00457BB8">
        <w:rPr>
          <w:rFonts w:ascii="IRNazanin" w:hAnsi="IRNazanin" w:cs="IRNazanin"/>
          <w:sz w:val="28"/>
          <w:szCs w:val="28"/>
          <w:rtl/>
          <w:rPrChange w:id="3073" w:author="Mohammad Mohammadi" w:date="2025-07-22T21:07:00Z">
            <w:rPr>
              <w:rFonts w:ascii="IRNazanin" w:hAnsi="IRNazanin" w:cs="IRNazanin"/>
              <w:sz w:val="28"/>
              <w:szCs w:val="28"/>
              <w:rtl/>
            </w:rPr>
          </w:rPrChange>
        </w:rPr>
        <w:t xml:space="preserve">نازو </w:t>
      </w:r>
      <w:r w:rsidRPr="00457BB8">
        <w:rPr>
          <w:rFonts w:ascii="IRNazanin" w:hAnsi="IRNazanin" w:cs="IRNazanin"/>
          <w:sz w:val="28"/>
          <w:szCs w:val="28"/>
          <w:rtl/>
          <w:rPrChange w:id="3074" w:author="Mohammad Mohammadi" w:date="2025-07-22T21:07:00Z">
            <w:rPr>
              <w:rFonts w:ascii="IRNazanin" w:hAnsi="IRNazanin" w:cs="IRNazanin"/>
              <w:sz w:val="28"/>
              <w:szCs w:val="28"/>
              <w:rtl/>
            </w:rPr>
          </w:rPrChange>
        </w:rPr>
        <w:t xml:space="preserve">در </w:t>
      </w:r>
      <w:r w:rsidR="00BF6FFF" w:rsidRPr="00457BB8">
        <w:rPr>
          <w:rFonts w:ascii="IRNazanin" w:hAnsi="IRNazanin" w:cs="IRNazanin"/>
          <w:sz w:val="28"/>
          <w:szCs w:val="28"/>
          <w:rtl/>
          <w:rPrChange w:id="3075" w:author="Mohammad Mohammadi" w:date="2025-07-22T21:07:00Z">
            <w:rPr>
              <w:rFonts w:ascii="IRNazanin" w:hAnsi="IRNazanin" w:cs="IRNazanin"/>
              <w:sz w:val="28"/>
              <w:szCs w:val="28"/>
              <w:rtl/>
            </w:rPr>
          </w:rPrChange>
        </w:rPr>
        <w:t xml:space="preserve">خزان </w:t>
      </w:r>
      <w:r w:rsidR="00921BA3" w:rsidRPr="00457BB8">
        <w:rPr>
          <w:rFonts w:ascii="IRNazanin" w:hAnsi="IRNazanin" w:cs="IRNazanin"/>
          <w:sz w:val="28"/>
          <w:szCs w:val="28"/>
          <w:rtl/>
          <w:rPrChange w:id="3076" w:author="Mohammad Mohammadi" w:date="2025-07-22T21:07:00Z">
            <w:rPr>
              <w:rFonts w:ascii="IRNazanin" w:hAnsi="IRNazanin" w:cs="IRNazanin"/>
              <w:sz w:val="28"/>
              <w:szCs w:val="28"/>
              <w:rtl/>
            </w:rPr>
          </w:rPrChange>
        </w:rPr>
        <w:t>فوت کرد</w:t>
      </w:r>
      <w:r w:rsidR="00961E7E" w:rsidRPr="00457BB8">
        <w:rPr>
          <w:rFonts w:ascii="IRNazanin" w:hAnsi="IRNazanin" w:cs="IRNazanin"/>
          <w:sz w:val="28"/>
          <w:szCs w:val="28"/>
          <w:rtl/>
          <w:rPrChange w:id="307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078" w:author="Mohammad Mohammadi" w:date="2025-07-22T21:07:00Z">
            <w:rPr>
              <w:rFonts w:ascii="IRNazanin" w:hAnsi="IRNazanin" w:cs="IRNazanin"/>
              <w:sz w:val="28"/>
              <w:szCs w:val="28"/>
              <w:rtl/>
            </w:rPr>
          </w:rPrChange>
        </w:rPr>
        <w:t xml:space="preserve"> وقتی قوچ‌ها را بین میش‌ها رها می‌کنیم، آن زمان</w:t>
      </w:r>
      <w:r w:rsidR="00921BA3" w:rsidRPr="00457BB8">
        <w:rPr>
          <w:rFonts w:ascii="IRNazanin" w:hAnsi="IRNazanin" w:cs="IRNazanin"/>
          <w:sz w:val="28"/>
          <w:szCs w:val="28"/>
          <w:rtl/>
          <w:rPrChange w:id="3079" w:author="Mohammad Mohammadi" w:date="2025-07-22T21:07:00Z">
            <w:rPr>
              <w:rFonts w:ascii="IRNazanin" w:hAnsi="IRNazanin" w:cs="IRNazanin"/>
              <w:sz w:val="28"/>
              <w:szCs w:val="28"/>
              <w:rtl/>
            </w:rPr>
          </w:rPrChange>
        </w:rPr>
        <w:t xml:space="preserve"> مرگ</w:t>
      </w:r>
      <w:r w:rsidRPr="00457BB8">
        <w:rPr>
          <w:rFonts w:ascii="IRNazanin" w:hAnsi="IRNazanin" w:cs="IRNazanin"/>
          <w:sz w:val="28"/>
          <w:szCs w:val="28"/>
          <w:rtl/>
          <w:rPrChange w:id="3080" w:author="Mohammad Mohammadi" w:date="2025-07-22T21:07:00Z">
            <w:rPr>
              <w:rFonts w:ascii="IRNazanin" w:hAnsi="IRNazanin" w:cs="IRNazanin"/>
              <w:sz w:val="28"/>
              <w:szCs w:val="28"/>
              <w:rtl/>
            </w:rPr>
          </w:rPrChange>
        </w:rPr>
        <w:t xml:space="preserve"> نازو </w:t>
      </w:r>
      <w:r w:rsidR="00921BA3" w:rsidRPr="00457BB8">
        <w:rPr>
          <w:rFonts w:ascii="IRNazanin" w:hAnsi="IRNazanin" w:cs="IRNazanin"/>
          <w:sz w:val="28"/>
          <w:szCs w:val="28"/>
          <w:rtl/>
          <w:rPrChange w:id="3081" w:author="Mohammad Mohammadi" w:date="2025-07-22T21:07:00Z">
            <w:rPr>
              <w:rFonts w:ascii="IRNazanin" w:hAnsi="IRNazanin" w:cs="IRNazanin"/>
              <w:sz w:val="28"/>
              <w:szCs w:val="28"/>
              <w:rtl/>
            </w:rPr>
          </w:rPrChange>
        </w:rPr>
        <w:t>فرا رسید</w:t>
      </w:r>
      <w:r w:rsidRPr="00457BB8">
        <w:rPr>
          <w:rFonts w:ascii="IRNazanin" w:hAnsi="IRNazanin" w:cs="IRNazanin"/>
          <w:sz w:val="28"/>
          <w:szCs w:val="28"/>
          <w:rtl/>
          <w:rPrChange w:id="3082" w:author="Mohammad Mohammadi" w:date="2025-07-22T21:07:00Z">
            <w:rPr>
              <w:rFonts w:ascii="IRNazanin" w:hAnsi="IRNazanin" w:cs="IRNazanin"/>
              <w:sz w:val="28"/>
              <w:szCs w:val="28"/>
              <w:rtl/>
            </w:rPr>
          </w:rPrChange>
        </w:rPr>
        <w:t xml:space="preserve">. او زن بسیار خوبی بود. </w:t>
      </w:r>
      <w:r w:rsidR="00921BA3" w:rsidRPr="00457BB8">
        <w:rPr>
          <w:rFonts w:ascii="IRNazanin" w:hAnsi="IRNazanin" w:cs="IRNazanin"/>
          <w:sz w:val="28"/>
          <w:szCs w:val="28"/>
          <w:rtl/>
          <w:rPrChange w:id="3083" w:author="Mohammad Mohammadi" w:date="2025-07-22T21:07:00Z">
            <w:rPr>
              <w:rFonts w:ascii="IRNazanin" w:hAnsi="IRNazanin" w:cs="IRNazanin"/>
              <w:sz w:val="28"/>
              <w:szCs w:val="28"/>
              <w:rtl/>
            </w:rPr>
          </w:rPrChange>
        </w:rPr>
        <w:t xml:space="preserve">برخلاف پاکیزه، </w:t>
      </w:r>
      <w:r w:rsidRPr="00457BB8">
        <w:rPr>
          <w:rFonts w:ascii="IRNazanin" w:hAnsi="IRNazanin" w:cs="IRNazanin"/>
          <w:sz w:val="28"/>
          <w:szCs w:val="28"/>
          <w:rtl/>
          <w:rPrChange w:id="3084" w:author="Mohammad Mohammadi" w:date="2025-07-22T21:07:00Z">
            <w:rPr>
              <w:rFonts w:ascii="IRNazanin" w:hAnsi="IRNazanin" w:cs="IRNazanin"/>
              <w:sz w:val="28"/>
              <w:szCs w:val="28"/>
              <w:rtl/>
            </w:rPr>
          </w:rPrChange>
        </w:rPr>
        <w:t>من با او خیلی صمیمی بودم</w:t>
      </w:r>
      <w:r w:rsidR="00921BA3" w:rsidRPr="00457BB8">
        <w:rPr>
          <w:rFonts w:ascii="IRNazanin" w:hAnsi="IRNazanin" w:cs="IRNazanin"/>
          <w:sz w:val="28"/>
          <w:szCs w:val="28"/>
          <w:rtl/>
          <w:rPrChange w:id="3085" w:author="Mohammad Mohammadi" w:date="2025-07-22T21:07:00Z">
            <w:rPr>
              <w:rFonts w:ascii="IRNazanin" w:hAnsi="IRNazanin" w:cs="IRNazanin"/>
              <w:sz w:val="28"/>
              <w:szCs w:val="28"/>
              <w:rtl/>
            </w:rPr>
          </w:rPrChange>
        </w:rPr>
        <w:t>.</w:t>
      </w:r>
    </w:p>
    <w:p w14:paraId="10E9263D" w14:textId="35CCCB67" w:rsidR="00E75CEB" w:rsidRPr="00457BB8" w:rsidRDefault="005F47A6" w:rsidP="00E75CEB">
      <w:pPr>
        <w:bidi/>
        <w:jc w:val="both"/>
        <w:rPr>
          <w:rFonts w:ascii="IRNazanin" w:hAnsi="IRNazanin" w:cs="IRNazanin"/>
          <w:sz w:val="28"/>
          <w:szCs w:val="28"/>
          <w:rtl/>
          <w:lang w:bidi="fa-IR"/>
          <w:rPrChange w:id="3086"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3087" w:author="Mohammad Mohammadi" w:date="2025-07-22T21:07:00Z">
            <w:rPr>
              <w:rFonts w:ascii="IRNazanin" w:hAnsi="IRNazanin" w:cs="IRNazanin"/>
              <w:sz w:val="28"/>
              <w:szCs w:val="28"/>
              <w:rtl/>
            </w:rPr>
          </w:rPrChange>
        </w:rPr>
        <w:t>عادت داشتیم تا همه</w:t>
      </w:r>
      <w:r w:rsidR="00CA2FD8" w:rsidRPr="00457BB8">
        <w:rPr>
          <w:rFonts w:ascii="IRNazanin" w:hAnsi="IRNazanin" w:cs="IRNazanin"/>
          <w:sz w:val="28"/>
          <w:szCs w:val="28"/>
          <w:rtl/>
          <w:rPrChange w:id="3088"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089" w:author="Mohammad Mohammadi" w:date="2025-07-22T21:07:00Z">
            <w:rPr>
              <w:rFonts w:ascii="IRNazanin" w:hAnsi="IRNazanin" w:cs="IRNazanin"/>
              <w:sz w:val="28"/>
              <w:szCs w:val="28"/>
              <w:rtl/>
            </w:rPr>
          </w:rPrChange>
        </w:rPr>
        <w:t xml:space="preserve">به </w:t>
      </w:r>
      <w:r w:rsidR="00CA2FD8" w:rsidRPr="00457BB8">
        <w:rPr>
          <w:rFonts w:ascii="IRNazanin" w:hAnsi="IRNazanin" w:cs="IRNazanin"/>
          <w:sz w:val="28"/>
          <w:szCs w:val="28"/>
          <w:rtl/>
          <w:rPrChange w:id="3090" w:author="Mohammad Mohammadi" w:date="2025-07-22T21:07:00Z">
            <w:rPr>
              <w:rFonts w:ascii="IRNazanin" w:hAnsi="IRNazanin" w:cs="IRNazanin"/>
              <w:sz w:val="28"/>
              <w:szCs w:val="28"/>
              <w:rtl/>
            </w:rPr>
          </w:rPrChange>
        </w:rPr>
        <w:t xml:space="preserve">کوهستان </w:t>
      </w:r>
      <w:r w:rsidRPr="00457BB8">
        <w:rPr>
          <w:rFonts w:ascii="IRNazanin" w:hAnsi="IRNazanin" w:cs="IRNazanin"/>
          <w:sz w:val="28"/>
          <w:szCs w:val="28"/>
          <w:rtl/>
          <w:rPrChange w:id="3091" w:author="Mohammad Mohammadi" w:date="2025-07-22T21:07:00Z">
            <w:rPr>
              <w:rFonts w:ascii="IRNazanin" w:hAnsi="IRNazanin" w:cs="IRNazanin"/>
              <w:sz w:val="28"/>
              <w:szCs w:val="28"/>
              <w:rtl/>
            </w:rPr>
          </w:rPrChange>
        </w:rPr>
        <w:t>برویم</w:t>
      </w:r>
      <w:r w:rsidR="00CA2FD8" w:rsidRPr="00457BB8">
        <w:rPr>
          <w:rFonts w:ascii="IRNazanin" w:hAnsi="IRNazanin" w:cs="IRNazanin"/>
          <w:sz w:val="28"/>
          <w:szCs w:val="28"/>
          <w:rtl/>
          <w:rPrChange w:id="3092" w:author="Mohammad Mohammadi" w:date="2025-07-22T21:07:00Z">
            <w:rPr>
              <w:rFonts w:ascii="IRNazanin" w:hAnsi="IRNazanin" w:cs="IRNazanin"/>
              <w:sz w:val="28"/>
              <w:szCs w:val="28"/>
              <w:rtl/>
            </w:rPr>
          </w:rPrChange>
        </w:rPr>
        <w:t xml:space="preserve">؛ اما بعد از تولد منان، پاکیزه تابستان </w:t>
      </w:r>
      <w:r w:rsidRPr="00457BB8">
        <w:rPr>
          <w:rFonts w:ascii="IRNazanin" w:hAnsi="IRNazanin" w:cs="IRNazanin"/>
          <w:sz w:val="28"/>
          <w:szCs w:val="28"/>
          <w:rtl/>
          <w:rPrChange w:id="3093" w:author="Mohammad Mohammadi" w:date="2025-07-22T21:07:00Z">
            <w:rPr>
              <w:rFonts w:ascii="IRNazanin" w:hAnsi="IRNazanin" w:cs="IRNazanin"/>
              <w:sz w:val="28"/>
              <w:szCs w:val="28"/>
              <w:rtl/>
            </w:rPr>
          </w:rPrChange>
        </w:rPr>
        <w:t xml:space="preserve">را </w:t>
      </w:r>
      <w:r w:rsidR="00CA2FD8" w:rsidRPr="00457BB8">
        <w:rPr>
          <w:rFonts w:ascii="IRNazanin" w:hAnsi="IRNazanin" w:cs="IRNazanin"/>
          <w:sz w:val="28"/>
          <w:szCs w:val="28"/>
          <w:rtl/>
          <w:rPrChange w:id="3094" w:author="Mohammad Mohammadi" w:date="2025-07-22T21:07:00Z">
            <w:rPr>
              <w:rFonts w:ascii="IRNazanin" w:hAnsi="IRNazanin" w:cs="IRNazanin"/>
              <w:sz w:val="28"/>
              <w:szCs w:val="28"/>
              <w:rtl/>
            </w:rPr>
          </w:rPrChange>
        </w:rPr>
        <w:t xml:space="preserve">در </w:t>
      </w:r>
      <w:r w:rsidRPr="00457BB8">
        <w:rPr>
          <w:rFonts w:ascii="IRNazanin" w:hAnsi="IRNazanin" w:cs="IRNazanin"/>
          <w:sz w:val="28"/>
          <w:szCs w:val="28"/>
          <w:rtl/>
          <w:rPrChange w:id="3095" w:author="Mohammad Mohammadi" w:date="2025-07-22T21:07:00Z">
            <w:rPr>
              <w:rFonts w:ascii="IRNazanin" w:hAnsi="IRNazanin" w:cs="IRNazanin"/>
              <w:sz w:val="28"/>
              <w:szCs w:val="28"/>
              <w:rtl/>
            </w:rPr>
          </w:rPrChange>
        </w:rPr>
        <w:t xml:space="preserve">قریه </w:t>
      </w:r>
      <w:r w:rsidR="00CA2FD8" w:rsidRPr="00457BB8">
        <w:rPr>
          <w:rFonts w:ascii="IRNazanin" w:hAnsi="IRNazanin" w:cs="IRNazanin"/>
          <w:sz w:val="28"/>
          <w:szCs w:val="28"/>
          <w:rtl/>
          <w:rPrChange w:id="3096" w:author="Mohammad Mohammadi" w:date="2025-07-22T21:07:00Z">
            <w:rPr>
              <w:rFonts w:ascii="IRNazanin" w:hAnsi="IRNazanin" w:cs="IRNazanin"/>
              <w:sz w:val="28"/>
              <w:szCs w:val="28"/>
              <w:rtl/>
            </w:rPr>
          </w:rPrChange>
        </w:rPr>
        <w:t xml:space="preserve">ماند. </w:t>
      </w:r>
      <w:r w:rsidR="00FF3A3B" w:rsidRPr="00457BB8">
        <w:rPr>
          <w:rFonts w:ascii="IRNazanin" w:hAnsi="IRNazanin" w:cs="IRNazanin"/>
          <w:sz w:val="28"/>
          <w:szCs w:val="28"/>
          <w:rtl/>
          <w:rPrChange w:id="3097" w:author="Mohammad Mohammadi" w:date="2025-07-22T21:07:00Z">
            <w:rPr>
              <w:rFonts w:ascii="IRNazanin" w:hAnsi="IRNazanin" w:cs="IRNazanin"/>
              <w:sz w:val="28"/>
              <w:szCs w:val="28"/>
              <w:rtl/>
            </w:rPr>
          </w:rPrChange>
        </w:rPr>
        <w:t xml:space="preserve">به او </w:t>
      </w:r>
      <w:r w:rsidR="00CA2FD8" w:rsidRPr="00457BB8">
        <w:rPr>
          <w:rFonts w:ascii="IRNazanin" w:hAnsi="IRNazanin" w:cs="IRNazanin"/>
          <w:sz w:val="28"/>
          <w:szCs w:val="28"/>
          <w:rtl/>
          <w:rPrChange w:id="3098" w:author="Mohammad Mohammadi" w:date="2025-07-22T21:07:00Z">
            <w:rPr>
              <w:rFonts w:ascii="IRNazanin" w:hAnsi="IRNazanin" w:cs="IRNazanin"/>
              <w:sz w:val="28"/>
              <w:szCs w:val="28"/>
              <w:rtl/>
            </w:rPr>
          </w:rPrChange>
        </w:rPr>
        <w:t xml:space="preserve">گفتم: «چرا </w:t>
      </w:r>
      <w:r w:rsidR="00E75CEB" w:rsidRPr="00457BB8">
        <w:rPr>
          <w:rFonts w:ascii="IRNazanin" w:hAnsi="IRNazanin" w:cs="IRNazanin"/>
          <w:sz w:val="28"/>
          <w:szCs w:val="28"/>
          <w:rtl/>
          <w:rPrChange w:id="3099" w:author="Mohammad Mohammadi" w:date="2025-07-22T21:07:00Z">
            <w:rPr>
              <w:rFonts w:ascii="IRNazanin" w:hAnsi="IRNazanin" w:cs="IRNazanin"/>
              <w:sz w:val="28"/>
              <w:szCs w:val="28"/>
              <w:rtl/>
            </w:rPr>
          </w:rPrChange>
        </w:rPr>
        <w:t xml:space="preserve">همراه </w:t>
      </w:r>
      <w:r w:rsidR="00CA2FD8" w:rsidRPr="00457BB8">
        <w:rPr>
          <w:rFonts w:ascii="IRNazanin" w:hAnsi="IRNazanin" w:cs="IRNazanin"/>
          <w:sz w:val="28"/>
          <w:szCs w:val="28"/>
          <w:rtl/>
          <w:rPrChange w:id="3100" w:author="Mohammad Mohammadi" w:date="2025-07-22T21:07:00Z">
            <w:rPr>
              <w:rFonts w:ascii="IRNazanin" w:hAnsi="IRNazanin" w:cs="IRNazanin"/>
              <w:sz w:val="28"/>
              <w:szCs w:val="28"/>
              <w:rtl/>
            </w:rPr>
          </w:rPrChange>
        </w:rPr>
        <w:t xml:space="preserve">تومان نمی‌روی؟ خدا را شکر، تو تازه ازدواج کرده‌ای، در حالی که من </w:t>
      </w:r>
      <w:r w:rsidR="00E75CEB" w:rsidRPr="00457BB8">
        <w:rPr>
          <w:rFonts w:ascii="IRNazanin" w:hAnsi="IRNazanin" w:cs="IRNazanin"/>
          <w:sz w:val="28"/>
          <w:szCs w:val="28"/>
          <w:rtl/>
          <w:rPrChange w:id="3101" w:author="Mohammad Mohammadi" w:date="2025-07-22T21:07:00Z">
            <w:rPr>
              <w:rFonts w:ascii="IRNazanin" w:hAnsi="IRNazanin" w:cs="IRNazanin"/>
              <w:sz w:val="28"/>
              <w:szCs w:val="28"/>
              <w:rtl/>
            </w:rPr>
          </w:rPrChange>
        </w:rPr>
        <w:t xml:space="preserve">دیگر </w:t>
      </w:r>
      <w:r w:rsidR="00CA2FD8" w:rsidRPr="00457BB8">
        <w:rPr>
          <w:rFonts w:ascii="IRNazanin" w:hAnsi="IRNazanin" w:cs="IRNazanin"/>
          <w:sz w:val="28"/>
          <w:szCs w:val="28"/>
          <w:rtl/>
          <w:rPrChange w:id="3102" w:author="Mohammad Mohammadi" w:date="2025-07-22T21:07:00Z">
            <w:rPr>
              <w:rFonts w:ascii="IRNazanin" w:hAnsi="IRNazanin" w:cs="IRNazanin"/>
              <w:sz w:val="28"/>
              <w:szCs w:val="28"/>
              <w:rtl/>
            </w:rPr>
          </w:rPrChange>
        </w:rPr>
        <w:t>پیر شده‌ام»</w:t>
      </w:r>
      <w:r w:rsidRPr="00457BB8">
        <w:rPr>
          <w:rFonts w:ascii="IRNazanin" w:hAnsi="IRNazanin" w:cs="IRNazanin"/>
          <w:sz w:val="28"/>
          <w:szCs w:val="28"/>
          <w:rtl/>
          <w:rPrChange w:id="3103" w:author="Mohammad Mohammadi" w:date="2025-07-22T21:07:00Z">
            <w:rPr>
              <w:rFonts w:ascii="IRNazanin" w:hAnsi="IRNazanin" w:cs="IRNazanin"/>
              <w:sz w:val="28"/>
              <w:szCs w:val="28"/>
              <w:rtl/>
            </w:rPr>
          </w:rPrChange>
        </w:rPr>
        <w:t>.</w:t>
      </w:r>
      <w:r w:rsidR="00CA2FD8" w:rsidRPr="00457BB8">
        <w:rPr>
          <w:rFonts w:ascii="IRNazanin" w:hAnsi="IRNazanin" w:cs="IRNazanin"/>
          <w:sz w:val="28"/>
          <w:szCs w:val="28"/>
          <w:rtl/>
          <w:rPrChange w:id="3104" w:author="Mohammad Mohammadi" w:date="2025-07-22T21:07:00Z">
            <w:rPr>
              <w:rFonts w:ascii="IRNazanin" w:hAnsi="IRNazanin" w:cs="IRNazanin"/>
              <w:sz w:val="28"/>
              <w:szCs w:val="28"/>
              <w:rtl/>
            </w:rPr>
          </w:rPrChange>
        </w:rPr>
        <w:t xml:space="preserve"> او گفت: «بگذار او برود، من می‌مانم»</w:t>
      </w:r>
      <w:r w:rsidR="00961E7E" w:rsidRPr="00457BB8">
        <w:rPr>
          <w:rFonts w:ascii="IRNazanin" w:hAnsi="IRNazanin" w:cs="IRNazanin"/>
          <w:sz w:val="28"/>
          <w:szCs w:val="28"/>
          <w:rtl/>
          <w:rPrChange w:id="3105" w:author="Mohammad Mohammadi" w:date="2025-07-22T21:07:00Z">
            <w:rPr>
              <w:rFonts w:ascii="IRNazanin" w:hAnsi="IRNazanin" w:cs="IRNazanin"/>
              <w:sz w:val="28"/>
              <w:szCs w:val="28"/>
              <w:rtl/>
            </w:rPr>
          </w:rPrChange>
        </w:rPr>
        <w:t>.</w:t>
      </w:r>
      <w:r w:rsidR="00CA2FD8" w:rsidRPr="00457BB8">
        <w:rPr>
          <w:rFonts w:ascii="IRNazanin" w:hAnsi="IRNazanin" w:cs="IRNazanin"/>
          <w:sz w:val="28"/>
          <w:szCs w:val="28"/>
          <w:rtl/>
          <w:rPrChange w:id="3106" w:author="Mohammad Mohammadi" w:date="2025-07-22T21:07:00Z">
            <w:rPr>
              <w:rFonts w:ascii="IRNazanin" w:hAnsi="IRNazanin" w:cs="IRNazanin"/>
              <w:sz w:val="28"/>
              <w:szCs w:val="28"/>
              <w:rtl/>
            </w:rPr>
          </w:rPrChange>
        </w:rPr>
        <w:t xml:space="preserve"> او نرفت، </w:t>
      </w:r>
      <w:r w:rsidR="00961E7E" w:rsidRPr="00457BB8">
        <w:rPr>
          <w:rFonts w:ascii="IRNazanin" w:hAnsi="IRNazanin" w:cs="IRNazanin" w:hint="cs"/>
          <w:sz w:val="28"/>
          <w:szCs w:val="28"/>
          <w:rtl/>
          <w:rPrChange w:id="3107" w:author="Mohammad Mohammadi" w:date="2025-07-22T21:07:00Z">
            <w:rPr>
              <w:rFonts w:ascii="IRNazanin" w:hAnsi="IRNazanin" w:cs="IRNazanin" w:hint="cs"/>
              <w:sz w:val="28"/>
              <w:szCs w:val="28"/>
              <w:rtl/>
            </w:rPr>
          </w:rPrChange>
        </w:rPr>
        <w:t>برای</w:t>
      </w:r>
      <w:r w:rsidR="00961E7E" w:rsidRPr="00457BB8">
        <w:rPr>
          <w:rFonts w:ascii="IRNazanin" w:hAnsi="IRNazanin" w:cs="IRNazanin"/>
          <w:sz w:val="28"/>
          <w:szCs w:val="28"/>
          <w:rtl/>
          <w:rPrChange w:id="3108" w:author="Mohammad Mohammadi" w:date="2025-07-22T21:07:00Z">
            <w:rPr>
              <w:rFonts w:ascii="IRNazanin" w:hAnsi="IRNazanin" w:cs="IRNazanin"/>
              <w:sz w:val="28"/>
              <w:szCs w:val="28"/>
              <w:rtl/>
            </w:rPr>
          </w:rPrChange>
        </w:rPr>
        <w:t xml:space="preserve"> </w:t>
      </w:r>
      <w:r w:rsidR="00961E7E" w:rsidRPr="00457BB8">
        <w:rPr>
          <w:rFonts w:ascii="IRNazanin" w:hAnsi="IRNazanin" w:cs="IRNazanin" w:hint="cs"/>
          <w:sz w:val="28"/>
          <w:szCs w:val="28"/>
          <w:rtl/>
          <w:rPrChange w:id="3109" w:author="Mohammad Mohammadi" w:date="2025-07-22T21:07:00Z">
            <w:rPr>
              <w:rFonts w:ascii="IRNazanin" w:hAnsi="IRNazanin" w:cs="IRNazanin" w:hint="cs"/>
              <w:sz w:val="28"/>
              <w:szCs w:val="28"/>
              <w:rtl/>
            </w:rPr>
          </w:rPrChange>
        </w:rPr>
        <w:t>همین</w:t>
      </w:r>
      <w:r w:rsidR="00CA2FD8" w:rsidRPr="00457BB8">
        <w:rPr>
          <w:rFonts w:ascii="IRNazanin" w:hAnsi="IRNazanin" w:cs="IRNazanin"/>
          <w:sz w:val="28"/>
          <w:szCs w:val="28"/>
          <w:rtl/>
          <w:rPrChange w:id="3110" w:author="Mohammad Mohammadi" w:date="2025-07-22T21:07:00Z">
            <w:rPr>
              <w:rFonts w:ascii="IRNazanin" w:hAnsi="IRNazanin" w:cs="IRNazanin"/>
              <w:sz w:val="28"/>
              <w:szCs w:val="28"/>
              <w:rtl/>
            </w:rPr>
          </w:rPrChange>
        </w:rPr>
        <w:t xml:space="preserve"> من رفتم. او در خانه با پدرش</w:t>
      </w:r>
      <w:r w:rsidR="00E75CEB" w:rsidRPr="00457BB8">
        <w:rPr>
          <w:rFonts w:ascii="IRNazanin" w:hAnsi="IRNazanin" w:cs="IRNazanin"/>
          <w:sz w:val="28"/>
          <w:szCs w:val="28"/>
          <w:rtl/>
          <w:rPrChange w:id="3111" w:author="Mohammad Mohammadi" w:date="2025-07-22T21:07:00Z">
            <w:rPr>
              <w:rFonts w:ascii="IRNazanin" w:hAnsi="IRNazanin" w:cs="IRNazanin"/>
              <w:sz w:val="28"/>
              <w:szCs w:val="28"/>
              <w:rtl/>
            </w:rPr>
          </w:rPrChange>
        </w:rPr>
        <w:t xml:space="preserve"> ماند</w:t>
      </w:r>
      <w:r w:rsidR="00CA2FD8" w:rsidRPr="00457BB8">
        <w:rPr>
          <w:rFonts w:ascii="IRNazanin" w:hAnsi="IRNazanin" w:cs="IRNazanin"/>
          <w:sz w:val="28"/>
          <w:szCs w:val="28"/>
          <w:rtl/>
          <w:rPrChange w:id="3112" w:author="Mohammad Mohammadi" w:date="2025-07-22T21:07:00Z">
            <w:rPr>
              <w:rFonts w:ascii="IRNazanin" w:hAnsi="IRNazanin" w:cs="IRNazanin"/>
              <w:sz w:val="28"/>
              <w:szCs w:val="28"/>
              <w:rtl/>
            </w:rPr>
          </w:rPrChange>
        </w:rPr>
        <w:t>، یا در خانه حاجی غفور</w:t>
      </w:r>
      <w:r w:rsidR="00E75CEB" w:rsidRPr="00457BB8">
        <w:rPr>
          <w:rFonts w:ascii="IRNazanin" w:hAnsi="IRNazanin" w:cs="IRNazanin"/>
          <w:sz w:val="28"/>
          <w:szCs w:val="28"/>
          <w:rtl/>
          <w:lang w:bidi="fa-IR"/>
          <w:rPrChange w:id="3113" w:author="Mohammad Mohammadi" w:date="2025-07-22T21:07:00Z">
            <w:rPr>
              <w:rFonts w:ascii="IRNazanin" w:hAnsi="IRNazanin" w:cs="IRNazanin"/>
              <w:sz w:val="28"/>
              <w:szCs w:val="28"/>
              <w:rtl/>
              <w:lang w:bidi="fa-IR"/>
            </w:rPr>
          </w:rPrChange>
        </w:rPr>
        <w:t>، نمی‌دانم.</w:t>
      </w:r>
    </w:p>
    <w:p w14:paraId="6667DE71" w14:textId="58F9AC1C" w:rsidR="00CA2FD8" w:rsidRPr="00457BB8" w:rsidRDefault="00CA2FD8" w:rsidP="00E75CEB">
      <w:pPr>
        <w:bidi/>
        <w:jc w:val="both"/>
        <w:rPr>
          <w:rFonts w:ascii="IRNazanin" w:hAnsi="IRNazanin" w:cs="IRNazanin"/>
          <w:sz w:val="28"/>
          <w:szCs w:val="28"/>
          <w:lang w:bidi="fa-IR"/>
          <w:rPrChange w:id="3114"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115" w:author="Mohammad Mohammadi" w:date="2025-07-22T21:07:00Z">
            <w:rPr>
              <w:rFonts w:ascii="IRNazanin" w:hAnsi="IRNazanin" w:cs="IRNazanin"/>
              <w:sz w:val="28"/>
              <w:szCs w:val="28"/>
              <w:rtl/>
            </w:rPr>
          </w:rPrChange>
        </w:rPr>
        <w:t>بعد از اینکه پادشاه (پسر دومم) را زن داد</w:t>
      </w:r>
      <w:r w:rsidRPr="00457BB8">
        <w:rPr>
          <w:rFonts w:ascii="IRNazanin" w:hAnsi="IRNazanin" w:cs="IRNazanin" w:hint="cs"/>
          <w:sz w:val="28"/>
          <w:szCs w:val="28"/>
          <w:rtl/>
          <w:rPrChange w:id="3116" w:author="Mohammad Mohammadi" w:date="2025-07-22T21:07:00Z">
            <w:rPr>
              <w:rFonts w:ascii="IRNazanin" w:hAnsi="IRNazanin" w:cs="IRNazanin" w:hint="cs"/>
              <w:sz w:val="28"/>
              <w:szCs w:val="28"/>
              <w:rtl/>
            </w:rPr>
          </w:rPrChange>
        </w:rPr>
        <w:t>یم</w:t>
      </w:r>
      <w:r w:rsidRPr="00457BB8">
        <w:rPr>
          <w:rFonts w:ascii="IRNazanin" w:hAnsi="IRNazanin" w:cs="IRNazanin"/>
          <w:sz w:val="28"/>
          <w:szCs w:val="28"/>
          <w:rtl/>
          <w:rPrChange w:id="3117" w:author="Mohammad Mohammadi" w:date="2025-07-22T21:07:00Z">
            <w:rPr>
              <w:rFonts w:ascii="IRNazanin" w:hAnsi="IRNazanin" w:cs="IRNazanin"/>
              <w:sz w:val="28"/>
              <w:szCs w:val="28"/>
              <w:rtl/>
            </w:rPr>
          </w:rPrChange>
        </w:rPr>
        <w:t xml:space="preserve">، برای چندین سال پاخال و من به کوهستان می‌رفتیم؛ ما </w:t>
      </w:r>
      <w:r w:rsidR="00AB1076" w:rsidRPr="00457BB8">
        <w:rPr>
          <w:rFonts w:ascii="IRNazanin" w:hAnsi="IRNazanin" w:cs="IRNazanin"/>
          <w:sz w:val="28"/>
          <w:szCs w:val="28"/>
          <w:rtl/>
          <w:rPrChange w:id="3118" w:author="Mohammad Mohammadi" w:date="2025-07-22T21:07:00Z">
            <w:rPr>
              <w:rFonts w:ascii="IRNazanin" w:hAnsi="IRNazanin" w:cs="IRNazanin"/>
              <w:sz w:val="28"/>
              <w:szCs w:val="28"/>
              <w:rtl/>
            </w:rPr>
          </w:rPrChange>
        </w:rPr>
        <w:t>مسکه</w:t>
      </w:r>
      <w:r w:rsidRPr="00457BB8">
        <w:rPr>
          <w:rFonts w:ascii="IRNazanin" w:hAnsi="IRNazanin" w:cs="IRNazanin"/>
          <w:sz w:val="28"/>
          <w:szCs w:val="28"/>
          <w:rtl/>
          <w:rPrChange w:id="3119" w:author="Mohammad Mohammadi" w:date="2025-07-22T21:07:00Z">
            <w:rPr>
              <w:rFonts w:ascii="IRNazanin" w:hAnsi="IRNazanin" w:cs="IRNazanin"/>
              <w:sz w:val="28"/>
              <w:szCs w:val="28"/>
              <w:rtl/>
            </w:rPr>
          </w:rPrChange>
        </w:rPr>
        <w:t xml:space="preserve">، روغن </w:t>
      </w:r>
      <w:r w:rsidR="00AB1076" w:rsidRPr="00457BB8">
        <w:rPr>
          <w:rFonts w:ascii="IRNazanin" w:hAnsi="IRNazanin" w:cs="IRNazanin"/>
          <w:sz w:val="28"/>
          <w:szCs w:val="28"/>
          <w:rtl/>
          <w:rPrChange w:id="3120" w:author="Mohammad Mohammadi" w:date="2025-07-22T21:07:00Z">
            <w:rPr>
              <w:rFonts w:ascii="IRNazanin" w:hAnsi="IRNazanin" w:cs="IRNazanin"/>
              <w:sz w:val="28"/>
              <w:szCs w:val="28"/>
              <w:rtl/>
            </w:rPr>
          </w:rPrChange>
        </w:rPr>
        <w:t xml:space="preserve">زرد </w:t>
      </w:r>
      <w:r w:rsidRPr="00457BB8">
        <w:rPr>
          <w:rFonts w:ascii="IRNazanin" w:hAnsi="IRNazanin" w:cs="IRNazanin"/>
          <w:sz w:val="28"/>
          <w:szCs w:val="28"/>
          <w:rtl/>
          <w:rPrChange w:id="3121" w:author="Mohammad Mohammadi" w:date="2025-07-22T21:07:00Z">
            <w:rPr>
              <w:rFonts w:ascii="IRNazanin" w:hAnsi="IRNazanin" w:cs="IRNazanin"/>
              <w:sz w:val="28"/>
              <w:szCs w:val="28"/>
              <w:rtl/>
            </w:rPr>
          </w:rPrChange>
        </w:rPr>
        <w:t xml:space="preserve">و </w:t>
      </w:r>
      <w:r w:rsidR="00AB1076" w:rsidRPr="00457BB8">
        <w:rPr>
          <w:rFonts w:ascii="IRNazanin" w:hAnsi="IRNazanin" w:cs="IRNazanin"/>
          <w:sz w:val="28"/>
          <w:szCs w:val="28"/>
          <w:rtl/>
          <w:rPrChange w:id="3122" w:author="Mohammad Mohammadi" w:date="2025-07-22T21:07:00Z">
            <w:rPr>
              <w:rFonts w:ascii="IRNazanin" w:hAnsi="IRNazanin" w:cs="IRNazanin"/>
              <w:sz w:val="28"/>
              <w:szCs w:val="28"/>
              <w:rtl/>
            </w:rPr>
          </w:rPrChange>
        </w:rPr>
        <w:t>چکه جور می‌کردیم.</w:t>
      </w:r>
      <w:r w:rsidRPr="00457BB8">
        <w:rPr>
          <w:rFonts w:ascii="IRNazanin" w:hAnsi="IRNazanin" w:cs="IRNazanin"/>
          <w:sz w:val="28"/>
          <w:szCs w:val="28"/>
          <w:rtl/>
          <w:rPrChange w:id="3123" w:author="Mohammad Mohammadi" w:date="2025-07-22T21:07:00Z">
            <w:rPr>
              <w:rFonts w:ascii="IRNazanin" w:hAnsi="IRNazanin" w:cs="IRNazanin"/>
              <w:sz w:val="28"/>
              <w:szCs w:val="28"/>
              <w:rtl/>
            </w:rPr>
          </w:rPrChange>
        </w:rPr>
        <w:t xml:space="preserve"> نمد</w:t>
      </w:r>
      <w:r w:rsidR="00AB1076" w:rsidRPr="00457BB8">
        <w:rPr>
          <w:rFonts w:ascii="IRNazanin" w:hAnsi="IRNazanin" w:cs="IRNazanin"/>
          <w:sz w:val="28"/>
          <w:szCs w:val="28"/>
          <w:rtl/>
          <w:rPrChange w:id="3124" w:author="Mohammad Mohammadi" w:date="2025-07-22T21:07:00Z">
            <w:rPr>
              <w:rFonts w:ascii="IRNazanin" w:hAnsi="IRNazanin" w:cs="IRNazanin"/>
              <w:sz w:val="28"/>
              <w:szCs w:val="28"/>
              <w:rtl/>
            </w:rPr>
          </w:rPrChange>
        </w:rPr>
        <w:t xml:space="preserve"> هم می‌ساختیم</w:t>
      </w:r>
      <w:r w:rsidRPr="00457BB8">
        <w:rPr>
          <w:rFonts w:ascii="IRNazanin" w:hAnsi="IRNazanin" w:cs="IRNazanin"/>
          <w:sz w:val="28"/>
          <w:szCs w:val="28"/>
          <w:rtl/>
          <w:rPrChange w:id="3125" w:author="Mohammad Mohammadi" w:date="2025-07-22T21:07:00Z">
            <w:rPr>
              <w:rFonts w:ascii="IRNazanin" w:hAnsi="IRNazanin" w:cs="IRNazanin"/>
              <w:sz w:val="28"/>
              <w:szCs w:val="28"/>
              <w:rtl/>
            </w:rPr>
          </w:rPrChange>
        </w:rPr>
        <w:t xml:space="preserve">. آن نمد سیاه بزرگ را </w:t>
      </w:r>
      <w:r w:rsidR="00AB1076" w:rsidRPr="00457BB8">
        <w:rPr>
          <w:rFonts w:ascii="IRNazanin" w:hAnsi="IRNazanin" w:cs="IRNazanin"/>
          <w:sz w:val="28"/>
          <w:szCs w:val="28"/>
          <w:rtl/>
          <w:rPrChange w:id="3126" w:author="Mohammad Mohammadi" w:date="2025-07-22T21:07:00Z">
            <w:rPr>
              <w:rFonts w:ascii="IRNazanin" w:hAnsi="IRNazanin" w:cs="IRNazanin"/>
              <w:sz w:val="28"/>
              <w:szCs w:val="28"/>
              <w:rtl/>
            </w:rPr>
          </w:rPrChange>
        </w:rPr>
        <w:t>می‌بینید</w:t>
      </w:r>
      <w:r w:rsidRPr="00457BB8">
        <w:rPr>
          <w:rFonts w:ascii="IRNazanin" w:hAnsi="IRNazanin" w:cs="IRNazanin"/>
          <w:sz w:val="28"/>
          <w:szCs w:val="28"/>
          <w:rtl/>
          <w:rPrChange w:id="3127" w:author="Mohammad Mohammadi" w:date="2025-07-22T21:07:00Z">
            <w:rPr>
              <w:rFonts w:ascii="IRNazanin" w:hAnsi="IRNazanin" w:cs="IRNazanin"/>
              <w:sz w:val="28"/>
              <w:szCs w:val="28"/>
              <w:rtl/>
            </w:rPr>
          </w:rPrChange>
        </w:rPr>
        <w:t xml:space="preserve">؟ پاخال و من آن را درست کردیم و </w:t>
      </w:r>
      <w:r w:rsidR="001E783A" w:rsidRPr="00457BB8">
        <w:rPr>
          <w:rFonts w:ascii="IRNazanin" w:hAnsi="IRNazanin" w:cs="IRNazanin"/>
          <w:sz w:val="28"/>
          <w:szCs w:val="28"/>
          <w:rtl/>
          <w:rPrChange w:id="3128" w:author="Mohammad Mohammadi" w:date="2025-07-22T21:07:00Z">
            <w:rPr>
              <w:rFonts w:ascii="IRNazanin" w:hAnsi="IRNazanin" w:cs="IRNazanin"/>
              <w:sz w:val="28"/>
              <w:szCs w:val="28"/>
              <w:rtl/>
            </w:rPr>
          </w:rPrChange>
        </w:rPr>
        <w:t xml:space="preserve">بعد </w:t>
      </w:r>
      <w:r w:rsidRPr="00457BB8">
        <w:rPr>
          <w:rFonts w:ascii="IRNazanin" w:hAnsi="IRNazanin" w:cs="IRNazanin"/>
          <w:sz w:val="28"/>
          <w:szCs w:val="28"/>
          <w:rtl/>
          <w:rPrChange w:id="3129" w:author="Mohammad Mohammadi" w:date="2025-07-22T21:07:00Z">
            <w:rPr>
              <w:rFonts w:ascii="IRNazanin" w:hAnsi="IRNazanin" w:cs="IRNazanin"/>
              <w:sz w:val="28"/>
              <w:szCs w:val="28"/>
              <w:rtl/>
            </w:rPr>
          </w:rPrChange>
        </w:rPr>
        <w:t>آن را به پاکیزه دادم</w:t>
      </w:r>
      <w:r w:rsidRPr="00457BB8">
        <w:rPr>
          <w:rFonts w:ascii="IRNazanin" w:hAnsi="IRNazanin" w:cs="IRNazanin"/>
          <w:sz w:val="28"/>
          <w:szCs w:val="28"/>
          <w:lang w:bidi="fa-IR"/>
          <w:rPrChange w:id="3130" w:author="Mohammad Mohammadi" w:date="2025-07-22T21:07:00Z">
            <w:rPr>
              <w:rFonts w:ascii="IRNazanin" w:hAnsi="IRNazanin" w:cs="IRNazanin"/>
              <w:sz w:val="28"/>
              <w:szCs w:val="28"/>
              <w:lang w:bidi="fa-IR"/>
            </w:rPr>
          </w:rPrChange>
        </w:rPr>
        <w:t>.</w:t>
      </w:r>
      <w:ins w:id="3131" w:author="Saeedi, Faiza" w:date="2025-06-06T00:13:00Z">
        <w:r w:rsidR="00251307" w:rsidRPr="00457BB8">
          <w:rPr>
            <w:rFonts w:ascii="IRNazanin" w:hAnsi="IRNazanin" w:cs="IRNazanin" w:hint="eastAsia"/>
            <w:sz w:val="28"/>
            <w:szCs w:val="28"/>
            <w:rtl/>
            <w:lang w:bidi="fa-IR"/>
            <w:rPrChange w:id="3132" w:author="Mohammad Mohammadi" w:date="2025-07-22T21:07:00Z">
              <w:rPr>
                <w:rFonts w:ascii="IRNazanin" w:hAnsi="IRNazanin" w:cs="IRNazanin" w:hint="eastAsia"/>
                <w:sz w:val="28"/>
                <w:szCs w:val="28"/>
                <w:rtl/>
                <w:lang w:bidi="fa-IR"/>
              </w:rPr>
            </w:rPrChange>
          </w:rPr>
          <w:t>»</w:t>
        </w:r>
      </w:ins>
    </w:p>
    <w:p w14:paraId="7847D2EC" w14:textId="0B2B9ABD" w:rsidR="00136847" w:rsidRPr="00457BB8" w:rsidRDefault="00D83680" w:rsidP="00136847">
      <w:pPr>
        <w:bidi/>
        <w:jc w:val="both"/>
        <w:rPr>
          <w:rFonts w:ascii="IRNazanin" w:hAnsi="IRNazanin" w:cs="IRNazanin"/>
          <w:sz w:val="28"/>
          <w:szCs w:val="28"/>
          <w:rtl/>
          <w:lang w:bidi="fa-IR"/>
          <w:rPrChange w:id="3133" w:author="Mohammad Mohammadi" w:date="2025-07-22T21:07:00Z">
            <w:rPr>
              <w:rFonts w:ascii="IRNazanin" w:hAnsi="IRNazanin" w:cs="IRNazanin"/>
              <w:sz w:val="28"/>
              <w:szCs w:val="28"/>
              <w:rtl/>
              <w:lang w:bidi="fa-IR"/>
            </w:rPr>
          </w:rPrChange>
        </w:rPr>
      </w:pPr>
      <w:r w:rsidRPr="00457BB8">
        <w:rPr>
          <w:rFonts w:ascii="IRNazanin" w:hAnsi="IRNazanin" w:cs="IRNazanin"/>
          <w:sz w:val="28"/>
          <w:szCs w:val="28"/>
          <w:rtl/>
          <w:rPrChange w:id="3134" w:author="Mohammad Mohammadi" w:date="2025-07-22T21:07:00Z">
            <w:rPr>
              <w:rFonts w:ascii="IRNazanin" w:hAnsi="IRNazanin" w:cs="IRNazanin"/>
              <w:sz w:val="28"/>
              <w:szCs w:val="28"/>
              <w:rtl/>
            </w:rPr>
          </w:rPrChange>
        </w:rPr>
        <w:t>با اینکه حالا بهبود یافته</w:t>
      </w:r>
      <w:del w:id="3135" w:author="Mohammad Mohammadi" w:date="2025-07-07T15:56:00Z">
        <w:r w:rsidRPr="00457BB8" w:rsidDel="004533AE">
          <w:rPr>
            <w:rFonts w:ascii="IRNazanin" w:hAnsi="IRNazanin" w:cs="IRNazanin"/>
            <w:sz w:val="28"/>
            <w:szCs w:val="28"/>
            <w:rtl/>
            <w:rPrChange w:id="3136" w:author="Mohammad Mohammadi" w:date="2025-07-22T21:07:00Z">
              <w:rPr>
                <w:rFonts w:ascii="IRNazanin" w:hAnsi="IRNazanin" w:cs="IRNazanin"/>
                <w:sz w:val="28"/>
                <w:szCs w:val="28"/>
                <w:rtl/>
              </w:rPr>
            </w:rPrChange>
          </w:rPr>
          <w:delText xml:space="preserve"> </w:delText>
        </w:r>
      </w:del>
      <w:r w:rsidRPr="00457BB8">
        <w:rPr>
          <w:rFonts w:ascii="IRNazanin" w:hAnsi="IRNazanin" w:cs="IRNazanin"/>
          <w:sz w:val="28"/>
          <w:szCs w:val="28"/>
          <w:rtl/>
          <w:rPrChange w:id="3137" w:author="Mohammad Mohammadi" w:date="2025-07-22T21:07:00Z">
            <w:rPr>
              <w:rFonts w:ascii="IRNazanin" w:hAnsi="IRNazanin" w:cs="IRNazanin"/>
              <w:sz w:val="28"/>
              <w:szCs w:val="28"/>
              <w:rtl/>
            </w:rPr>
          </w:rPrChange>
        </w:rPr>
        <w:t>، اما</w:t>
      </w:r>
      <w:r w:rsidR="00136847" w:rsidRPr="00457BB8">
        <w:rPr>
          <w:rFonts w:ascii="IRNazanin" w:hAnsi="IRNazanin" w:cs="IRNazanin"/>
          <w:sz w:val="28"/>
          <w:szCs w:val="28"/>
          <w:rtl/>
          <w:rPrChange w:id="3138" w:author="Mohammad Mohammadi" w:date="2025-07-22T21:07:00Z">
            <w:rPr>
              <w:rFonts w:ascii="IRNazanin" w:hAnsi="IRNazanin" w:cs="IRNazanin"/>
              <w:sz w:val="28"/>
              <w:szCs w:val="28"/>
              <w:rtl/>
            </w:rPr>
          </w:rPrChange>
        </w:rPr>
        <w:t xml:space="preserve"> از خانه</w:t>
      </w:r>
      <w:r w:rsidR="00961E7E" w:rsidRPr="00457BB8">
        <w:rPr>
          <w:rFonts w:ascii="IRNazanin" w:hAnsi="IRNazanin" w:cs="IRNazanin"/>
          <w:sz w:val="28"/>
          <w:szCs w:val="28"/>
          <w:rtl/>
          <w:rPrChange w:id="3139" w:author="Mohammad Mohammadi" w:date="2025-07-22T21:07:00Z">
            <w:rPr>
              <w:rFonts w:ascii="IRNazanin" w:hAnsi="IRNazanin" w:cs="IRNazanin"/>
              <w:sz w:val="28"/>
              <w:szCs w:val="28"/>
              <w:rtl/>
            </w:rPr>
          </w:rPrChange>
        </w:rPr>
        <w:t xml:space="preserve"> ب</w:t>
      </w:r>
      <w:r w:rsidR="00961E7E" w:rsidRPr="00457BB8">
        <w:rPr>
          <w:rFonts w:ascii="IRNazanin" w:hAnsi="IRNazanin" w:cs="IRNazanin" w:hint="cs"/>
          <w:sz w:val="28"/>
          <w:szCs w:val="28"/>
          <w:rtl/>
          <w:rPrChange w:id="3140" w:author="Mohammad Mohammadi" w:date="2025-07-22T21:07:00Z">
            <w:rPr>
              <w:rFonts w:ascii="IRNazanin" w:hAnsi="IRNazanin" w:cs="IRNazanin" w:hint="cs"/>
              <w:sz w:val="28"/>
              <w:szCs w:val="28"/>
              <w:rtl/>
            </w:rPr>
          </w:rPrChange>
        </w:rPr>
        <w:t>یرون</w:t>
      </w:r>
      <w:r w:rsidRPr="00457BB8">
        <w:rPr>
          <w:rFonts w:ascii="IRNazanin" w:hAnsi="IRNazanin" w:cs="IRNazanin"/>
          <w:sz w:val="28"/>
          <w:szCs w:val="28"/>
          <w:rtl/>
          <w:rPrChange w:id="3141" w:author="Mohammad Mohammadi" w:date="2025-07-22T21:07:00Z">
            <w:rPr>
              <w:rFonts w:ascii="IRNazanin" w:hAnsi="IRNazanin" w:cs="IRNazanin"/>
              <w:sz w:val="28"/>
              <w:szCs w:val="28"/>
              <w:rtl/>
            </w:rPr>
          </w:rPrChange>
        </w:rPr>
        <w:t xml:space="preserve"> </w:t>
      </w:r>
      <w:r w:rsidR="00CA2FD8" w:rsidRPr="00457BB8">
        <w:rPr>
          <w:rFonts w:ascii="IRNazanin" w:hAnsi="IRNazanin" w:cs="IRNazanin"/>
          <w:sz w:val="28"/>
          <w:szCs w:val="28"/>
          <w:rtl/>
          <w:rPrChange w:id="3142" w:author="Mohammad Mohammadi" w:date="2025-07-22T21:07:00Z">
            <w:rPr>
              <w:rFonts w:ascii="IRNazanin" w:hAnsi="IRNazanin" w:cs="IRNazanin"/>
              <w:sz w:val="28"/>
              <w:szCs w:val="28"/>
              <w:rtl/>
            </w:rPr>
          </w:rPrChange>
        </w:rPr>
        <w:t>نمی‌ر</w:t>
      </w:r>
      <w:r w:rsidR="00136847" w:rsidRPr="00457BB8">
        <w:rPr>
          <w:rFonts w:ascii="IRNazanin" w:hAnsi="IRNazanin" w:cs="IRNazanin"/>
          <w:sz w:val="28"/>
          <w:szCs w:val="28"/>
          <w:rtl/>
          <w:rPrChange w:id="3143" w:author="Mohammad Mohammadi" w:date="2025-07-22T21:07:00Z">
            <w:rPr>
              <w:rFonts w:ascii="IRNazanin" w:hAnsi="IRNazanin" w:cs="IRNazanin"/>
              <w:sz w:val="28"/>
              <w:szCs w:val="28"/>
              <w:rtl/>
            </w:rPr>
          </w:rPrChange>
        </w:rPr>
        <w:t>ود</w:t>
      </w:r>
      <w:r w:rsidR="00CA2FD8" w:rsidRPr="00457BB8">
        <w:rPr>
          <w:rFonts w:ascii="IRNazanin" w:hAnsi="IRNazanin" w:cs="IRNazanin"/>
          <w:sz w:val="28"/>
          <w:szCs w:val="28"/>
          <w:rtl/>
          <w:rPrChange w:id="3144" w:author="Mohammad Mohammadi" w:date="2025-07-22T21:07:00Z">
            <w:rPr>
              <w:rFonts w:ascii="IRNazanin" w:hAnsi="IRNazanin" w:cs="IRNazanin"/>
              <w:sz w:val="28"/>
              <w:szCs w:val="28"/>
              <w:rtl/>
            </w:rPr>
          </w:rPrChange>
        </w:rPr>
        <w:t xml:space="preserve">. به ندرت </w:t>
      </w:r>
      <w:r w:rsidRPr="00457BB8">
        <w:rPr>
          <w:rFonts w:ascii="IRNazanin" w:hAnsi="IRNazanin" w:cs="IRNazanin"/>
          <w:sz w:val="28"/>
          <w:szCs w:val="28"/>
          <w:rtl/>
          <w:rPrChange w:id="3145" w:author="Mohammad Mohammadi" w:date="2025-07-22T21:07:00Z">
            <w:rPr>
              <w:rFonts w:ascii="IRNazanin" w:hAnsi="IRNazanin" w:cs="IRNazanin"/>
              <w:sz w:val="28"/>
              <w:szCs w:val="28"/>
              <w:rtl/>
            </w:rPr>
          </w:rPrChange>
        </w:rPr>
        <w:t xml:space="preserve">دست به </w:t>
      </w:r>
      <w:r w:rsidR="00CA2FD8" w:rsidRPr="00457BB8">
        <w:rPr>
          <w:rFonts w:ascii="IRNazanin" w:hAnsi="IRNazanin" w:cs="IRNazanin"/>
          <w:sz w:val="28"/>
          <w:szCs w:val="28"/>
          <w:rtl/>
          <w:rPrChange w:id="3146" w:author="Mohammad Mohammadi" w:date="2025-07-22T21:07:00Z">
            <w:rPr>
              <w:rFonts w:ascii="IRNazanin" w:hAnsi="IRNazanin" w:cs="IRNazanin"/>
              <w:sz w:val="28"/>
              <w:szCs w:val="28"/>
              <w:rtl/>
            </w:rPr>
          </w:rPrChange>
        </w:rPr>
        <w:t>کار</w:t>
      </w:r>
      <w:r w:rsidRPr="00457BB8">
        <w:rPr>
          <w:rFonts w:ascii="IRNazanin" w:hAnsi="IRNazanin" w:cs="IRNazanin"/>
          <w:sz w:val="28"/>
          <w:szCs w:val="28"/>
          <w:rtl/>
          <w:rPrChange w:id="3147" w:author="Mohammad Mohammadi" w:date="2025-07-22T21:07:00Z">
            <w:rPr>
              <w:rFonts w:ascii="IRNazanin" w:hAnsi="IRNazanin" w:cs="IRNazanin"/>
              <w:sz w:val="28"/>
              <w:szCs w:val="28"/>
              <w:rtl/>
            </w:rPr>
          </w:rPrChange>
        </w:rPr>
        <w:t xml:space="preserve"> خانه</w:t>
      </w:r>
      <w:r w:rsidR="00CA2FD8" w:rsidRPr="00457BB8">
        <w:rPr>
          <w:rFonts w:ascii="IRNazanin" w:hAnsi="IRNazanin" w:cs="IRNazanin"/>
          <w:sz w:val="28"/>
          <w:szCs w:val="28"/>
          <w:rtl/>
          <w:rPrChange w:id="3148"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149" w:author="Mohammad Mohammadi" w:date="2025-07-22T21:07:00Z">
            <w:rPr>
              <w:rFonts w:ascii="IRNazanin" w:hAnsi="IRNazanin" w:cs="IRNazanin"/>
              <w:sz w:val="28"/>
              <w:szCs w:val="28"/>
              <w:rtl/>
            </w:rPr>
          </w:rPrChange>
        </w:rPr>
        <w:t>می‌ز</w:t>
      </w:r>
      <w:r w:rsidR="00136847" w:rsidRPr="00457BB8">
        <w:rPr>
          <w:rFonts w:ascii="IRNazanin" w:hAnsi="IRNazanin" w:cs="IRNazanin"/>
          <w:sz w:val="28"/>
          <w:szCs w:val="28"/>
          <w:rtl/>
          <w:rPrChange w:id="3150" w:author="Mohammad Mohammadi" w:date="2025-07-22T21:07:00Z">
            <w:rPr>
              <w:rFonts w:ascii="IRNazanin" w:hAnsi="IRNazanin" w:cs="IRNazanin"/>
              <w:sz w:val="28"/>
              <w:szCs w:val="28"/>
              <w:rtl/>
            </w:rPr>
          </w:rPrChange>
        </w:rPr>
        <w:t>ند</w:t>
      </w:r>
      <w:r w:rsidR="00CA2FD8" w:rsidRPr="00457BB8">
        <w:rPr>
          <w:rFonts w:ascii="IRNazanin" w:hAnsi="IRNazanin" w:cs="IRNazanin"/>
          <w:sz w:val="28"/>
          <w:szCs w:val="28"/>
          <w:rtl/>
          <w:rPrChange w:id="3151" w:author="Mohammad Mohammadi" w:date="2025-07-22T21:07:00Z">
            <w:rPr>
              <w:rFonts w:ascii="IRNazanin" w:hAnsi="IRNazanin" w:cs="IRNazanin"/>
              <w:sz w:val="28"/>
              <w:szCs w:val="28"/>
              <w:rtl/>
            </w:rPr>
          </w:rPrChange>
        </w:rPr>
        <w:t xml:space="preserve">؛ </w:t>
      </w:r>
      <w:r w:rsidR="005555FE" w:rsidRPr="00457BB8">
        <w:rPr>
          <w:rFonts w:ascii="IRNazanin" w:hAnsi="IRNazanin" w:cs="IRNazanin"/>
          <w:sz w:val="28"/>
          <w:szCs w:val="28"/>
          <w:rtl/>
          <w:rPrChange w:id="3152" w:author="Mohammad Mohammadi" w:date="2025-07-22T21:07:00Z">
            <w:rPr>
              <w:rFonts w:ascii="IRNazanin" w:hAnsi="IRNazanin" w:cs="IRNazanin"/>
              <w:sz w:val="28"/>
              <w:szCs w:val="28"/>
              <w:rtl/>
            </w:rPr>
          </w:rPrChange>
        </w:rPr>
        <w:t>اولاد</w:t>
      </w:r>
      <w:r w:rsidR="00CA2FD8" w:rsidRPr="00457BB8">
        <w:rPr>
          <w:rFonts w:ascii="IRNazanin" w:hAnsi="IRNazanin" w:cs="IRNazanin"/>
          <w:sz w:val="28"/>
          <w:szCs w:val="28"/>
          <w:rtl/>
          <w:rPrChange w:id="3153" w:author="Mohammad Mohammadi" w:date="2025-07-22T21:07:00Z">
            <w:rPr>
              <w:rFonts w:ascii="IRNazanin" w:hAnsi="IRNazanin" w:cs="IRNazanin"/>
              <w:sz w:val="28"/>
              <w:szCs w:val="28"/>
              <w:rtl/>
            </w:rPr>
          </w:rPrChange>
        </w:rPr>
        <w:t xml:space="preserve"> بیشتری </w:t>
      </w:r>
      <w:r w:rsidR="00136847" w:rsidRPr="00457BB8">
        <w:rPr>
          <w:rFonts w:ascii="IRNazanin" w:hAnsi="IRNazanin" w:cs="IRNazanin"/>
          <w:sz w:val="28"/>
          <w:szCs w:val="28"/>
          <w:rtl/>
          <w:rPrChange w:id="3154" w:author="Mohammad Mohammadi" w:date="2025-07-22T21:07:00Z">
            <w:rPr>
              <w:rFonts w:ascii="IRNazanin" w:hAnsi="IRNazanin" w:cs="IRNazanin"/>
              <w:sz w:val="28"/>
              <w:szCs w:val="28"/>
              <w:rtl/>
            </w:rPr>
          </w:rPrChange>
        </w:rPr>
        <w:t xml:space="preserve">هم که </w:t>
      </w:r>
      <w:r w:rsidR="00CA2FD8" w:rsidRPr="00457BB8">
        <w:rPr>
          <w:rFonts w:ascii="IRNazanin" w:hAnsi="IRNazanin" w:cs="IRNazanin"/>
          <w:sz w:val="28"/>
          <w:szCs w:val="28"/>
          <w:rtl/>
          <w:rPrChange w:id="3155" w:author="Mohammad Mohammadi" w:date="2025-07-22T21:07:00Z">
            <w:rPr>
              <w:rFonts w:ascii="IRNazanin" w:hAnsi="IRNazanin" w:cs="IRNazanin"/>
              <w:sz w:val="28"/>
              <w:szCs w:val="28"/>
              <w:rtl/>
            </w:rPr>
          </w:rPrChange>
        </w:rPr>
        <w:t>می‌خو</w:t>
      </w:r>
      <w:r w:rsidR="005555FE" w:rsidRPr="00457BB8">
        <w:rPr>
          <w:rFonts w:ascii="IRNazanin" w:hAnsi="IRNazanin" w:cs="IRNazanin"/>
          <w:sz w:val="28"/>
          <w:szCs w:val="28"/>
          <w:rtl/>
          <w:rPrChange w:id="3156" w:author="Mohammad Mohammadi" w:date="2025-07-22T21:07:00Z">
            <w:rPr>
              <w:rFonts w:ascii="IRNazanin" w:hAnsi="IRNazanin" w:cs="IRNazanin"/>
              <w:sz w:val="28"/>
              <w:szCs w:val="28"/>
              <w:rtl/>
            </w:rPr>
          </w:rPrChange>
        </w:rPr>
        <w:t>ا</w:t>
      </w:r>
      <w:r w:rsidR="00136847" w:rsidRPr="00457BB8">
        <w:rPr>
          <w:rFonts w:ascii="IRNazanin" w:hAnsi="IRNazanin" w:cs="IRNazanin"/>
          <w:sz w:val="28"/>
          <w:szCs w:val="28"/>
          <w:rtl/>
          <w:rPrChange w:id="3157" w:author="Mohammad Mohammadi" w:date="2025-07-22T21:07:00Z">
            <w:rPr>
              <w:rFonts w:ascii="IRNazanin" w:hAnsi="IRNazanin" w:cs="IRNazanin"/>
              <w:sz w:val="28"/>
              <w:szCs w:val="28"/>
              <w:rtl/>
            </w:rPr>
          </w:rPrChange>
        </w:rPr>
        <w:t>هد</w:t>
      </w:r>
      <w:r w:rsidR="00CA2FD8" w:rsidRPr="00457BB8">
        <w:rPr>
          <w:rFonts w:ascii="IRNazanin" w:hAnsi="IRNazanin" w:cs="IRNazanin"/>
          <w:sz w:val="28"/>
          <w:szCs w:val="28"/>
          <w:rtl/>
          <w:rPrChange w:id="3158" w:author="Mohammad Mohammadi" w:date="2025-07-22T21:07:00Z">
            <w:rPr>
              <w:rFonts w:ascii="IRNazanin" w:hAnsi="IRNazanin" w:cs="IRNazanin"/>
              <w:sz w:val="28"/>
              <w:szCs w:val="28"/>
              <w:rtl/>
            </w:rPr>
          </w:rPrChange>
        </w:rPr>
        <w:t>. نمد درست نمی</w:t>
      </w:r>
      <w:r w:rsidR="005555FE" w:rsidRPr="00457BB8">
        <w:rPr>
          <w:rFonts w:ascii="IRNazanin" w:hAnsi="IRNazanin" w:cs="IRNazanin"/>
          <w:sz w:val="28"/>
          <w:szCs w:val="28"/>
          <w:rtl/>
          <w:rPrChange w:id="3159" w:author="Mohammad Mohammadi" w:date="2025-07-22T21:07:00Z">
            <w:rPr>
              <w:rFonts w:ascii="IRNazanin" w:hAnsi="IRNazanin" w:cs="IRNazanin"/>
              <w:sz w:val="28"/>
              <w:szCs w:val="28"/>
              <w:rtl/>
            </w:rPr>
          </w:rPrChange>
        </w:rPr>
        <w:t>‌ک</w:t>
      </w:r>
      <w:r w:rsidR="00136847" w:rsidRPr="00457BB8">
        <w:rPr>
          <w:rFonts w:ascii="IRNazanin" w:hAnsi="IRNazanin" w:cs="IRNazanin"/>
          <w:sz w:val="28"/>
          <w:szCs w:val="28"/>
          <w:rtl/>
          <w:rPrChange w:id="3160" w:author="Mohammad Mohammadi" w:date="2025-07-22T21:07:00Z">
            <w:rPr>
              <w:rFonts w:ascii="IRNazanin" w:hAnsi="IRNazanin" w:cs="IRNazanin"/>
              <w:sz w:val="28"/>
              <w:szCs w:val="28"/>
              <w:rtl/>
            </w:rPr>
          </w:rPrChange>
        </w:rPr>
        <w:t>ند</w:t>
      </w:r>
      <w:r w:rsidR="00CA2FD8" w:rsidRPr="00457BB8">
        <w:rPr>
          <w:rFonts w:ascii="IRNazanin" w:hAnsi="IRNazanin" w:cs="IRNazanin"/>
          <w:sz w:val="28"/>
          <w:szCs w:val="28"/>
          <w:rtl/>
          <w:rPrChange w:id="3161" w:author="Mohammad Mohammadi" w:date="2025-07-22T21:07:00Z">
            <w:rPr>
              <w:rFonts w:ascii="IRNazanin" w:hAnsi="IRNazanin" w:cs="IRNazanin"/>
              <w:sz w:val="28"/>
              <w:szCs w:val="28"/>
              <w:rtl/>
            </w:rPr>
          </w:rPrChange>
        </w:rPr>
        <w:t xml:space="preserve">، </w:t>
      </w:r>
      <w:r w:rsidR="005555FE" w:rsidRPr="00457BB8">
        <w:rPr>
          <w:rFonts w:ascii="IRNazanin" w:hAnsi="IRNazanin" w:cs="IRNazanin"/>
          <w:sz w:val="28"/>
          <w:szCs w:val="28"/>
          <w:rtl/>
          <w:rPrChange w:id="3162" w:author="Mohammad Mohammadi" w:date="2025-07-22T21:07:00Z">
            <w:rPr>
              <w:rFonts w:ascii="IRNazanin" w:hAnsi="IRNazanin" w:cs="IRNazanin"/>
              <w:sz w:val="28"/>
              <w:szCs w:val="28"/>
              <w:rtl/>
            </w:rPr>
          </w:rPrChange>
        </w:rPr>
        <w:t>فکر می‌ک</w:t>
      </w:r>
      <w:r w:rsidR="00136847" w:rsidRPr="00457BB8">
        <w:rPr>
          <w:rFonts w:ascii="IRNazanin" w:hAnsi="IRNazanin" w:cs="IRNazanin"/>
          <w:sz w:val="28"/>
          <w:szCs w:val="28"/>
          <w:rtl/>
          <w:rPrChange w:id="3163" w:author="Mohammad Mohammadi" w:date="2025-07-22T21:07:00Z">
            <w:rPr>
              <w:rFonts w:ascii="IRNazanin" w:hAnsi="IRNazanin" w:cs="IRNazanin"/>
              <w:sz w:val="28"/>
              <w:szCs w:val="28"/>
              <w:rtl/>
            </w:rPr>
          </w:rPrChange>
        </w:rPr>
        <w:t>ند</w:t>
      </w:r>
      <w:r w:rsidR="005555FE" w:rsidRPr="00457BB8">
        <w:rPr>
          <w:rFonts w:ascii="IRNazanin" w:hAnsi="IRNazanin" w:cs="IRNazanin"/>
          <w:sz w:val="28"/>
          <w:szCs w:val="28"/>
          <w:rtl/>
          <w:rPrChange w:id="3164" w:author="Mohammad Mohammadi" w:date="2025-07-22T21:07:00Z">
            <w:rPr>
              <w:rFonts w:ascii="IRNazanin" w:hAnsi="IRNazanin" w:cs="IRNazanin"/>
              <w:sz w:val="28"/>
              <w:szCs w:val="28"/>
              <w:rtl/>
            </w:rPr>
          </w:rPrChange>
        </w:rPr>
        <w:t xml:space="preserve"> </w:t>
      </w:r>
      <w:r w:rsidR="00CA2FD8" w:rsidRPr="00457BB8">
        <w:rPr>
          <w:rFonts w:ascii="IRNazanin" w:hAnsi="IRNazanin" w:cs="IRNazanin"/>
          <w:sz w:val="28"/>
          <w:szCs w:val="28"/>
          <w:rtl/>
          <w:rPrChange w:id="3165" w:author="Mohammad Mohammadi" w:date="2025-07-22T21:07:00Z">
            <w:rPr>
              <w:rFonts w:ascii="IRNazanin" w:hAnsi="IRNazanin" w:cs="IRNazanin"/>
              <w:sz w:val="28"/>
              <w:szCs w:val="28"/>
              <w:rtl/>
            </w:rPr>
          </w:rPrChange>
        </w:rPr>
        <w:t>شوهرش همه چیز را فراهم می‌کند. پاخال یا من کار</w:t>
      </w:r>
      <w:r w:rsidR="00136847" w:rsidRPr="00457BB8">
        <w:rPr>
          <w:rFonts w:ascii="IRNazanin" w:hAnsi="IRNazanin" w:cs="IRNazanin"/>
          <w:sz w:val="28"/>
          <w:szCs w:val="28"/>
          <w:rtl/>
          <w:rPrChange w:id="3166" w:author="Mohammad Mohammadi" w:date="2025-07-22T21:07:00Z">
            <w:rPr>
              <w:rFonts w:ascii="IRNazanin" w:hAnsi="IRNazanin" w:cs="IRNazanin"/>
              <w:sz w:val="28"/>
              <w:szCs w:val="28"/>
              <w:rtl/>
            </w:rPr>
          </w:rPrChange>
        </w:rPr>
        <w:t>های خانه</w:t>
      </w:r>
      <w:r w:rsidR="00CA2FD8" w:rsidRPr="00457BB8">
        <w:rPr>
          <w:rFonts w:ascii="IRNazanin" w:hAnsi="IRNazanin" w:cs="IRNazanin"/>
          <w:sz w:val="28"/>
          <w:szCs w:val="28"/>
          <w:rtl/>
          <w:rPrChange w:id="3167" w:author="Mohammad Mohammadi" w:date="2025-07-22T21:07:00Z">
            <w:rPr>
              <w:rFonts w:ascii="IRNazanin" w:hAnsi="IRNazanin" w:cs="IRNazanin"/>
              <w:sz w:val="28"/>
              <w:szCs w:val="28"/>
              <w:rtl/>
            </w:rPr>
          </w:rPrChange>
        </w:rPr>
        <w:t xml:space="preserve"> را انجام می‌د</w:t>
      </w:r>
      <w:r w:rsidR="00136847" w:rsidRPr="00457BB8">
        <w:rPr>
          <w:rFonts w:ascii="IRNazanin" w:hAnsi="IRNazanin" w:cs="IRNazanin"/>
          <w:sz w:val="28"/>
          <w:szCs w:val="28"/>
          <w:rtl/>
          <w:rPrChange w:id="3168" w:author="Mohammad Mohammadi" w:date="2025-07-22T21:07:00Z">
            <w:rPr>
              <w:rFonts w:ascii="IRNazanin" w:hAnsi="IRNazanin" w:cs="IRNazanin"/>
              <w:sz w:val="28"/>
              <w:szCs w:val="28"/>
              <w:rtl/>
            </w:rPr>
          </w:rPrChange>
        </w:rPr>
        <w:t>هیم</w:t>
      </w:r>
      <w:r w:rsidR="00CA2FD8" w:rsidRPr="00457BB8">
        <w:rPr>
          <w:rFonts w:ascii="IRNazanin" w:hAnsi="IRNazanin" w:cs="IRNazanin"/>
          <w:sz w:val="28"/>
          <w:szCs w:val="28"/>
          <w:rtl/>
          <w:rPrChange w:id="3169" w:author="Mohammad Mohammadi" w:date="2025-07-22T21:07:00Z">
            <w:rPr>
              <w:rFonts w:ascii="IRNazanin" w:hAnsi="IRNazanin" w:cs="IRNazanin"/>
              <w:sz w:val="28"/>
              <w:szCs w:val="28"/>
              <w:rtl/>
            </w:rPr>
          </w:rPrChange>
        </w:rPr>
        <w:t>،</w:t>
      </w:r>
      <w:r w:rsidR="00136847" w:rsidRPr="00457BB8">
        <w:rPr>
          <w:rFonts w:ascii="IRNazanin" w:hAnsi="IRNazanin" w:cs="IRNazanin"/>
          <w:sz w:val="28"/>
          <w:szCs w:val="28"/>
          <w:rtl/>
          <w:rPrChange w:id="3170" w:author="Mohammad Mohammadi" w:date="2025-07-22T21:07:00Z">
            <w:rPr>
              <w:rFonts w:ascii="IRNazanin" w:hAnsi="IRNazanin" w:cs="IRNazanin"/>
              <w:sz w:val="28"/>
              <w:szCs w:val="28"/>
              <w:rtl/>
            </w:rPr>
          </w:rPrChange>
        </w:rPr>
        <w:t xml:space="preserve"> ولی</w:t>
      </w:r>
      <w:r w:rsidR="00CA2FD8" w:rsidRPr="00457BB8">
        <w:rPr>
          <w:rFonts w:ascii="IRNazanin" w:hAnsi="IRNazanin" w:cs="IRNazanin"/>
          <w:sz w:val="28"/>
          <w:szCs w:val="28"/>
          <w:rtl/>
          <w:rPrChange w:id="3171" w:author="Mohammad Mohammadi" w:date="2025-07-22T21:07:00Z">
            <w:rPr>
              <w:rFonts w:ascii="IRNazanin" w:hAnsi="IRNazanin" w:cs="IRNazanin"/>
              <w:sz w:val="28"/>
              <w:szCs w:val="28"/>
              <w:rtl/>
            </w:rPr>
          </w:rPrChange>
        </w:rPr>
        <w:t xml:space="preserve"> هرگز نمی‌توانیم پاکیزه را وادار به انجام کاری کنیم</w:t>
      </w:r>
      <w:r w:rsidR="00136847" w:rsidRPr="00457BB8">
        <w:rPr>
          <w:rFonts w:ascii="IRNazanin" w:hAnsi="IRNazanin" w:cs="IRNazanin"/>
          <w:sz w:val="28"/>
          <w:szCs w:val="28"/>
          <w:rtl/>
          <w:lang w:bidi="fa-IR"/>
          <w:rPrChange w:id="3172" w:author="Mohammad Mohammadi" w:date="2025-07-22T21:07:00Z">
            <w:rPr>
              <w:rFonts w:ascii="IRNazanin" w:hAnsi="IRNazanin" w:cs="IRNazanin"/>
              <w:sz w:val="28"/>
              <w:szCs w:val="28"/>
              <w:rtl/>
              <w:lang w:bidi="fa-IR"/>
            </w:rPr>
          </w:rPrChange>
        </w:rPr>
        <w:t>.</w:t>
      </w:r>
    </w:p>
    <w:p w14:paraId="1EC9D174" w14:textId="653625AC" w:rsidR="00CA2FD8" w:rsidRPr="00457BB8" w:rsidRDefault="00CA2FD8" w:rsidP="00136847">
      <w:pPr>
        <w:bidi/>
        <w:jc w:val="both"/>
        <w:rPr>
          <w:rFonts w:ascii="IRNazanin" w:hAnsi="IRNazanin" w:cs="IRNazanin"/>
          <w:sz w:val="28"/>
          <w:szCs w:val="28"/>
          <w:lang w:bidi="fa-IR"/>
          <w:rPrChange w:id="3173"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174" w:author="Mohammad Mohammadi" w:date="2025-07-22T21:07:00Z">
            <w:rPr>
              <w:rFonts w:ascii="IRNazanin" w:hAnsi="IRNazanin" w:cs="IRNazanin"/>
              <w:sz w:val="28"/>
              <w:szCs w:val="28"/>
              <w:rtl/>
            </w:rPr>
          </w:rPrChange>
        </w:rPr>
        <w:t xml:space="preserve">وقتی </w:t>
      </w:r>
      <w:r w:rsidR="003D4263" w:rsidRPr="00457BB8">
        <w:rPr>
          <w:rFonts w:ascii="IRNazanin" w:hAnsi="IRNazanin" w:cs="IRNazanin"/>
          <w:sz w:val="28"/>
          <w:szCs w:val="28"/>
          <w:rtl/>
          <w:rPrChange w:id="3175" w:author="Mohammad Mohammadi" w:date="2025-07-22T21:07:00Z">
            <w:rPr>
              <w:rFonts w:ascii="IRNazanin" w:hAnsi="IRNazanin" w:cs="IRNazanin"/>
              <w:sz w:val="28"/>
              <w:szCs w:val="28"/>
              <w:rtl/>
            </w:rPr>
          </w:rPrChange>
        </w:rPr>
        <w:t xml:space="preserve">اولین بار </w:t>
      </w:r>
      <w:r w:rsidRPr="00457BB8">
        <w:rPr>
          <w:rFonts w:ascii="IRNazanin" w:hAnsi="IRNazanin" w:cs="IRNazanin"/>
          <w:sz w:val="28"/>
          <w:szCs w:val="28"/>
          <w:rtl/>
          <w:rPrChange w:id="3176" w:author="Mohammad Mohammadi" w:date="2025-07-22T21:07:00Z">
            <w:rPr>
              <w:rFonts w:ascii="IRNazanin" w:hAnsi="IRNazanin" w:cs="IRNazanin"/>
              <w:sz w:val="28"/>
              <w:szCs w:val="28"/>
              <w:rtl/>
            </w:rPr>
          </w:rPrChange>
        </w:rPr>
        <w:t>پاکیز</w:t>
      </w:r>
      <w:r w:rsidR="003D4263" w:rsidRPr="00457BB8">
        <w:rPr>
          <w:rFonts w:ascii="IRNazanin" w:hAnsi="IRNazanin" w:cs="IRNazanin"/>
          <w:sz w:val="28"/>
          <w:szCs w:val="28"/>
          <w:rtl/>
          <w:rPrChange w:id="3177" w:author="Mohammad Mohammadi" w:date="2025-07-22T21:07:00Z">
            <w:rPr>
              <w:rFonts w:ascii="IRNazanin" w:hAnsi="IRNazanin" w:cs="IRNazanin"/>
              <w:sz w:val="28"/>
              <w:szCs w:val="28"/>
              <w:rtl/>
            </w:rPr>
          </w:rPrChange>
        </w:rPr>
        <w:t xml:space="preserve">ه </w:t>
      </w:r>
      <w:r w:rsidR="00AE1A17" w:rsidRPr="00457BB8">
        <w:rPr>
          <w:rFonts w:ascii="IRNazanin" w:hAnsi="IRNazanin" w:cs="IRNazanin" w:hint="cs"/>
          <w:sz w:val="28"/>
          <w:szCs w:val="28"/>
          <w:rtl/>
          <w:rPrChange w:id="3178" w:author="Mohammad Mohammadi" w:date="2025-07-22T21:07:00Z">
            <w:rPr>
              <w:rFonts w:ascii="IRNazanin" w:hAnsi="IRNazanin" w:cs="IRNazanin" w:hint="cs"/>
              <w:sz w:val="28"/>
              <w:szCs w:val="28"/>
              <w:rtl/>
            </w:rPr>
          </w:rPrChange>
        </w:rPr>
        <w:t>به</w:t>
      </w:r>
      <w:r w:rsidR="00AE1A17" w:rsidRPr="00457BB8">
        <w:rPr>
          <w:rFonts w:ascii="IRNazanin" w:hAnsi="IRNazanin" w:cs="IRNazanin"/>
          <w:sz w:val="28"/>
          <w:szCs w:val="28"/>
          <w:rtl/>
          <w:rPrChange w:id="3179" w:author="Mohammad Mohammadi" w:date="2025-07-22T21:07:00Z">
            <w:rPr>
              <w:rFonts w:ascii="IRNazanin" w:hAnsi="IRNazanin" w:cs="IRNazanin"/>
              <w:sz w:val="28"/>
              <w:szCs w:val="28"/>
              <w:rtl/>
            </w:rPr>
          </w:rPrChange>
        </w:rPr>
        <w:t xml:space="preserve"> </w:t>
      </w:r>
      <w:r w:rsidR="003D4263" w:rsidRPr="00457BB8">
        <w:rPr>
          <w:rFonts w:ascii="IRNazanin" w:hAnsi="IRNazanin" w:cs="IRNazanin"/>
          <w:sz w:val="28"/>
          <w:szCs w:val="28"/>
          <w:rtl/>
          <w:rPrChange w:id="3180" w:author="Mohammad Mohammadi" w:date="2025-07-22T21:07:00Z">
            <w:rPr>
              <w:rFonts w:ascii="IRNazanin" w:hAnsi="IRNazanin" w:cs="IRNazanin"/>
              <w:sz w:val="28"/>
              <w:szCs w:val="28"/>
              <w:rtl/>
            </w:rPr>
          </w:rPrChange>
        </w:rPr>
        <w:t>این خان</w:t>
      </w:r>
      <w:r w:rsidRPr="00457BB8">
        <w:rPr>
          <w:rFonts w:ascii="IRNazanin" w:hAnsi="IRNazanin" w:cs="IRNazanin"/>
          <w:sz w:val="28"/>
          <w:szCs w:val="28"/>
          <w:rtl/>
          <w:rPrChange w:id="3181" w:author="Mohammad Mohammadi" w:date="2025-07-22T21:07:00Z">
            <w:rPr>
              <w:rFonts w:ascii="IRNazanin" w:hAnsi="IRNazanin" w:cs="IRNazanin"/>
              <w:sz w:val="28"/>
              <w:szCs w:val="28"/>
              <w:rtl/>
            </w:rPr>
          </w:rPrChange>
        </w:rPr>
        <w:t>ه آمد، هیچ چیز نداشت؛ نه شتر، نه گاو، نه گوسفند. خیلی فقیر بود.</w:t>
      </w:r>
      <w:r w:rsidR="003D4263" w:rsidRPr="00457BB8">
        <w:rPr>
          <w:rFonts w:ascii="IRNazanin" w:hAnsi="IRNazanin" w:cs="IRNazanin"/>
          <w:sz w:val="28"/>
          <w:szCs w:val="28"/>
          <w:rtl/>
          <w:rPrChange w:id="3182" w:author="Mohammad Mohammadi" w:date="2025-07-22T21:07:00Z">
            <w:rPr>
              <w:rFonts w:ascii="IRNazanin" w:hAnsi="IRNazanin" w:cs="IRNazanin"/>
              <w:sz w:val="28"/>
              <w:szCs w:val="28"/>
              <w:rtl/>
            </w:rPr>
          </w:rPrChange>
        </w:rPr>
        <w:t xml:space="preserve"> اما</w:t>
      </w:r>
      <w:r w:rsidRPr="00457BB8">
        <w:rPr>
          <w:rFonts w:ascii="IRNazanin" w:hAnsi="IRNazanin" w:cs="IRNazanin"/>
          <w:sz w:val="28"/>
          <w:szCs w:val="28"/>
          <w:rtl/>
          <w:rPrChange w:id="3183" w:author="Mohammad Mohammadi" w:date="2025-07-22T21:07:00Z">
            <w:rPr>
              <w:rFonts w:ascii="IRNazanin" w:hAnsi="IRNazanin" w:cs="IRNazanin"/>
              <w:sz w:val="28"/>
              <w:szCs w:val="28"/>
              <w:rtl/>
            </w:rPr>
          </w:rPrChange>
        </w:rPr>
        <w:t xml:space="preserve"> خانه</w:t>
      </w:r>
      <w:r w:rsidR="003D4263" w:rsidRPr="00457BB8">
        <w:rPr>
          <w:rFonts w:ascii="IRNazanin" w:hAnsi="IRNazanin" w:cs="IRNazanin"/>
          <w:sz w:val="28"/>
          <w:szCs w:val="28"/>
          <w:rtl/>
          <w:rPrChange w:id="3184" w:author="Mohammad Mohammadi" w:date="2025-07-22T21:07:00Z">
            <w:rPr>
              <w:rFonts w:ascii="IRNazanin" w:hAnsi="IRNazanin" w:cs="IRNazanin"/>
              <w:sz w:val="28"/>
              <w:szCs w:val="28"/>
              <w:rtl/>
            </w:rPr>
          </w:rPrChange>
        </w:rPr>
        <w:t>‌ی</w:t>
      </w:r>
      <w:r w:rsidRPr="00457BB8">
        <w:rPr>
          <w:rFonts w:ascii="IRNazanin" w:hAnsi="IRNazanin" w:cs="IRNazanin"/>
          <w:sz w:val="28"/>
          <w:szCs w:val="28"/>
          <w:rtl/>
          <w:rPrChange w:id="3185" w:author="Mohammad Mohammadi" w:date="2025-07-22T21:07:00Z">
            <w:rPr>
              <w:rFonts w:ascii="IRNazanin" w:hAnsi="IRNazanin" w:cs="IRNazanin"/>
              <w:sz w:val="28"/>
              <w:szCs w:val="28"/>
              <w:rtl/>
            </w:rPr>
          </w:rPrChange>
        </w:rPr>
        <w:t xml:space="preserve"> من همه چیز داشت؛ من آنقدر روغن </w:t>
      </w:r>
      <w:r w:rsidR="003D4263" w:rsidRPr="00457BB8">
        <w:rPr>
          <w:rFonts w:ascii="IRNazanin" w:hAnsi="IRNazanin" w:cs="IRNazanin"/>
          <w:sz w:val="28"/>
          <w:szCs w:val="28"/>
          <w:rtl/>
          <w:rPrChange w:id="3186" w:author="Mohammad Mohammadi" w:date="2025-07-22T21:07:00Z">
            <w:rPr>
              <w:rFonts w:ascii="IRNazanin" w:hAnsi="IRNazanin" w:cs="IRNazanin"/>
              <w:sz w:val="28"/>
              <w:szCs w:val="28"/>
              <w:rtl/>
            </w:rPr>
          </w:rPrChange>
        </w:rPr>
        <w:t xml:space="preserve">زرد داشتم </w:t>
      </w:r>
      <w:r w:rsidRPr="00457BB8">
        <w:rPr>
          <w:rFonts w:ascii="IRNazanin" w:hAnsi="IRNazanin" w:cs="IRNazanin"/>
          <w:sz w:val="28"/>
          <w:szCs w:val="28"/>
          <w:rtl/>
          <w:rPrChange w:id="3187" w:author="Mohammad Mohammadi" w:date="2025-07-22T21:07:00Z">
            <w:rPr>
              <w:rFonts w:ascii="IRNazanin" w:hAnsi="IRNazanin" w:cs="IRNazanin"/>
              <w:sz w:val="28"/>
              <w:szCs w:val="28"/>
              <w:rtl/>
            </w:rPr>
          </w:rPrChange>
        </w:rPr>
        <w:t>که کاسه‌های زیادی</w:t>
      </w:r>
      <w:r w:rsidR="003D4263" w:rsidRPr="00457BB8">
        <w:rPr>
          <w:rFonts w:ascii="IRNazanin" w:hAnsi="IRNazanin" w:cs="IRNazanin"/>
          <w:sz w:val="28"/>
          <w:szCs w:val="28"/>
          <w:rtl/>
          <w:rPrChange w:id="3188" w:author="Mohammad Mohammadi" w:date="2025-07-22T21:07:00Z">
            <w:rPr>
              <w:rFonts w:ascii="IRNazanin" w:hAnsi="IRNazanin" w:cs="IRNazanin"/>
              <w:sz w:val="28"/>
              <w:szCs w:val="28"/>
              <w:rtl/>
            </w:rPr>
          </w:rPrChange>
        </w:rPr>
        <w:t xml:space="preserve"> را</w:t>
      </w:r>
      <w:r w:rsidRPr="00457BB8">
        <w:rPr>
          <w:rFonts w:ascii="IRNazanin" w:hAnsi="IRNazanin" w:cs="IRNazanin"/>
          <w:sz w:val="28"/>
          <w:szCs w:val="28"/>
          <w:rtl/>
          <w:rPrChange w:id="3189" w:author="Mohammad Mohammadi" w:date="2025-07-22T21:07:00Z">
            <w:rPr>
              <w:rFonts w:ascii="IRNazanin" w:hAnsi="IRNazanin" w:cs="IRNazanin"/>
              <w:sz w:val="28"/>
              <w:szCs w:val="28"/>
              <w:rtl/>
            </w:rPr>
          </w:rPrChange>
        </w:rPr>
        <w:t xml:space="preserve"> </w:t>
      </w:r>
      <w:r w:rsidR="003D4263" w:rsidRPr="00457BB8">
        <w:rPr>
          <w:rFonts w:ascii="IRNazanin" w:hAnsi="IRNazanin" w:cs="IRNazanin"/>
          <w:sz w:val="28"/>
          <w:szCs w:val="28"/>
          <w:rtl/>
          <w:rPrChange w:id="3190" w:author="Mohammad Mohammadi" w:date="2025-07-22T21:07:00Z">
            <w:rPr>
              <w:rFonts w:ascii="IRNazanin" w:hAnsi="IRNazanin" w:cs="IRNazanin"/>
              <w:sz w:val="28"/>
              <w:szCs w:val="28"/>
              <w:rtl/>
            </w:rPr>
          </w:rPrChange>
        </w:rPr>
        <w:t xml:space="preserve">پر کرده برایش دادم. </w:t>
      </w:r>
      <w:r w:rsidRPr="00457BB8">
        <w:rPr>
          <w:rFonts w:ascii="IRNazanin" w:hAnsi="IRNazanin" w:cs="IRNazanin"/>
          <w:sz w:val="28"/>
          <w:szCs w:val="28"/>
          <w:rtl/>
          <w:rPrChange w:id="3191" w:author="Mohammad Mohammadi" w:date="2025-07-22T21:07:00Z">
            <w:rPr>
              <w:rFonts w:ascii="IRNazanin" w:hAnsi="IRNazanin" w:cs="IRNazanin"/>
              <w:sz w:val="28"/>
              <w:szCs w:val="28"/>
              <w:rtl/>
            </w:rPr>
          </w:rPrChange>
        </w:rPr>
        <w:t xml:space="preserve">یک بره کوچک را در روغن </w:t>
      </w:r>
      <w:r w:rsidR="003D4263" w:rsidRPr="00457BB8">
        <w:rPr>
          <w:rFonts w:ascii="IRNazanin" w:hAnsi="IRNazanin" w:cs="IRNazanin"/>
          <w:sz w:val="28"/>
          <w:szCs w:val="28"/>
          <w:rtl/>
          <w:rPrChange w:id="3192" w:author="Mohammad Mohammadi" w:date="2025-07-22T21:07:00Z">
            <w:rPr>
              <w:rFonts w:ascii="IRNazanin" w:hAnsi="IRNazanin" w:cs="IRNazanin"/>
              <w:sz w:val="28"/>
              <w:szCs w:val="28"/>
              <w:rtl/>
            </w:rPr>
          </w:rPrChange>
        </w:rPr>
        <w:t>زرد</w:t>
      </w:r>
      <w:r w:rsidRPr="00457BB8">
        <w:rPr>
          <w:rFonts w:ascii="IRNazanin" w:hAnsi="IRNazanin" w:cs="IRNazanin"/>
          <w:sz w:val="28"/>
          <w:szCs w:val="28"/>
          <w:rtl/>
          <w:rPrChange w:id="3193" w:author="Mohammad Mohammadi" w:date="2025-07-22T21:07:00Z">
            <w:rPr>
              <w:rFonts w:ascii="IRNazanin" w:hAnsi="IRNazanin" w:cs="IRNazanin"/>
              <w:sz w:val="28"/>
              <w:szCs w:val="28"/>
              <w:rtl/>
            </w:rPr>
          </w:rPrChange>
        </w:rPr>
        <w:t xml:space="preserve"> پختم؛ </w:t>
      </w:r>
      <w:r w:rsidR="003D4263" w:rsidRPr="00457BB8">
        <w:rPr>
          <w:rFonts w:ascii="IRNazanin" w:hAnsi="IRNazanin" w:cs="IRNazanin"/>
          <w:sz w:val="28"/>
          <w:szCs w:val="28"/>
          <w:rtl/>
          <w:rPrChange w:id="3194" w:author="Mohammad Mohammadi" w:date="2025-07-22T21:07:00Z">
            <w:rPr>
              <w:rFonts w:ascii="IRNazanin" w:hAnsi="IRNazanin" w:cs="IRNazanin"/>
              <w:sz w:val="28"/>
              <w:szCs w:val="28"/>
              <w:rtl/>
            </w:rPr>
          </w:rPrChange>
        </w:rPr>
        <w:t>گوشت</w:t>
      </w:r>
      <w:r w:rsidRPr="00457BB8">
        <w:rPr>
          <w:rFonts w:ascii="IRNazanin" w:hAnsi="IRNazanin" w:cs="IRNazanin"/>
          <w:sz w:val="28"/>
          <w:szCs w:val="28"/>
          <w:rtl/>
          <w:rPrChange w:id="3195" w:author="Mohammad Mohammadi" w:date="2025-07-22T21:07:00Z">
            <w:rPr>
              <w:rFonts w:ascii="IRNazanin" w:hAnsi="IRNazanin" w:cs="IRNazanin"/>
              <w:sz w:val="28"/>
              <w:szCs w:val="28"/>
              <w:rtl/>
            </w:rPr>
          </w:rPrChange>
        </w:rPr>
        <w:t xml:space="preserve"> خام را داخل </w:t>
      </w:r>
      <w:r w:rsidR="003D4263" w:rsidRPr="00457BB8">
        <w:rPr>
          <w:rFonts w:ascii="IRNazanin" w:hAnsi="IRNazanin" w:cs="IRNazanin"/>
          <w:sz w:val="28"/>
          <w:szCs w:val="28"/>
          <w:rtl/>
          <w:rPrChange w:id="3196" w:author="Mohammad Mohammadi" w:date="2025-07-22T21:07:00Z">
            <w:rPr>
              <w:rFonts w:ascii="IRNazanin" w:hAnsi="IRNazanin" w:cs="IRNazanin"/>
              <w:sz w:val="28"/>
              <w:szCs w:val="28"/>
              <w:rtl/>
            </w:rPr>
          </w:rPrChange>
        </w:rPr>
        <w:t xml:space="preserve">دیگ </w:t>
      </w:r>
      <w:r w:rsidRPr="00457BB8">
        <w:rPr>
          <w:rFonts w:ascii="IRNazanin" w:hAnsi="IRNazanin" w:cs="IRNazanin"/>
          <w:sz w:val="28"/>
          <w:szCs w:val="28"/>
          <w:rtl/>
          <w:rPrChange w:id="3197" w:author="Mohammad Mohammadi" w:date="2025-07-22T21:07:00Z">
            <w:rPr>
              <w:rFonts w:ascii="IRNazanin" w:hAnsi="IRNazanin" w:cs="IRNazanin"/>
              <w:sz w:val="28"/>
              <w:szCs w:val="28"/>
              <w:rtl/>
            </w:rPr>
          </w:rPrChange>
        </w:rPr>
        <w:t>گذاشتم</w:t>
      </w:r>
      <w:r w:rsidR="003D4263" w:rsidRPr="00457BB8">
        <w:rPr>
          <w:rFonts w:ascii="IRNazanin" w:hAnsi="IRNazanin" w:cs="IRNazanin"/>
          <w:sz w:val="28"/>
          <w:szCs w:val="28"/>
          <w:rtl/>
          <w:rPrChange w:id="3198" w:author="Mohammad Mohammadi" w:date="2025-07-22T21:07:00Z">
            <w:rPr>
              <w:rFonts w:ascii="IRNazanin" w:hAnsi="IRNazanin" w:cs="IRNazanin"/>
              <w:sz w:val="28"/>
              <w:szCs w:val="28"/>
              <w:rtl/>
            </w:rPr>
          </w:rPrChange>
        </w:rPr>
        <w:t xml:space="preserve"> و پختمش.</w:t>
      </w:r>
      <w:r w:rsidRPr="00457BB8">
        <w:rPr>
          <w:rFonts w:ascii="IRNazanin" w:hAnsi="IRNazanin" w:cs="IRNazanin"/>
          <w:sz w:val="28"/>
          <w:szCs w:val="28"/>
          <w:rtl/>
          <w:rPrChange w:id="3199" w:author="Mohammad Mohammadi" w:date="2025-07-22T21:07:00Z">
            <w:rPr>
              <w:rFonts w:ascii="IRNazanin" w:hAnsi="IRNazanin" w:cs="IRNazanin"/>
              <w:sz w:val="28"/>
              <w:szCs w:val="28"/>
              <w:rtl/>
            </w:rPr>
          </w:rPrChange>
        </w:rPr>
        <w:t xml:space="preserve"> بزرگترین پسرم خانی‌آقا </w:t>
      </w:r>
      <w:r w:rsidR="003D4263" w:rsidRPr="00457BB8">
        <w:rPr>
          <w:rFonts w:ascii="IRNazanin" w:hAnsi="IRNazanin" w:cs="IRNazanin"/>
          <w:sz w:val="28"/>
          <w:szCs w:val="28"/>
          <w:rtl/>
          <w:rPrChange w:id="3200"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3201" w:author="Mohammad Mohammadi" w:date="2025-07-22T21:07:00Z">
            <w:rPr>
              <w:rFonts w:ascii="IRNazanin" w:hAnsi="IRNazanin" w:cs="IRNazanin"/>
              <w:sz w:val="28"/>
              <w:szCs w:val="28"/>
              <w:rtl/>
            </w:rPr>
          </w:rPrChange>
        </w:rPr>
        <w:t xml:space="preserve"> آن زمان کوچک بود </w:t>
      </w:r>
      <w:r w:rsidR="003D4263" w:rsidRPr="00457BB8">
        <w:rPr>
          <w:rFonts w:ascii="IRNazanin" w:hAnsi="IRNazanin" w:cs="IRNazanin"/>
          <w:sz w:val="28"/>
          <w:szCs w:val="28"/>
          <w:rtl/>
          <w:rPrChange w:id="3202"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3203" w:author="Mohammad Mohammadi" w:date="2025-07-22T21:07:00Z">
            <w:rPr>
              <w:rFonts w:ascii="IRNazanin" w:hAnsi="IRNazanin" w:cs="IRNazanin"/>
              <w:sz w:val="28"/>
              <w:szCs w:val="28"/>
              <w:rtl/>
            </w:rPr>
          </w:rPrChange>
        </w:rPr>
        <w:t xml:space="preserve"> آن را برای پاکیزه برد و </w:t>
      </w:r>
      <w:r w:rsidR="00DB3B27" w:rsidRPr="00457BB8">
        <w:rPr>
          <w:rFonts w:ascii="IRNazanin" w:hAnsi="IRNazanin" w:cs="IRNazanin"/>
          <w:sz w:val="28"/>
          <w:szCs w:val="28"/>
          <w:rtl/>
          <w:rPrChange w:id="3204" w:author="Mohammad Mohammadi" w:date="2025-07-22T21:07:00Z">
            <w:rPr>
              <w:rFonts w:ascii="IRNazanin" w:hAnsi="IRNazanin" w:cs="IRNazanin"/>
              <w:sz w:val="28"/>
              <w:szCs w:val="28"/>
              <w:rtl/>
            </w:rPr>
          </w:rPrChange>
        </w:rPr>
        <w:t>همانجا</w:t>
      </w:r>
      <w:r w:rsidRPr="00457BB8">
        <w:rPr>
          <w:rFonts w:ascii="IRNazanin" w:hAnsi="IRNazanin" w:cs="IRNazanin"/>
          <w:sz w:val="28"/>
          <w:szCs w:val="28"/>
          <w:rtl/>
          <w:rPrChange w:id="3205" w:author="Mohammad Mohammadi" w:date="2025-07-22T21:07:00Z">
            <w:rPr>
              <w:rFonts w:ascii="IRNazanin" w:hAnsi="IRNazanin" w:cs="IRNazanin"/>
              <w:sz w:val="28"/>
              <w:szCs w:val="28"/>
              <w:rtl/>
            </w:rPr>
          </w:rPrChange>
        </w:rPr>
        <w:t xml:space="preserve"> خوردند</w:t>
      </w:r>
      <w:r w:rsidRPr="00457BB8">
        <w:rPr>
          <w:rFonts w:ascii="IRNazanin" w:hAnsi="IRNazanin" w:cs="IRNazanin"/>
          <w:sz w:val="28"/>
          <w:szCs w:val="28"/>
          <w:lang w:bidi="fa-IR"/>
          <w:rPrChange w:id="3206" w:author="Mohammad Mohammadi" w:date="2025-07-22T21:07:00Z">
            <w:rPr>
              <w:rFonts w:ascii="IRNazanin" w:hAnsi="IRNazanin" w:cs="IRNazanin"/>
              <w:sz w:val="28"/>
              <w:szCs w:val="28"/>
              <w:lang w:bidi="fa-IR"/>
            </w:rPr>
          </w:rPrChange>
        </w:rPr>
        <w:t>.</w:t>
      </w:r>
    </w:p>
    <w:p w14:paraId="3F7500E5" w14:textId="1284F894" w:rsidR="00CA2FD8" w:rsidRPr="00457BB8" w:rsidRDefault="00FD601D" w:rsidP="00CA2FD8">
      <w:pPr>
        <w:bidi/>
        <w:jc w:val="both"/>
        <w:rPr>
          <w:rFonts w:ascii="IRNazanin" w:hAnsi="IRNazanin" w:cs="IRNazanin"/>
          <w:sz w:val="28"/>
          <w:szCs w:val="28"/>
          <w:lang w:bidi="fa-IR"/>
          <w:rPrChange w:id="3207"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208" w:author="Mohammad Mohammadi" w:date="2025-07-22T21:07:00Z">
            <w:rPr>
              <w:rFonts w:ascii="IRNazanin" w:hAnsi="IRNazanin" w:cs="IRNazanin"/>
              <w:sz w:val="28"/>
              <w:szCs w:val="28"/>
              <w:rtl/>
            </w:rPr>
          </w:rPrChange>
        </w:rPr>
        <w:t>بعدها</w:t>
      </w:r>
      <w:r w:rsidR="00CA2FD8" w:rsidRPr="00457BB8">
        <w:rPr>
          <w:rFonts w:ascii="IRNazanin" w:hAnsi="IRNazanin" w:cs="IRNazanin"/>
          <w:sz w:val="28"/>
          <w:szCs w:val="28"/>
          <w:rtl/>
          <w:rPrChange w:id="3209" w:author="Mohammad Mohammadi" w:date="2025-07-22T21:07:00Z">
            <w:rPr>
              <w:rFonts w:ascii="IRNazanin" w:hAnsi="IRNazanin" w:cs="IRNazanin"/>
              <w:sz w:val="28"/>
              <w:szCs w:val="28"/>
              <w:rtl/>
            </w:rPr>
          </w:rPrChange>
        </w:rPr>
        <w:t xml:space="preserve"> تومان گفت: «او هیچ پشم ندارد؛ </w:t>
      </w:r>
      <w:ins w:id="3210" w:author="Saeedi, Faiza" w:date="2025-06-06T00:14:00Z">
        <w:r w:rsidR="00251307" w:rsidRPr="00457BB8">
          <w:rPr>
            <w:rFonts w:ascii="IRNazanin" w:hAnsi="IRNazanin" w:cs="IRNazanin" w:hint="cs"/>
            <w:sz w:val="28"/>
            <w:szCs w:val="28"/>
            <w:rtl/>
            <w:rPrChange w:id="3211" w:author="Mohammad Mohammadi" w:date="2025-07-22T21:07:00Z">
              <w:rPr>
                <w:rFonts w:ascii="IRNazanin" w:hAnsi="IRNazanin" w:cs="IRNazanin" w:hint="cs"/>
                <w:sz w:val="28"/>
                <w:szCs w:val="28"/>
                <w:rtl/>
              </w:rPr>
            </w:rPrChange>
          </w:rPr>
          <w:t>یک</w:t>
        </w:r>
        <w:r w:rsidR="00251307" w:rsidRPr="00457BB8">
          <w:rPr>
            <w:rFonts w:ascii="IRNazanin" w:hAnsi="IRNazanin" w:cs="IRNazanin"/>
            <w:sz w:val="28"/>
            <w:szCs w:val="28"/>
            <w:rtl/>
            <w:rPrChange w:id="3212" w:author="Mohammad Mohammadi" w:date="2025-07-22T21:07:00Z">
              <w:rPr>
                <w:rFonts w:ascii="IRNazanin" w:hAnsi="IRNazanin" w:cs="IRNazanin"/>
                <w:sz w:val="28"/>
                <w:szCs w:val="28"/>
                <w:rtl/>
              </w:rPr>
            </w:rPrChange>
          </w:rPr>
          <w:t xml:space="preserve"> </w:t>
        </w:r>
      </w:ins>
      <w:r w:rsidR="00CA2FD8" w:rsidRPr="00457BB8">
        <w:rPr>
          <w:rFonts w:ascii="IRNazanin" w:hAnsi="IRNazanin" w:cs="IRNazanin"/>
          <w:sz w:val="28"/>
          <w:szCs w:val="28"/>
          <w:rtl/>
          <w:rPrChange w:id="3213" w:author="Mohammad Mohammadi" w:date="2025-07-22T21:07:00Z">
            <w:rPr>
              <w:rFonts w:ascii="IRNazanin" w:hAnsi="IRNazanin" w:cs="IRNazanin"/>
              <w:sz w:val="28"/>
              <w:szCs w:val="28"/>
              <w:rtl/>
            </w:rPr>
          </w:rPrChange>
        </w:rPr>
        <w:t>کمی به او بده»</w:t>
      </w:r>
      <w:r w:rsidR="007316B0" w:rsidRPr="00457BB8">
        <w:rPr>
          <w:rFonts w:ascii="IRNazanin" w:hAnsi="IRNazanin" w:cs="IRNazanin"/>
          <w:sz w:val="28"/>
          <w:szCs w:val="28"/>
          <w:rtl/>
          <w:rPrChange w:id="3214" w:author="Mohammad Mohammadi" w:date="2025-07-22T21:07:00Z">
            <w:rPr>
              <w:rFonts w:ascii="IRNazanin" w:hAnsi="IRNazanin" w:cs="IRNazanin"/>
              <w:sz w:val="28"/>
              <w:szCs w:val="28"/>
              <w:rtl/>
            </w:rPr>
          </w:rPrChange>
        </w:rPr>
        <w:t>.</w:t>
      </w:r>
      <w:r w:rsidR="00CA2FD8" w:rsidRPr="00457BB8">
        <w:rPr>
          <w:rFonts w:ascii="IRNazanin" w:hAnsi="IRNazanin" w:cs="IRNazanin"/>
          <w:sz w:val="28"/>
          <w:szCs w:val="28"/>
          <w:rtl/>
          <w:rPrChange w:id="3215" w:author="Mohammad Mohammadi" w:date="2025-07-22T21:07:00Z">
            <w:rPr>
              <w:rFonts w:ascii="IRNazanin" w:hAnsi="IRNazanin" w:cs="IRNazanin"/>
              <w:sz w:val="28"/>
              <w:szCs w:val="28"/>
              <w:rtl/>
            </w:rPr>
          </w:rPrChange>
        </w:rPr>
        <w:t xml:space="preserve"> </w:t>
      </w:r>
      <w:r w:rsidR="007316B0" w:rsidRPr="00457BB8">
        <w:rPr>
          <w:rFonts w:ascii="IRNazanin" w:hAnsi="IRNazanin" w:cs="IRNazanin"/>
          <w:sz w:val="28"/>
          <w:szCs w:val="28"/>
          <w:rtl/>
          <w:rPrChange w:id="3216" w:author="Mohammad Mohammadi" w:date="2025-07-22T21:07:00Z">
            <w:rPr>
              <w:rFonts w:ascii="IRNazanin" w:hAnsi="IRNazanin" w:cs="IRNazanin"/>
              <w:sz w:val="28"/>
              <w:szCs w:val="28"/>
              <w:rtl/>
            </w:rPr>
          </w:rPrChange>
        </w:rPr>
        <w:t xml:space="preserve">از این قضیه </w:t>
      </w:r>
      <w:r w:rsidR="00CA2FD8" w:rsidRPr="00457BB8">
        <w:rPr>
          <w:rFonts w:ascii="IRNazanin" w:hAnsi="IRNazanin" w:cs="IRNazanin"/>
          <w:sz w:val="28"/>
          <w:szCs w:val="28"/>
          <w:rtl/>
          <w:rPrChange w:id="3217" w:author="Mohammad Mohammadi" w:date="2025-07-22T21:07:00Z">
            <w:rPr>
              <w:rFonts w:ascii="IRNazanin" w:hAnsi="IRNazanin" w:cs="IRNazanin"/>
              <w:sz w:val="28"/>
              <w:szCs w:val="28"/>
              <w:rtl/>
            </w:rPr>
          </w:rPrChange>
        </w:rPr>
        <w:t xml:space="preserve">به مادرش یا قریش نگفت </w:t>
      </w:r>
      <w:r w:rsidR="007316B0" w:rsidRPr="00457BB8">
        <w:rPr>
          <w:rFonts w:ascii="IRNazanin" w:hAnsi="IRNazanin" w:cs="IRNazanin"/>
          <w:sz w:val="28"/>
          <w:szCs w:val="28"/>
          <w:rtl/>
          <w:rPrChange w:id="3218" w:author="Mohammad Mohammadi" w:date="2025-07-22T21:07:00Z">
            <w:rPr>
              <w:rFonts w:ascii="IRNazanin" w:hAnsi="IRNazanin" w:cs="IRNazanin"/>
              <w:sz w:val="28"/>
              <w:szCs w:val="28"/>
              <w:rtl/>
            </w:rPr>
          </w:rPrChange>
        </w:rPr>
        <w:t xml:space="preserve">و </w:t>
      </w:r>
      <w:r w:rsidR="00CA2FD8" w:rsidRPr="00457BB8">
        <w:rPr>
          <w:rFonts w:ascii="IRNazanin" w:hAnsi="IRNazanin" w:cs="IRNazanin"/>
          <w:sz w:val="28"/>
          <w:szCs w:val="28"/>
          <w:rtl/>
          <w:rPrChange w:id="3219" w:author="Mohammad Mohammadi" w:date="2025-07-22T21:07:00Z">
            <w:rPr>
              <w:rFonts w:ascii="IRNazanin" w:hAnsi="IRNazanin" w:cs="IRNazanin"/>
              <w:sz w:val="28"/>
              <w:szCs w:val="28"/>
              <w:rtl/>
            </w:rPr>
          </w:rPrChange>
        </w:rPr>
        <w:t xml:space="preserve">مخفیانه </w:t>
      </w:r>
      <w:r w:rsidR="007316B0" w:rsidRPr="00457BB8">
        <w:rPr>
          <w:rFonts w:ascii="IRNazanin" w:hAnsi="IRNazanin" w:cs="IRNazanin"/>
          <w:sz w:val="28"/>
          <w:szCs w:val="28"/>
          <w:rtl/>
          <w:rPrChange w:id="3220" w:author="Mohammad Mohammadi" w:date="2025-07-22T21:07:00Z">
            <w:rPr>
              <w:rFonts w:ascii="IRNazanin" w:hAnsi="IRNazanin" w:cs="IRNazanin"/>
              <w:sz w:val="28"/>
              <w:szCs w:val="28"/>
              <w:rtl/>
            </w:rPr>
          </w:rPrChange>
        </w:rPr>
        <w:t>برایش پشم خواست</w:t>
      </w:r>
      <w:r w:rsidR="00CA2FD8" w:rsidRPr="00457BB8">
        <w:rPr>
          <w:rFonts w:ascii="IRNazanin" w:hAnsi="IRNazanin" w:cs="IRNazanin"/>
          <w:sz w:val="28"/>
          <w:szCs w:val="28"/>
          <w:rtl/>
          <w:rPrChange w:id="3221" w:author="Mohammad Mohammadi" w:date="2025-07-22T21:07:00Z">
            <w:rPr>
              <w:rFonts w:ascii="IRNazanin" w:hAnsi="IRNazanin" w:cs="IRNazanin"/>
              <w:sz w:val="28"/>
              <w:szCs w:val="28"/>
              <w:rtl/>
            </w:rPr>
          </w:rPrChange>
        </w:rPr>
        <w:t xml:space="preserve">. گفت: «کمی پشم خوب </w:t>
      </w:r>
      <w:r w:rsidR="007316B0" w:rsidRPr="00457BB8">
        <w:rPr>
          <w:rFonts w:ascii="IRNazanin" w:hAnsi="IRNazanin" w:cs="IRNazanin"/>
          <w:sz w:val="28"/>
          <w:szCs w:val="28"/>
          <w:rtl/>
          <w:rPrChange w:id="3222" w:author="Mohammad Mohammadi" w:date="2025-07-22T21:07:00Z">
            <w:rPr>
              <w:rFonts w:ascii="IRNazanin" w:hAnsi="IRNazanin" w:cs="IRNazanin"/>
              <w:sz w:val="28"/>
              <w:szCs w:val="28"/>
              <w:rtl/>
            </w:rPr>
          </w:rPrChange>
        </w:rPr>
        <w:t xml:space="preserve">جدا </w:t>
      </w:r>
      <w:r w:rsidR="00CA2FD8" w:rsidRPr="00457BB8">
        <w:rPr>
          <w:rFonts w:ascii="IRNazanin" w:hAnsi="IRNazanin" w:cs="IRNazanin"/>
          <w:sz w:val="28"/>
          <w:szCs w:val="28"/>
          <w:rtl/>
          <w:rPrChange w:id="3223" w:author="Mohammad Mohammadi" w:date="2025-07-22T21:07:00Z">
            <w:rPr>
              <w:rFonts w:ascii="IRNazanin" w:hAnsi="IRNazanin" w:cs="IRNazanin"/>
              <w:sz w:val="28"/>
              <w:szCs w:val="28"/>
              <w:rtl/>
            </w:rPr>
          </w:rPrChange>
        </w:rPr>
        <w:t xml:space="preserve">کن، برای پاکیزه می‌برم تا بتواند برای خودش </w:t>
      </w:r>
      <w:del w:id="3224" w:author="Saeedi, Faiza" w:date="2025-06-06T00:14:00Z">
        <w:r w:rsidR="0088553E" w:rsidRPr="00457BB8" w:rsidDel="00251307">
          <w:rPr>
            <w:rFonts w:ascii="IRNazanin" w:hAnsi="IRNazanin" w:cs="IRNazanin"/>
            <w:sz w:val="28"/>
            <w:szCs w:val="28"/>
            <w:rtl/>
            <w:rPrChange w:id="3225" w:author="Mohammad Mohammadi" w:date="2025-07-22T21:07:00Z">
              <w:rPr>
                <w:rFonts w:ascii="IRNazanin" w:hAnsi="IRNazanin" w:cs="IRNazanin"/>
                <w:sz w:val="28"/>
                <w:szCs w:val="28"/>
                <w:rtl/>
              </w:rPr>
            </w:rPrChange>
          </w:rPr>
          <w:delText xml:space="preserve">یگان </w:delText>
        </w:r>
      </w:del>
      <w:r w:rsidR="0088553E" w:rsidRPr="00457BB8">
        <w:rPr>
          <w:rFonts w:ascii="IRNazanin" w:hAnsi="IRNazanin" w:cs="IRNazanin"/>
          <w:sz w:val="28"/>
          <w:szCs w:val="28"/>
          <w:rtl/>
          <w:rPrChange w:id="3226" w:author="Mohammad Mohammadi" w:date="2025-07-22T21:07:00Z">
            <w:rPr>
              <w:rFonts w:ascii="IRNazanin" w:hAnsi="IRNazanin" w:cs="IRNazanin"/>
              <w:sz w:val="28"/>
              <w:szCs w:val="28"/>
              <w:rtl/>
            </w:rPr>
          </w:rPrChange>
        </w:rPr>
        <w:t>دستکول</w:t>
      </w:r>
      <w:r w:rsidR="00CA2FD8" w:rsidRPr="00457BB8">
        <w:rPr>
          <w:rFonts w:ascii="IRNazanin" w:hAnsi="IRNazanin" w:cs="IRNazanin"/>
          <w:sz w:val="28"/>
          <w:szCs w:val="28"/>
          <w:rtl/>
          <w:rPrChange w:id="3227" w:author="Mohammad Mohammadi" w:date="2025-07-22T21:07:00Z">
            <w:rPr>
              <w:rFonts w:ascii="IRNazanin" w:hAnsi="IRNazanin" w:cs="IRNazanin"/>
              <w:sz w:val="28"/>
              <w:szCs w:val="28"/>
              <w:rtl/>
            </w:rPr>
          </w:rPrChange>
        </w:rPr>
        <w:t xml:space="preserve">، </w:t>
      </w:r>
      <w:r w:rsidR="0088553E" w:rsidRPr="00457BB8">
        <w:rPr>
          <w:rFonts w:ascii="IRNazanin" w:hAnsi="IRNazanin" w:cs="IRNazanin"/>
          <w:sz w:val="28"/>
          <w:szCs w:val="28"/>
          <w:rtl/>
          <w:rPrChange w:id="3228" w:author="Mohammad Mohammadi" w:date="2025-07-22T21:07:00Z">
            <w:rPr>
              <w:rFonts w:ascii="IRNazanin" w:hAnsi="IRNazanin" w:cs="IRNazanin"/>
              <w:sz w:val="28"/>
              <w:szCs w:val="28"/>
              <w:rtl/>
            </w:rPr>
          </w:rPrChange>
        </w:rPr>
        <w:t xml:space="preserve">بوجی </w:t>
      </w:r>
      <w:r w:rsidR="00CA2FD8" w:rsidRPr="00457BB8">
        <w:rPr>
          <w:rFonts w:ascii="IRNazanin" w:hAnsi="IRNazanin" w:cs="IRNazanin"/>
          <w:sz w:val="28"/>
          <w:szCs w:val="28"/>
          <w:rtl/>
          <w:rPrChange w:id="3229" w:author="Mohammad Mohammadi" w:date="2025-07-22T21:07:00Z">
            <w:rPr>
              <w:rFonts w:ascii="IRNazanin" w:hAnsi="IRNazanin" w:cs="IRNazanin"/>
              <w:sz w:val="28"/>
              <w:szCs w:val="28"/>
              <w:rtl/>
            </w:rPr>
          </w:rPrChange>
        </w:rPr>
        <w:t xml:space="preserve">و </w:t>
      </w:r>
      <w:del w:id="3230" w:author="Saeedi, Faiza" w:date="2025-06-06T00:14:00Z">
        <w:r w:rsidR="00CA2FD8" w:rsidRPr="00457BB8" w:rsidDel="00251307">
          <w:rPr>
            <w:rFonts w:ascii="IRNazanin" w:hAnsi="IRNazanin" w:cs="IRNazanin"/>
            <w:sz w:val="28"/>
            <w:szCs w:val="28"/>
            <w:rtl/>
            <w:rPrChange w:id="3231" w:author="Mohammad Mohammadi" w:date="2025-07-22T21:07:00Z">
              <w:rPr>
                <w:rFonts w:ascii="IRNazanin" w:hAnsi="IRNazanin" w:cs="IRNazanin"/>
                <w:sz w:val="28"/>
                <w:szCs w:val="28"/>
                <w:rtl/>
              </w:rPr>
            </w:rPrChange>
          </w:rPr>
          <w:delText xml:space="preserve">چیزهای </w:delText>
        </w:r>
      </w:del>
      <w:ins w:id="3232" w:author="Saeedi, Faiza" w:date="2025-06-06T00:14:00Z">
        <w:r w:rsidR="00251307" w:rsidRPr="00457BB8">
          <w:rPr>
            <w:rFonts w:ascii="IRNazanin" w:hAnsi="IRNazanin" w:cs="IRNazanin" w:hint="cs"/>
            <w:sz w:val="28"/>
            <w:szCs w:val="28"/>
            <w:rtl/>
            <w:rPrChange w:id="3233" w:author="Mohammad Mohammadi" w:date="2025-07-22T21:07:00Z">
              <w:rPr>
                <w:rFonts w:ascii="IRNazanin" w:hAnsi="IRNazanin" w:cs="IRNazanin" w:hint="cs"/>
                <w:sz w:val="28"/>
                <w:szCs w:val="28"/>
                <w:rtl/>
              </w:rPr>
            </w:rPrChange>
          </w:rPr>
          <w:t>یگان</w:t>
        </w:r>
        <w:r w:rsidR="00251307" w:rsidRPr="00457BB8">
          <w:rPr>
            <w:rFonts w:ascii="IRNazanin" w:hAnsi="IRNazanin" w:cs="IRNazanin"/>
            <w:sz w:val="28"/>
            <w:szCs w:val="28"/>
            <w:rtl/>
            <w:rPrChange w:id="3234" w:author="Mohammad Mohammadi" w:date="2025-07-22T21:07:00Z">
              <w:rPr>
                <w:rFonts w:ascii="IRNazanin" w:hAnsi="IRNazanin" w:cs="IRNazanin"/>
                <w:sz w:val="28"/>
                <w:szCs w:val="28"/>
                <w:rtl/>
              </w:rPr>
            </w:rPrChange>
          </w:rPr>
          <w:t xml:space="preserve"> </w:t>
        </w:r>
        <w:r w:rsidR="00251307" w:rsidRPr="00457BB8">
          <w:rPr>
            <w:rFonts w:ascii="IRNazanin" w:hAnsi="IRNazanin" w:cs="IRNazanin" w:hint="cs"/>
            <w:sz w:val="28"/>
            <w:szCs w:val="28"/>
            <w:rtl/>
            <w:rPrChange w:id="3235" w:author="Mohammad Mohammadi" w:date="2025-07-22T21:07:00Z">
              <w:rPr>
                <w:rFonts w:ascii="IRNazanin" w:hAnsi="IRNazanin" w:cs="IRNazanin" w:hint="cs"/>
                <w:sz w:val="28"/>
                <w:szCs w:val="28"/>
                <w:rtl/>
              </w:rPr>
            </w:rPrChange>
          </w:rPr>
          <w:t>چیز</w:t>
        </w:r>
        <w:r w:rsidR="00251307" w:rsidRPr="00457BB8">
          <w:rPr>
            <w:rFonts w:ascii="IRNazanin" w:hAnsi="IRNazanin" w:cs="IRNazanin"/>
            <w:sz w:val="28"/>
            <w:szCs w:val="28"/>
            <w:rtl/>
            <w:rPrChange w:id="3236" w:author="Mohammad Mohammadi" w:date="2025-07-22T21:07:00Z">
              <w:rPr>
                <w:rFonts w:ascii="IRNazanin" w:hAnsi="IRNazanin" w:cs="IRNazanin"/>
                <w:sz w:val="28"/>
                <w:szCs w:val="28"/>
                <w:rtl/>
              </w:rPr>
            </w:rPrChange>
          </w:rPr>
          <w:t xml:space="preserve"> </w:t>
        </w:r>
      </w:ins>
      <w:r w:rsidR="00CA2FD8" w:rsidRPr="00457BB8">
        <w:rPr>
          <w:rFonts w:ascii="IRNazanin" w:hAnsi="IRNazanin" w:cs="IRNazanin"/>
          <w:sz w:val="28"/>
          <w:szCs w:val="28"/>
          <w:rtl/>
          <w:rPrChange w:id="3237" w:author="Mohammad Mohammadi" w:date="2025-07-22T21:07:00Z">
            <w:rPr>
              <w:rFonts w:ascii="IRNazanin" w:hAnsi="IRNazanin" w:cs="IRNazanin"/>
              <w:sz w:val="28"/>
              <w:szCs w:val="28"/>
              <w:rtl/>
            </w:rPr>
          </w:rPrChange>
        </w:rPr>
        <w:t xml:space="preserve">دیگر </w:t>
      </w:r>
      <w:r w:rsidR="0088553E" w:rsidRPr="00457BB8">
        <w:rPr>
          <w:rFonts w:ascii="IRNazanin" w:hAnsi="IRNazanin" w:cs="IRNazanin"/>
          <w:sz w:val="28"/>
          <w:szCs w:val="28"/>
          <w:rtl/>
          <w:rPrChange w:id="3238" w:author="Mohammad Mohammadi" w:date="2025-07-22T21:07:00Z">
            <w:rPr>
              <w:rFonts w:ascii="IRNazanin" w:hAnsi="IRNazanin" w:cs="IRNazanin"/>
              <w:sz w:val="28"/>
              <w:szCs w:val="28"/>
              <w:rtl/>
            </w:rPr>
          </w:rPrChange>
        </w:rPr>
        <w:t>جور</w:t>
      </w:r>
      <w:r w:rsidR="00CA2FD8" w:rsidRPr="00457BB8">
        <w:rPr>
          <w:rFonts w:ascii="IRNazanin" w:hAnsi="IRNazanin" w:cs="IRNazanin"/>
          <w:sz w:val="28"/>
          <w:szCs w:val="28"/>
          <w:rtl/>
          <w:rPrChange w:id="3239" w:author="Mohammad Mohammadi" w:date="2025-07-22T21:07:00Z">
            <w:rPr>
              <w:rFonts w:ascii="IRNazanin" w:hAnsi="IRNazanin" w:cs="IRNazanin"/>
              <w:sz w:val="28"/>
              <w:szCs w:val="28"/>
              <w:rtl/>
            </w:rPr>
          </w:rPrChange>
        </w:rPr>
        <w:t xml:space="preserve"> کند»</w:t>
      </w:r>
      <w:r w:rsidR="0088553E" w:rsidRPr="00457BB8">
        <w:rPr>
          <w:rFonts w:ascii="IRNazanin" w:hAnsi="IRNazanin" w:cs="IRNazanin"/>
          <w:sz w:val="28"/>
          <w:szCs w:val="28"/>
          <w:rtl/>
          <w:rPrChange w:id="3240" w:author="Mohammad Mohammadi" w:date="2025-07-22T21:07:00Z">
            <w:rPr>
              <w:rFonts w:ascii="IRNazanin" w:hAnsi="IRNazanin" w:cs="IRNazanin"/>
              <w:sz w:val="28"/>
              <w:szCs w:val="28"/>
              <w:rtl/>
            </w:rPr>
          </w:rPrChange>
        </w:rPr>
        <w:t>.</w:t>
      </w:r>
      <w:r w:rsidR="00CA2FD8" w:rsidRPr="00457BB8">
        <w:rPr>
          <w:rFonts w:ascii="IRNazanin" w:hAnsi="IRNazanin" w:cs="IRNazanin"/>
          <w:sz w:val="28"/>
          <w:szCs w:val="28"/>
          <w:rtl/>
          <w:rPrChange w:id="3241" w:author="Mohammad Mohammadi" w:date="2025-07-22T21:07:00Z">
            <w:rPr>
              <w:rFonts w:ascii="IRNazanin" w:hAnsi="IRNazanin" w:cs="IRNazanin"/>
              <w:sz w:val="28"/>
              <w:szCs w:val="28"/>
              <w:rtl/>
            </w:rPr>
          </w:rPrChange>
        </w:rPr>
        <w:t xml:space="preserve"> </w:t>
      </w:r>
      <w:r w:rsidR="00251C6B" w:rsidRPr="00457BB8">
        <w:rPr>
          <w:rFonts w:ascii="IRNazanin" w:hAnsi="IRNazanin" w:cs="IRNazanin" w:hint="cs"/>
          <w:sz w:val="28"/>
          <w:szCs w:val="28"/>
          <w:rtl/>
          <w:rPrChange w:id="3242" w:author="Mohammad Mohammadi" w:date="2025-07-22T21:07:00Z">
            <w:rPr>
              <w:rFonts w:ascii="IRNazanin" w:hAnsi="IRNazanin" w:cs="IRNazanin" w:hint="cs"/>
              <w:sz w:val="28"/>
              <w:szCs w:val="28"/>
              <w:rtl/>
            </w:rPr>
          </w:rPrChange>
        </w:rPr>
        <w:t>همینطور</w:t>
      </w:r>
      <w:r w:rsidR="00251C6B" w:rsidRPr="00457BB8">
        <w:rPr>
          <w:rFonts w:ascii="IRNazanin" w:hAnsi="IRNazanin" w:cs="IRNazanin"/>
          <w:sz w:val="28"/>
          <w:szCs w:val="28"/>
          <w:rtl/>
          <w:rPrChange w:id="3243" w:author="Mohammad Mohammadi" w:date="2025-07-22T21:07:00Z">
            <w:rPr>
              <w:rFonts w:ascii="IRNazanin" w:hAnsi="IRNazanin" w:cs="IRNazanin"/>
              <w:sz w:val="28"/>
              <w:szCs w:val="28"/>
              <w:rtl/>
            </w:rPr>
          </w:rPrChange>
        </w:rPr>
        <w:t xml:space="preserve"> </w:t>
      </w:r>
      <w:r w:rsidR="0088553E" w:rsidRPr="00457BB8">
        <w:rPr>
          <w:rFonts w:ascii="IRNazanin" w:hAnsi="IRNazanin" w:cs="IRNazanin"/>
          <w:sz w:val="28"/>
          <w:szCs w:val="28"/>
          <w:rtl/>
          <w:rPrChange w:id="3244" w:author="Mohammad Mohammadi" w:date="2025-07-22T21:07:00Z">
            <w:rPr>
              <w:rFonts w:ascii="IRNazanin" w:hAnsi="IRNazanin" w:cs="IRNazanin"/>
              <w:sz w:val="28"/>
              <w:szCs w:val="28"/>
              <w:rtl/>
            </w:rPr>
          </w:rPrChange>
        </w:rPr>
        <w:t>کردم</w:t>
      </w:r>
      <w:r w:rsidR="00CA2FD8" w:rsidRPr="00457BB8">
        <w:rPr>
          <w:rFonts w:ascii="IRNazanin" w:hAnsi="IRNazanin" w:cs="IRNazanin"/>
          <w:sz w:val="28"/>
          <w:szCs w:val="28"/>
          <w:rtl/>
          <w:rPrChange w:id="3245" w:author="Mohammad Mohammadi" w:date="2025-07-22T21:07:00Z">
            <w:rPr>
              <w:rFonts w:ascii="IRNazanin" w:hAnsi="IRNazanin" w:cs="IRNazanin"/>
              <w:sz w:val="28"/>
              <w:szCs w:val="28"/>
              <w:rtl/>
            </w:rPr>
          </w:rPrChange>
        </w:rPr>
        <w:t xml:space="preserve"> و او یک </w:t>
      </w:r>
      <w:r w:rsidR="0088553E" w:rsidRPr="00457BB8">
        <w:rPr>
          <w:rFonts w:ascii="IRNazanin" w:hAnsi="IRNazanin" w:cs="IRNazanin"/>
          <w:sz w:val="28"/>
          <w:szCs w:val="28"/>
          <w:rtl/>
          <w:rPrChange w:id="3246" w:author="Mohammad Mohammadi" w:date="2025-07-22T21:07:00Z">
            <w:rPr>
              <w:rFonts w:ascii="IRNazanin" w:hAnsi="IRNazanin" w:cs="IRNazanin"/>
              <w:sz w:val="28"/>
              <w:szCs w:val="28"/>
              <w:rtl/>
            </w:rPr>
          </w:rPrChange>
        </w:rPr>
        <w:t xml:space="preserve">بوجی </w:t>
      </w:r>
      <w:r w:rsidR="00CA2FD8" w:rsidRPr="00457BB8">
        <w:rPr>
          <w:rFonts w:ascii="IRNazanin" w:hAnsi="IRNazanin" w:cs="IRNazanin"/>
          <w:sz w:val="28"/>
          <w:szCs w:val="28"/>
          <w:rtl/>
          <w:rPrChange w:id="3247" w:author="Mohammad Mohammadi" w:date="2025-07-22T21:07:00Z">
            <w:rPr>
              <w:rFonts w:ascii="IRNazanin" w:hAnsi="IRNazanin" w:cs="IRNazanin"/>
              <w:sz w:val="28"/>
              <w:szCs w:val="28"/>
              <w:rtl/>
            </w:rPr>
          </w:rPrChange>
        </w:rPr>
        <w:t xml:space="preserve">بزرگ را </w:t>
      </w:r>
      <w:ins w:id="3248" w:author="Saeedi, Faiza" w:date="2025-06-06T00:14:00Z">
        <w:r w:rsidR="00251307" w:rsidRPr="00457BB8">
          <w:rPr>
            <w:rFonts w:ascii="IRNazanin" w:hAnsi="IRNazanin" w:cs="IRNazanin" w:hint="cs"/>
            <w:sz w:val="28"/>
            <w:szCs w:val="28"/>
            <w:rtl/>
            <w:rPrChange w:id="3249" w:author="Mohammad Mohammadi" w:date="2025-07-22T21:07:00Z">
              <w:rPr>
                <w:rFonts w:ascii="IRNazanin" w:hAnsi="IRNazanin" w:cs="IRNazanin" w:hint="cs"/>
                <w:sz w:val="28"/>
                <w:szCs w:val="28"/>
                <w:rtl/>
              </w:rPr>
            </w:rPrChange>
          </w:rPr>
          <w:t>از</w:t>
        </w:r>
        <w:r w:rsidR="00251307" w:rsidRPr="00457BB8">
          <w:rPr>
            <w:rFonts w:ascii="IRNazanin" w:hAnsi="IRNazanin" w:cs="IRNazanin"/>
            <w:sz w:val="28"/>
            <w:szCs w:val="28"/>
            <w:rtl/>
            <w:rPrChange w:id="3250" w:author="Mohammad Mohammadi" w:date="2025-07-22T21:07:00Z">
              <w:rPr>
                <w:rFonts w:ascii="IRNazanin" w:hAnsi="IRNazanin" w:cs="IRNazanin"/>
                <w:sz w:val="28"/>
                <w:szCs w:val="28"/>
                <w:rtl/>
              </w:rPr>
            </w:rPrChange>
          </w:rPr>
          <w:t xml:space="preserve"> </w:t>
        </w:r>
      </w:ins>
      <w:r w:rsidR="0088553E" w:rsidRPr="00457BB8">
        <w:rPr>
          <w:rFonts w:ascii="IRNazanin" w:hAnsi="IRNazanin" w:cs="IRNazanin"/>
          <w:sz w:val="28"/>
          <w:szCs w:val="28"/>
          <w:rtl/>
          <w:rPrChange w:id="3251" w:author="Mohammad Mohammadi" w:date="2025-07-22T21:07:00Z">
            <w:rPr>
              <w:rFonts w:ascii="IRNazanin" w:hAnsi="IRNazanin" w:cs="IRNazanin"/>
              <w:sz w:val="28"/>
              <w:szCs w:val="28"/>
              <w:rtl/>
            </w:rPr>
          </w:rPrChange>
        </w:rPr>
        <w:t xml:space="preserve">پشم </w:t>
      </w:r>
      <w:r w:rsidR="00CA2FD8" w:rsidRPr="00457BB8">
        <w:rPr>
          <w:rFonts w:ascii="IRNazanin" w:hAnsi="IRNazanin" w:cs="IRNazanin"/>
          <w:sz w:val="28"/>
          <w:szCs w:val="28"/>
          <w:rtl/>
          <w:rPrChange w:id="3252" w:author="Mohammad Mohammadi" w:date="2025-07-22T21:07:00Z">
            <w:rPr>
              <w:rFonts w:ascii="IRNazanin" w:hAnsi="IRNazanin" w:cs="IRNazanin"/>
              <w:sz w:val="28"/>
              <w:szCs w:val="28"/>
              <w:rtl/>
            </w:rPr>
          </w:rPrChange>
        </w:rPr>
        <w:t xml:space="preserve">پر کرد و شبانه </w:t>
      </w:r>
      <w:r w:rsidR="0088553E" w:rsidRPr="00457BB8">
        <w:rPr>
          <w:rFonts w:ascii="IRNazanin" w:hAnsi="IRNazanin" w:cs="IRNazanin"/>
          <w:sz w:val="28"/>
          <w:szCs w:val="28"/>
          <w:rtl/>
          <w:rPrChange w:id="3253" w:author="Mohammad Mohammadi" w:date="2025-07-22T21:07:00Z">
            <w:rPr>
              <w:rFonts w:ascii="IRNazanin" w:hAnsi="IRNazanin" w:cs="IRNazanin"/>
              <w:sz w:val="28"/>
              <w:szCs w:val="28"/>
              <w:rtl/>
            </w:rPr>
          </w:rPrChange>
        </w:rPr>
        <w:t xml:space="preserve">برای پاکیزه </w:t>
      </w:r>
      <w:r w:rsidR="00CA2FD8" w:rsidRPr="00457BB8">
        <w:rPr>
          <w:rFonts w:ascii="IRNazanin" w:hAnsi="IRNazanin" w:cs="IRNazanin"/>
          <w:sz w:val="28"/>
          <w:szCs w:val="28"/>
          <w:rtl/>
          <w:rPrChange w:id="3254" w:author="Mohammad Mohammadi" w:date="2025-07-22T21:07:00Z">
            <w:rPr>
              <w:rFonts w:ascii="IRNazanin" w:hAnsi="IRNazanin" w:cs="IRNazanin"/>
              <w:sz w:val="28"/>
              <w:szCs w:val="28"/>
              <w:rtl/>
            </w:rPr>
          </w:rPrChange>
        </w:rPr>
        <w:t>برد</w:t>
      </w:r>
      <w:r w:rsidR="00CA2FD8" w:rsidRPr="00457BB8">
        <w:rPr>
          <w:rFonts w:ascii="IRNazanin" w:hAnsi="IRNazanin" w:cs="IRNazanin"/>
          <w:sz w:val="28"/>
          <w:szCs w:val="28"/>
          <w:lang w:bidi="fa-IR"/>
          <w:rPrChange w:id="3255" w:author="Mohammad Mohammadi" w:date="2025-07-22T21:07:00Z">
            <w:rPr>
              <w:rFonts w:ascii="IRNazanin" w:hAnsi="IRNazanin" w:cs="IRNazanin"/>
              <w:sz w:val="28"/>
              <w:szCs w:val="28"/>
              <w:lang w:bidi="fa-IR"/>
            </w:rPr>
          </w:rPrChange>
        </w:rPr>
        <w:t>.</w:t>
      </w:r>
    </w:p>
    <w:p w14:paraId="06B01C0C" w14:textId="5D291C72" w:rsidR="00CA2FD8" w:rsidRPr="00457BB8" w:rsidRDefault="00CA2FD8" w:rsidP="00CA2FD8">
      <w:pPr>
        <w:bidi/>
        <w:jc w:val="both"/>
        <w:rPr>
          <w:rFonts w:ascii="IRNazanin" w:hAnsi="IRNazanin" w:cs="IRNazanin"/>
          <w:sz w:val="28"/>
          <w:szCs w:val="28"/>
          <w:rtl/>
          <w:lang w:bidi="fa-IR"/>
          <w:rPrChange w:id="3256" w:author="Mohammad Mohammadi" w:date="2025-07-22T21:07:00Z">
            <w:rPr>
              <w:rFonts w:ascii="IRNazanin" w:hAnsi="IRNazanin" w:cs="IRNazanin"/>
              <w:sz w:val="28"/>
              <w:szCs w:val="28"/>
              <w:rtl/>
              <w:lang w:bidi="fa-IR"/>
            </w:rPr>
          </w:rPrChange>
        </w:rPr>
      </w:pPr>
      <w:r w:rsidRPr="00457BB8">
        <w:rPr>
          <w:rFonts w:ascii="IRNazanin" w:hAnsi="IRNazanin" w:cs="IRNazanin"/>
          <w:b/>
          <w:bCs/>
          <w:sz w:val="28"/>
          <w:szCs w:val="28"/>
          <w:rtl/>
          <w:rPrChange w:id="3257" w:author="Mohammad Mohammadi" w:date="2025-07-22T21:07:00Z">
            <w:rPr>
              <w:rFonts w:ascii="IRNazanin" w:hAnsi="IRNazanin" w:cs="IRNazanin"/>
              <w:sz w:val="28"/>
              <w:szCs w:val="28"/>
              <w:rtl/>
            </w:rPr>
          </w:rPrChange>
        </w:rPr>
        <w:t>پاخال</w:t>
      </w:r>
      <w:r w:rsidR="00831EB2" w:rsidRPr="00457BB8">
        <w:rPr>
          <w:rFonts w:ascii="IRNazanin" w:hAnsi="IRNazanin" w:cs="IRNazanin"/>
          <w:b/>
          <w:bCs/>
          <w:sz w:val="28"/>
          <w:szCs w:val="28"/>
          <w:rtl/>
          <w:rPrChange w:id="3258" w:author="Mohammad Mohammadi" w:date="2025-07-22T21:07:00Z">
            <w:rPr>
              <w:rFonts w:ascii="IRNazanin" w:hAnsi="IRNazanin" w:cs="IRNazanin"/>
              <w:sz w:val="28"/>
              <w:szCs w:val="28"/>
              <w:rtl/>
            </w:rPr>
          </w:rPrChange>
        </w:rPr>
        <w:t>:</w:t>
      </w:r>
      <w:r w:rsidR="00831EB2" w:rsidRPr="00457BB8">
        <w:rPr>
          <w:rFonts w:ascii="IRNazanin" w:hAnsi="IRNazanin" w:cs="IRNazanin"/>
          <w:sz w:val="28"/>
          <w:szCs w:val="28"/>
          <w:rtl/>
          <w:rPrChange w:id="3259"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260" w:author="Mohammad Mohammadi" w:date="2025-07-22T21:07:00Z">
            <w:rPr>
              <w:rFonts w:ascii="IRNazanin" w:hAnsi="IRNazanin" w:cs="IRNazanin"/>
              <w:sz w:val="28"/>
              <w:szCs w:val="28"/>
              <w:rtl/>
            </w:rPr>
          </w:rPrChange>
        </w:rPr>
        <w:t>ما به کوهستان رفتیم، وگرنه چیزی</w:t>
      </w:r>
      <w:r w:rsidR="00E40948" w:rsidRPr="00457BB8">
        <w:rPr>
          <w:rFonts w:ascii="IRNazanin" w:hAnsi="IRNazanin" w:cs="IRNazanin"/>
          <w:sz w:val="28"/>
          <w:szCs w:val="28"/>
          <w:rtl/>
          <w:rPrChange w:id="3261" w:author="Mohammad Mohammadi" w:date="2025-07-22T21:07:00Z">
            <w:rPr>
              <w:rFonts w:ascii="IRNazanin" w:hAnsi="IRNazanin" w:cs="IRNazanin"/>
              <w:sz w:val="28"/>
              <w:szCs w:val="28"/>
              <w:rtl/>
            </w:rPr>
          </w:rPrChange>
        </w:rPr>
        <w:t xml:space="preserve"> جمع نمی‌توانستیم و</w:t>
      </w:r>
      <w:r w:rsidRPr="00457BB8">
        <w:rPr>
          <w:rFonts w:ascii="IRNazanin" w:hAnsi="IRNazanin" w:cs="IRNazanin"/>
          <w:sz w:val="28"/>
          <w:szCs w:val="28"/>
          <w:rtl/>
          <w:rPrChange w:id="3262" w:author="Mohammad Mohammadi" w:date="2025-07-22T21:07:00Z">
            <w:rPr>
              <w:rFonts w:ascii="IRNazanin" w:hAnsi="IRNazanin" w:cs="IRNazanin"/>
              <w:sz w:val="28"/>
              <w:szCs w:val="28"/>
              <w:rtl/>
            </w:rPr>
          </w:rPrChange>
        </w:rPr>
        <w:t xml:space="preserve"> برای دادن نداشتیم. حالا ببینید پاکیزه چه می‌کند؛ وقتی به کوهستان می‌رود هیچ چیز برای ما نمی‌آورد! [پاکیزه در سال </w:t>
      </w:r>
      <w:r w:rsidRPr="00457BB8">
        <w:rPr>
          <w:rFonts w:ascii="IRNazanin" w:hAnsi="IRNazanin" w:cs="IRNazanin"/>
          <w:sz w:val="28"/>
          <w:szCs w:val="28"/>
          <w:rtl/>
          <w:lang w:bidi="fa-IR"/>
          <w:rPrChange w:id="3263" w:author="Mohammad Mohammadi" w:date="2025-07-22T21:07:00Z">
            <w:rPr>
              <w:rFonts w:ascii="IRNazanin" w:hAnsi="IRNazanin" w:cs="IRNazanin"/>
              <w:sz w:val="28"/>
              <w:szCs w:val="28"/>
              <w:rtl/>
              <w:lang w:bidi="fa-IR"/>
            </w:rPr>
          </w:rPrChange>
        </w:rPr>
        <w:t>۱۹۷۱</w:t>
      </w:r>
      <w:r w:rsidRPr="00457BB8">
        <w:rPr>
          <w:rFonts w:ascii="IRNazanin" w:hAnsi="IRNazanin" w:cs="IRNazanin"/>
          <w:sz w:val="28"/>
          <w:szCs w:val="28"/>
          <w:rtl/>
          <w:rPrChange w:id="3264" w:author="Mohammad Mohammadi" w:date="2025-07-22T21:07:00Z">
            <w:rPr>
              <w:rFonts w:ascii="IRNazanin" w:hAnsi="IRNazanin" w:cs="IRNazanin"/>
              <w:sz w:val="28"/>
              <w:szCs w:val="28"/>
              <w:rtl/>
            </w:rPr>
          </w:rPrChange>
        </w:rPr>
        <w:t xml:space="preserve"> با ما به </w:t>
      </w:r>
      <w:r w:rsidR="000C484F" w:rsidRPr="00457BB8">
        <w:rPr>
          <w:rFonts w:ascii="IRNazanin" w:hAnsi="IRNazanin" w:cs="IRNazanin" w:hint="cs"/>
          <w:sz w:val="28"/>
          <w:szCs w:val="28"/>
          <w:rtl/>
          <w:rPrChange w:id="3265" w:author="Mohammad Mohammadi" w:date="2025-07-22T21:07:00Z">
            <w:rPr>
              <w:rFonts w:ascii="IRNazanin" w:hAnsi="IRNazanin" w:cs="IRNazanin" w:hint="cs"/>
              <w:sz w:val="28"/>
              <w:szCs w:val="28"/>
              <w:rtl/>
            </w:rPr>
          </w:rPrChange>
        </w:rPr>
        <w:t>ایلاق</w:t>
      </w:r>
      <w:r w:rsidRPr="00457BB8">
        <w:rPr>
          <w:rFonts w:ascii="IRNazanin" w:hAnsi="IRNazanin" w:cs="IRNazanin"/>
          <w:sz w:val="28"/>
          <w:szCs w:val="28"/>
          <w:rtl/>
          <w:rPrChange w:id="3266" w:author="Mohammad Mohammadi" w:date="2025-07-22T21:07:00Z">
            <w:rPr>
              <w:rFonts w:ascii="IRNazanin" w:hAnsi="IRNazanin" w:cs="IRNazanin"/>
              <w:sz w:val="28"/>
              <w:szCs w:val="28"/>
              <w:rtl/>
            </w:rPr>
          </w:rPrChange>
        </w:rPr>
        <w:t xml:space="preserve"> رفت]</w:t>
      </w:r>
      <w:r w:rsidRPr="00457BB8">
        <w:rPr>
          <w:rFonts w:ascii="IRNazanin" w:hAnsi="IRNazanin" w:cs="IRNazanin"/>
          <w:sz w:val="28"/>
          <w:szCs w:val="28"/>
          <w:lang w:bidi="fa-IR"/>
          <w:rPrChange w:id="3267" w:author="Mohammad Mohammadi" w:date="2025-07-22T21:07:00Z">
            <w:rPr>
              <w:rFonts w:ascii="IRNazanin" w:hAnsi="IRNazanin" w:cs="IRNazanin"/>
              <w:sz w:val="28"/>
              <w:szCs w:val="28"/>
              <w:lang w:bidi="fa-IR"/>
            </w:rPr>
          </w:rPrChange>
        </w:rPr>
        <w:t>.</w:t>
      </w:r>
    </w:p>
    <w:p w14:paraId="61F0134A" w14:textId="46C94225" w:rsidR="00831EB2" w:rsidRPr="00457BB8" w:rsidRDefault="00831EB2" w:rsidP="00831EB2">
      <w:pPr>
        <w:bidi/>
        <w:jc w:val="both"/>
        <w:rPr>
          <w:rFonts w:ascii="IRNazanin" w:hAnsi="IRNazanin" w:cs="IRNazanin"/>
          <w:sz w:val="28"/>
          <w:szCs w:val="28"/>
          <w:lang w:bidi="fa-IR"/>
          <w:rPrChange w:id="3268" w:author="Mohammad Mohammadi" w:date="2025-07-22T21:07:00Z">
            <w:rPr>
              <w:rFonts w:ascii="IRNazanin" w:hAnsi="IRNazanin" w:cs="IRNazanin"/>
              <w:sz w:val="28"/>
              <w:szCs w:val="28"/>
              <w:lang w:bidi="fa-IR"/>
            </w:rPr>
          </w:rPrChange>
        </w:rPr>
      </w:pPr>
      <w:r w:rsidRPr="00457BB8">
        <w:rPr>
          <w:rFonts w:ascii="IRNazanin" w:hAnsi="IRNazanin" w:cs="IRNazanin"/>
          <w:b/>
          <w:bCs/>
          <w:sz w:val="28"/>
          <w:szCs w:val="28"/>
          <w:rtl/>
          <w:rPrChange w:id="3269" w:author="Mohammad Mohammadi" w:date="2025-07-22T21:07:00Z">
            <w:rPr>
              <w:rFonts w:ascii="IRNazanin" w:hAnsi="IRNazanin" w:cs="IRNazanin"/>
              <w:sz w:val="28"/>
              <w:szCs w:val="28"/>
              <w:rtl/>
            </w:rPr>
          </w:rPrChange>
        </w:rPr>
        <w:lastRenderedPageBreak/>
        <w:t>مر</w:t>
      </w:r>
      <w:r w:rsidRPr="00457BB8">
        <w:rPr>
          <w:rFonts w:ascii="IRNazanin" w:hAnsi="IRNazanin" w:cs="IRNazanin" w:hint="cs"/>
          <w:b/>
          <w:bCs/>
          <w:sz w:val="28"/>
          <w:szCs w:val="28"/>
          <w:rtl/>
          <w:rPrChange w:id="3270" w:author="Mohammad Mohammadi" w:date="2025-07-22T21:07:00Z">
            <w:rPr>
              <w:rFonts w:ascii="IRNazanin" w:hAnsi="IRNazanin" w:cs="IRNazanin" w:hint="cs"/>
              <w:sz w:val="28"/>
              <w:szCs w:val="28"/>
              <w:rtl/>
            </w:rPr>
          </w:rPrChange>
        </w:rPr>
        <w:t>یم</w:t>
      </w:r>
      <w:r w:rsidRPr="00457BB8">
        <w:rPr>
          <w:rFonts w:ascii="IRNazanin" w:hAnsi="IRNazanin" w:cs="IRNazanin"/>
          <w:b/>
          <w:bCs/>
          <w:sz w:val="28"/>
          <w:szCs w:val="28"/>
          <w:rtl/>
          <w:rPrChange w:id="327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272" w:author="Mohammad Mohammadi" w:date="2025-07-22T21:07:00Z">
            <w:rPr>
              <w:rFonts w:ascii="IRNazanin" w:hAnsi="IRNazanin" w:cs="IRNazanin"/>
              <w:sz w:val="28"/>
              <w:szCs w:val="28"/>
              <w:rtl/>
            </w:rPr>
          </w:rPrChange>
        </w:rPr>
        <w:t xml:space="preserve"> حالا او عزیز دردانه‌اش شده است. زمانی من برای تومان خیلی عزیز بودم، اما حالا دیگر پیر و فرتوت شده‌ام و پاکیزه مجبوب اوست. </w:t>
      </w:r>
      <w:r w:rsidR="00C12A8B" w:rsidRPr="00457BB8">
        <w:rPr>
          <w:rFonts w:ascii="IRNazanin" w:hAnsi="IRNazanin" w:cs="IRNazanin"/>
          <w:sz w:val="28"/>
          <w:szCs w:val="28"/>
          <w:rtl/>
          <w:rPrChange w:id="3273" w:author="Mohammad Mohammadi" w:date="2025-07-22T21:07:00Z">
            <w:rPr>
              <w:rFonts w:ascii="IRNazanin" w:hAnsi="IRNazanin" w:cs="IRNazanin"/>
              <w:sz w:val="28"/>
              <w:szCs w:val="28"/>
              <w:rtl/>
            </w:rPr>
          </w:rPrChange>
        </w:rPr>
        <w:t>پاکیزه</w:t>
      </w:r>
      <w:r w:rsidRPr="00457BB8">
        <w:rPr>
          <w:rFonts w:ascii="IRNazanin" w:hAnsi="IRNazanin" w:cs="IRNazanin"/>
          <w:sz w:val="28"/>
          <w:szCs w:val="28"/>
          <w:rtl/>
          <w:rPrChange w:id="3274" w:author="Mohammad Mohammadi" w:date="2025-07-22T21:07:00Z">
            <w:rPr>
              <w:rFonts w:ascii="IRNazanin" w:hAnsi="IRNazanin" w:cs="IRNazanin"/>
              <w:sz w:val="28"/>
              <w:szCs w:val="28"/>
              <w:rtl/>
            </w:rPr>
          </w:rPrChange>
        </w:rPr>
        <w:t xml:space="preserve"> حالا </w:t>
      </w:r>
      <w:r w:rsidR="00C12A8B" w:rsidRPr="00457BB8">
        <w:rPr>
          <w:rFonts w:ascii="IRNazanin" w:hAnsi="IRNazanin" w:cs="IRNazanin"/>
          <w:sz w:val="28"/>
          <w:szCs w:val="28"/>
          <w:rtl/>
          <w:rPrChange w:id="3275" w:author="Mohammad Mohammadi" w:date="2025-07-22T21:07:00Z">
            <w:rPr>
              <w:rFonts w:ascii="IRNazanin" w:hAnsi="IRNazanin" w:cs="IRNazanin"/>
              <w:sz w:val="28"/>
              <w:szCs w:val="28"/>
              <w:rtl/>
            </w:rPr>
          </w:rPrChange>
        </w:rPr>
        <w:t xml:space="preserve">خیلی </w:t>
      </w:r>
      <w:r w:rsidRPr="00457BB8">
        <w:rPr>
          <w:rFonts w:ascii="IRNazanin" w:hAnsi="IRNazanin" w:cs="IRNazanin"/>
          <w:sz w:val="28"/>
          <w:szCs w:val="28"/>
          <w:rtl/>
          <w:rPrChange w:id="3276" w:author="Mohammad Mohammadi" w:date="2025-07-22T21:07:00Z">
            <w:rPr>
              <w:rFonts w:ascii="IRNazanin" w:hAnsi="IRNazanin" w:cs="IRNazanin"/>
              <w:sz w:val="28"/>
              <w:szCs w:val="28"/>
              <w:rtl/>
            </w:rPr>
          </w:rPrChange>
        </w:rPr>
        <w:t>پشم جمع می‌کند، اما خودش آن را نمی‌ریسد</w:t>
      </w:r>
      <w:r w:rsidR="00CA73F3" w:rsidRPr="00457BB8">
        <w:rPr>
          <w:rFonts w:ascii="IRNazanin" w:hAnsi="IRNazanin" w:cs="IRNazanin"/>
          <w:sz w:val="28"/>
          <w:szCs w:val="28"/>
          <w:rtl/>
          <w:rPrChange w:id="327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278" w:author="Mohammad Mohammadi" w:date="2025-07-22T21:07:00Z">
            <w:rPr>
              <w:rFonts w:ascii="IRNazanin" w:hAnsi="IRNazanin" w:cs="IRNazanin"/>
              <w:sz w:val="28"/>
              <w:szCs w:val="28"/>
              <w:rtl/>
            </w:rPr>
          </w:rPrChange>
        </w:rPr>
        <w:t xml:space="preserve"> </w:t>
      </w:r>
      <w:r w:rsidR="000058CD" w:rsidRPr="00457BB8">
        <w:rPr>
          <w:rFonts w:ascii="IRNazanin" w:hAnsi="IRNazanin" w:cs="IRNazanin" w:hint="cs"/>
          <w:sz w:val="28"/>
          <w:szCs w:val="28"/>
          <w:rtl/>
          <w:rPrChange w:id="3279" w:author="Mohammad Mohammadi" w:date="2025-07-22T21:07:00Z">
            <w:rPr>
              <w:rFonts w:ascii="IRNazanin" w:hAnsi="IRNazanin" w:cs="IRNazanin" w:hint="cs"/>
              <w:sz w:val="28"/>
              <w:szCs w:val="28"/>
              <w:rtl/>
            </w:rPr>
          </w:rPrChange>
        </w:rPr>
        <w:t>پیسه‌دار</w:t>
      </w:r>
      <w:r w:rsidR="000058CD" w:rsidRPr="00457BB8">
        <w:rPr>
          <w:rFonts w:ascii="IRNazanin" w:hAnsi="IRNazanin" w:cs="IRNazanin"/>
          <w:sz w:val="28"/>
          <w:szCs w:val="28"/>
          <w:rtl/>
          <w:rPrChange w:id="3280" w:author="Mohammad Mohammadi" w:date="2025-07-22T21:07:00Z">
            <w:rPr>
              <w:rFonts w:ascii="IRNazanin" w:hAnsi="IRNazanin" w:cs="IRNazanin"/>
              <w:sz w:val="28"/>
              <w:szCs w:val="28"/>
              <w:rtl/>
            </w:rPr>
          </w:rPrChange>
        </w:rPr>
        <w:t xml:space="preserve"> </w:t>
      </w:r>
      <w:r w:rsidR="000058CD" w:rsidRPr="00457BB8">
        <w:rPr>
          <w:rFonts w:ascii="IRNazanin" w:hAnsi="IRNazanin" w:cs="IRNazanin" w:hint="cs"/>
          <w:sz w:val="28"/>
          <w:szCs w:val="28"/>
          <w:rtl/>
          <w:rPrChange w:id="3281" w:author="Mohammad Mohammadi" w:date="2025-07-22T21:07:00Z">
            <w:rPr>
              <w:rFonts w:ascii="IRNazanin" w:hAnsi="IRNazanin" w:cs="IRNazanin" w:hint="cs"/>
              <w:sz w:val="28"/>
              <w:szCs w:val="28"/>
              <w:rtl/>
            </w:rPr>
          </w:rPrChange>
        </w:rPr>
        <w:t>است</w:t>
      </w:r>
      <w:r w:rsidRPr="00457BB8">
        <w:rPr>
          <w:rFonts w:ascii="IRNazanin" w:hAnsi="IRNazanin" w:cs="IRNazanin"/>
          <w:sz w:val="28"/>
          <w:szCs w:val="28"/>
          <w:rtl/>
          <w:rPrChange w:id="3282" w:author="Mohammad Mohammadi" w:date="2025-07-22T21:07:00Z">
            <w:rPr>
              <w:rFonts w:ascii="IRNazanin" w:hAnsi="IRNazanin" w:cs="IRNazanin"/>
              <w:sz w:val="28"/>
              <w:szCs w:val="28"/>
              <w:rtl/>
            </w:rPr>
          </w:rPrChange>
        </w:rPr>
        <w:t>، به زن‌ها پول می‌دهد تا برایش پشم را بریسند</w:t>
      </w:r>
      <w:r w:rsidRPr="00457BB8">
        <w:rPr>
          <w:rFonts w:ascii="IRNazanin" w:hAnsi="IRNazanin" w:cs="IRNazanin"/>
          <w:sz w:val="28"/>
          <w:szCs w:val="28"/>
          <w:lang w:bidi="fa-IR"/>
          <w:rPrChange w:id="3283" w:author="Mohammad Mohammadi" w:date="2025-07-22T21:07:00Z">
            <w:rPr>
              <w:rFonts w:ascii="IRNazanin" w:hAnsi="IRNazanin" w:cs="IRNazanin"/>
              <w:sz w:val="28"/>
              <w:szCs w:val="28"/>
              <w:lang w:bidi="fa-IR"/>
            </w:rPr>
          </w:rPrChange>
        </w:rPr>
        <w:t>.</w:t>
      </w:r>
    </w:p>
    <w:p w14:paraId="5220DFE3" w14:textId="7ED6CEDC" w:rsidR="00831EB2" w:rsidRPr="00457BB8" w:rsidRDefault="00831EB2" w:rsidP="00831EB2">
      <w:pPr>
        <w:bidi/>
        <w:jc w:val="both"/>
        <w:rPr>
          <w:rFonts w:ascii="IRNazanin" w:hAnsi="IRNazanin" w:cs="IRNazanin"/>
          <w:sz w:val="28"/>
          <w:szCs w:val="28"/>
          <w:lang w:bidi="fa-IR"/>
          <w:rPrChange w:id="3284" w:author="Mohammad Mohammadi" w:date="2025-07-22T21:07:00Z">
            <w:rPr>
              <w:rFonts w:ascii="IRNazanin" w:hAnsi="IRNazanin" w:cs="IRNazanin"/>
              <w:sz w:val="28"/>
              <w:szCs w:val="28"/>
              <w:lang w:bidi="fa-IR"/>
            </w:rPr>
          </w:rPrChange>
        </w:rPr>
      </w:pPr>
      <w:r w:rsidRPr="00457BB8">
        <w:rPr>
          <w:rFonts w:ascii="IRNazanin" w:hAnsi="IRNazanin" w:cs="IRNazanin"/>
          <w:b/>
          <w:bCs/>
          <w:sz w:val="28"/>
          <w:szCs w:val="28"/>
          <w:rtl/>
          <w:rPrChange w:id="3285" w:author="Mohammad Mohammadi" w:date="2025-07-22T21:07:00Z">
            <w:rPr>
              <w:rFonts w:ascii="IRNazanin" w:hAnsi="IRNazanin" w:cs="IRNazanin"/>
              <w:sz w:val="28"/>
              <w:szCs w:val="28"/>
              <w:rtl/>
            </w:rPr>
          </w:rPrChange>
        </w:rPr>
        <w:t>پاخال</w:t>
      </w:r>
      <w:r w:rsidR="001F1B5D" w:rsidRPr="00457BB8">
        <w:rPr>
          <w:rFonts w:ascii="IRNazanin" w:hAnsi="IRNazanin" w:cs="IRNazanin"/>
          <w:b/>
          <w:bCs/>
          <w:sz w:val="28"/>
          <w:szCs w:val="28"/>
          <w:rtl/>
          <w:rPrChange w:id="3286" w:author="Mohammad Mohammadi" w:date="2025-07-22T21:07:00Z">
            <w:rPr>
              <w:rFonts w:ascii="IRNazanin" w:hAnsi="IRNazanin" w:cs="IRNazanin"/>
              <w:sz w:val="28"/>
              <w:szCs w:val="28"/>
              <w:rtl/>
            </w:rPr>
          </w:rPrChange>
        </w:rPr>
        <w:t>:</w:t>
      </w:r>
      <w:r w:rsidR="001F1B5D" w:rsidRPr="00457BB8">
        <w:rPr>
          <w:rFonts w:ascii="IRNazanin" w:hAnsi="IRNazanin" w:cs="IRNazanin"/>
          <w:sz w:val="28"/>
          <w:szCs w:val="28"/>
          <w:rtl/>
          <w:rPrChange w:id="328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288" w:author="Mohammad Mohammadi" w:date="2025-07-22T21:07:00Z">
            <w:rPr>
              <w:rFonts w:ascii="IRNazanin" w:hAnsi="IRNazanin" w:cs="IRNazanin"/>
              <w:sz w:val="28"/>
              <w:szCs w:val="28"/>
              <w:rtl/>
            </w:rPr>
          </w:rPrChange>
        </w:rPr>
        <w:t xml:space="preserve">او </w:t>
      </w:r>
      <w:r w:rsidR="000B7A8C" w:rsidRPr="00457BB8">
        <w:rPr>
          <w:rFonts w:ascii="IRNazanin" w:hAnsi="IRNazanin" w:cs="IRNazanin"/>
          <w:sz w:val="28"/>
          <w:szCs w:val="28"/>
          <w:rtl/>
          <w:rPrChange w:id="3289" w:author="Mohammad Mohammadi" w:date="2025-07-22T21:07:00Z">
            <w:rPr>
              <w:rFonts w:ascii="IRNazanin" w:hAnsi="IRNazanin" w:cs="IRNazanin"/>
              <w:sz w:val="28"/>
              <w:szCs w:val="28"/>
              <w:rtl/>
            </w:rPr>
          </w:rPrChange>
        </w:rPr>
        <w:t xml:space="preserve">خیلی راحت </w:t>
      </w:r>
      <w:r w:rsidRPr="00457BB8">
        <w:rPr>
          <w:rFonts w:ascii="IRNazanin" w:hAnsi="IRNazanin" w:cs="IRNazanin"/>
          <w:sz w:val="28"/>
          <w:szCs w:val="28"/>
          <w:rtl/>
          <w:rPrChange w:id="3290" w:author="Mohammad Mohammadi" w:date="2025-07-22T21:07:00Z">
            <w:rPr>
              <w:rFonts w:ascii="IRNazanin" w:hAnsi="IRNazanin" w:cs="IRNazanin"/>
              <w:sz w:val="28"/>
              <w:szCs w:val="28"/>
              <w:rtl/>
            </w:rPr>
          </w:rPrChange>
        </w:rPr>
        <w:t>به حاجی می‌گوید پشم بیاورد و به زن‌ها</w:t>
      </w:r>
      <w:r w:rsidR="000B7A8C" w:rsidRPr="00457BB8">
        <w:rPr>
          <w:rFonts w:ascii="IRNazanin" w:hAnsi="IRNazanin" w:cs="IRNazanin"/>
          <w:sz w:val="28"/>
          <w:szCs w:val="28"/>
          <w:rtl/>
          <w:rPrChange w:id="3291"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292" w:author="Mohammad Mohammadi" w:date="2025-07-22T21:07:00Z">
            <w:rPr>
              <w:rFonts w:ascii="IRNazanin" w:hAnsi="IRNazanin" w:cs="IRNazanin"/>
              <w:sz w:val="28"/>
              <w:szCs w:val="28"/>
              <w:rtl/>
            </w:rPr>
          </w:rPrChange>
        </w:rPr>
        <w:t xml:space="preserve">پول می‌دهد تا برایش </w:t>
      </w:r>
      <w:r w:rsidR="000B7A8C" w:rsidRPr="00457BB8">
        <w:rPr>
          <w:rFonts w:ascii="IRNazanin" w:hAnsi="IRNazanin" w:cs="IRNazanin"/>
          <w:sz w:val="28"/>
          <w:szCs w:val="28"/>
          <w:rtl/>
          <w:rPrChange w:id="3293" w:author="Mohammad Mohammadi" w:date="2025-07-22T21:07:00Z">
            <w:rPr>
              <w:rFonts w:ascii="IRNazanin" w:hAnsi="IRNazanin" w:cs="IRNazanin"/>
              <w:sz w:val="28"/>
              <w:szCs w:val="28"/>
              <w:rtl/>
            </w:rPr>
          </w:rPrChange>
        </w:rPr>
        <w:t xml:space="preserve">پشم </w:t>
      </w:r>
      <w:r w:rsidRPr="00457BB8">
        <w:rPr>
          <w:rFonts w:ascii="IRNazanin" w:hAnsi="IRNazanin" w:cs="IRNazanin"/>
          <w:sz w:val="28"/>
          <w:szCs w:val="28"/>
          <w:rtl/>
          <w:rPrChange w:id="3294" w:author="Mohammad Mohammadi" w:date="2025-07-22T21:07:00Z">
            <w:rPr>
              <w:rFonts w:ascii="IRNazanin" w:hAnsi="IRNazanin" w:cs="IRNazanin"/>
              <w:sz w:val="28"/>
              <w:szCs w:val="28"/>
              <w:rtl/>
            </w:rPr>
          </w:rPrChange>
        </w:rPr>
        <w:t xml:space="preserve">بریسند. او </w:t>
      </w:r>
      <w:r w:rsidR="000B7A8C" w:rsidRPr="00457BB8">
        <w:rPr>
          <w:rFonts w:ascii="IRNazanin" w:hAnsi="IRNazanin" w:cs="IRNazanin"/>
          <w:sz w:val="28"/>
          <w:szCs w:val="28"/>
          <w:rtl/>
          <w:rPrChange w:id="3295" w:author="Mohammad Mohammadi" w:date="2025-07-22T21:07:00Z">
            <w:rPr>
              <w:rFonts w:ascii="IRNazanin" w:hAnsi="IRNazanin" w:cs="IRNazanin"/>
              <w:sz w:val="28"/>
              <w:szCs w:val="28"/>
              <w:rtl/>
            </w:rPr>
          </w:rPrChange>
        </w:rPr>
        <w:t>پیسه‌دار است</w:t>
      </w:r>
      <w:r w:rsidRPr="00457BB8">
        <w:rPr>
          <w:rFonts w:ascii="IRNazanin" w:hAnsi="IRNazanin" w:cs="IRNazanin"/>
          <w:sz w:val="28"/>
          <w:szCs w:val="28"/>
          <w:rtl/>
          <w:rPrChange w:id="3296" w:author="Mohammad Mohammadi" w:date="2025-07-22T21:07:00Z">
            <w:rPr>
              <w:rFonts w:ascii="IRNazanin" w:hAnsi="IRNazanin" w:cs="IRNazanin"/>
              <w:sz w:val="28"/>
              <w:szCs w:val="28"/>
              <w:rtl/>
            </w:rPr>
          </w:rPrChange>
        </w:rPr>
        <w:t>. اگر ناخن‌های من بی</w:t>
      </w:r>
      <w:r w:rsidR="000B7A8C" w:rsidRPr="00457BB8">
        <w:rPr>
          <w:rFonts w:ascii="IRNazanin" w:hAnsi="IRNazanin" w:cs="IRNazanin"/>
          <w:sz w:val="28"/>
          <w:szCs w:val="28"/>
          <w:rtl/>
          <w:rPrChange w:id="3297" w:author="Mohammad Mohammadi" w:date="2025-07-22T21:07:00Z">
            <w:rPr>
              <w:rFonts w:ascii="IRNazanin" w:hAnsi="IRNazanin" w:cs="IRNazanin"/>
              <w:sz w:val="28"/>
              <w:szCs w:val="28"/>
              <w:rtl/>
            </w:rPr>
          </w:rPrChange>
        </w:rPr>
        <w:t>ا</w:t>
      </w:r>
      <w:r w:rsidRPr="00457BB8">
        <w:rPr>
          <w:rFonts w:ascii="IRNazanin" w:hAnsi="IRNazanin" w:cs="IRNazanin"/>
          <w:sz w:val="28"/>
          <w:szCs w:val="28"/>
          <w:rtl/>
          <w:rPrChange w:id="3298" w:author="Mohammad Mohammadi" w:date="2025-07-22T21:07:00Z">
            <w:rPr>
              <w:rFonts w:ascii="IRNazanin" w:hAnsi="IRNazanin" w:cs="IRNazanin"/>
              <w:sz w:val="28"/>
              <w:szCs w:val="28"/>
              <w:rtl/>
            </w:rPr>
          </w:rPrChange>
        </w:rPr>
        <w:t xml:space="preserve">فتد، </w:t>
      </w:r>
      <w:r w:rsidR="00BB2030" w:rsidRPr="00457BB8">
        <w:rPr>
          <w:rFonts w:ascii="IRNazanin" w:hAnsi="IRNazanin" w:cs="IRNazanin"/>
          <w:sz w:val="28"/>
          <w:szCs w:val="28"/>
          <w:rtl/>
          <w:rPrChange w:id="3299" w:author="Mohammad Mohammadi" w:date="2025-07-22T21:07:00Z">
            <w:rPr>
              <w:rFonts w:ascii="IRNazanin" w:hAnsi="IRNazanin" w:cs="IRNazanin"/>
              <w:sz w:val="28"/>
              <w:szCs w:val="28"/>
              <w:rtl/>
            </w:rPr>
          </w:rPrChange>
        </w:rPr>
        <w:t>به نظرت</w:t>
      </w:r>
      <w:r w:rsidRPr="00457BB8">
        <w:rPr>
          <w:rFonts w:ascii="IRNazanin" w:hAnsi="IRNazanin" w:cs="IRNazanin"/>
          <w:sz w:val="28"/>
          <w:szCs w:val="28"/>
          <w:rtl/>
          <w:rPrChange w:id="3300" w:author="Mohammad Mohammadi" w:date="2025-07-22T21:07:00Z">
            <w:rPr>
              <w:rFonts w:ascii="IRNazanin" w:hAnsi="IRNazanin" w:cs="IRNazanin"/>
              <w:sz w:val="28"/>
              <w:szCs w:val="28"/>
              <w:rtl/>
            </w:rPr>
          </w:rPrChange>
        </w:rPr>
        <w:t xml:space="preserve"> پادشاه به من پول</w:t>
      </w:r>
      <w:r w:rsidR="00B511B5" w:rsidRPr="00457BB8">
        <w:rPr>
          <w:rFonts w:ascii="IRNazanin" w:hAnsi="IRNazanin" w:cs="IRNazanin"/>
          <w:sz w:val="28"/>
          <w:szCs w:val="28"/>
          <w:rtl/>
          <w:rPrChange w:id="3301"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302" w:author="Mohammad Mohammadi" w:date="2025-07-22T21:07:00Z">
            <w:rPr>
              <w:rFonts w:ascii="IRNazanin" w:hAnsi="IRNazanin" w:cs="IRNazanin"/>
              <w:sz w:val="28"/>
              <w:szCs w:val="28"/>
              <w:rtl/>
            </w:rPr>
          </w:rPrChange>
        </w:rPr>
        <w:t>می‌دهد؟</w:t>
      </w:r>
    </w:p>
    <w:p w14:paraId="5239F7C8" w14:textId="41A84C57" w:rsidR="00831EB2" w:rsidRPr="00457BB8" w:rsidRDefault="00831EB2" w:rsidP="00831EB2">
      <w:pPr>
        <w:bidi/>
        <w:jc w:val="both"/>
        <w:rPr>
          <w:rFonts w:ascii="IRNazanin" w:hAnsi="IRNazanin" w:cs="IRNazanin"/>
          <w:sz w:val="28"/>
          <w:szCs w:val="28"/>
          <w:lang w:bidi="fa-IR"/>
          <w:rPrChange w:id="3303" w:author="Mohammad Mohammadi" w:date="2025-07-22T21:07:00Z">
            <w:rPr>
              <w:rFonts w:ascii="IRNazanin" w:hAnsi="IRNazanin" w:cs="IRNazanin"/>
              <w:sz w:val="28"/>
              <w:szCs w:val="28"/>
              <w:lang w:bidi="fa-IR"/>
            </w:rPr>
          </w:rPrChange>
        </w:rPr>
      </w:pPr>
      <w:r w:rsidRPr="00457BB8">
        <w:rPr>
          <w:rFonts w:ascii="IRNazanin" w:hAnsi="IRNazanin" w:cs="IRNazanin"/>
          <w:b/>
          <w:bCs/>
          <w:sz w:val="28"/>
          <w:szCs w:val="28"/>
          <w:rtl/>
          <w:rPrChange w:id="3304" w:author="Mohammad Mohammadi" w:date="2025-07-22T21:07:00Z">
            <w:rPr>
              <w:rFonts w:ascii="IRNazanin" w:hAnsi="IRNazanin" w:cs="IRNazanin"/>
              <w:sz w:val="28"/>
              <w:szCs w:val="28"/>
              <w:rtl/>
            </w:rPr>
          </w:rPrChange>
        </w:rPr>
        <w:t>مر</w:t>
      </w:r>
      <w:r w:rsidRPr="00457BB8">
        <w:rPr>
          <w:rFonts w:ascii="IRNazanin" w:hAnsi="IRNazanin" w:cs="IRNazanin" w:hint="cs"/>
          <w:b/>
          <w:bCs/>
          <w:sz w:val="28"/>
          <w:szCs w:val="28"/>
          <w:rtl/>
          <w:rPrChange w:id="3305" w:author="Mohammad Mohammadi" w:date="2025-07-22T21:07:00Z">
            <w:rPr>
              <w:rFonts w:ascii="IRNazanin" w:hAnsi="IRNazanin" w:cs="IRNazanin" w:hint="cs"/>
              <w:sz w:val="28"/>
              <w:szCs w:val="28"/>
              <w:rtl/>
            </w:rPr>
          </w:rPrChange>
        </w:rPr>
        <w:t>یم</w:t>
      </w:r>
      <w:r w:rsidR="00D24555" w:rsidRPr="00457BB8">
        <w:rPr>
          <w:rFonts w:ascii="IRNazanin" w:hAnsi="IRNazanin" w:cs="IRNazanin"/>
          <w:b/>
          <w:bCs/>
          <w:sz w:val="28"/>
          <w:szCs w:val="28"/>
          <w:rtl/>
          <w:rPrChange w:id="3306" w:author="Mohammad Mohammadi" w:date="2025-07-22T21:07:00Z">
            <w:rPr>
              <w:rFonts w:ascii="IRNazanin" w:hAnsi="IRNazanin" w:cs="IRNazanin"/>
              <w:sz w:val="28"/>
              <w:szCs w:val="28"/>
              <w:rtl/>
            </w:rPr>
          </w:rPrChange>
        </w:rPr>
        <w:t>:</w:t>
      </w:r>
      <w:r w:rsidR="00D24555" w:rsidRPr="00457BB8">
        <w:rPr>
          <w:rFonts w:ascii="IRNazanin" w:hAnsi="IRNazanin" w:cs="IRNazanin"/>
          <w:sz w:val="28"/>
          <w:szCs w:val="28"/>
          <w:rtl/>
          <w:rPrChange w:id="330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308" w:author="Mohammad Mohammadi" w:date="2025-07-22T21:07:00Z">
            <w:rPr>
              <w:rFonts w:ascii="IRNazanin" w:hAnsi="IRNazanin" w:cs="IRNazanin"/>
              <w:sz w:val="28"/>
              <w:szCs w:val="28"/>
              <w:rtl/>
            </w:rPr>
          </w:rPrChange>
        </w:rPr>
        <w:t xml:space="preserve">پادشاه به تو </w:t>
      </w:r>
      <w:r w:rsidR="00817111" w:rsidRPr="00457BB8">
        <w:rPr>
          <w:rFonts w:ascii="IRNazanin" w:hAnsi="IRNazanin" w:cs="IRNazanin"/>
          <w:sz w:val="28"/>
          <w:szCs w:val="28"/>
          <w:rtl/>
          <w:rPrChange w:id="3309" w:author="Mohammad Mohammadi" w:date="2025-07-22T21:07:00Z">
            <w:rPr>
              <w:rFonts w:ascii="IRNazanin" w:hAnsi="IRNazanin" w:cs="IRNazanin"/>
              <w:sz w:val="28"/>
              <w:szCs w:val="28"/>
              <w:rtl/>
            </w:rPr>
          </w:rPrChange>
        </w:rPr>
        <w:t xml:space="preserve">پیسه </w:t>
      </w:r>
      <w:r w:rsidRPr="00457BB8">
        <w:rPr>
          <w:rFonts w:ascii="IRNazanin" w:hAnsi="IRNazanin" w:cs="IRNazanin"/>
          <w:sz w:val="28"/>
          <w:szCs w:val="28"/>
          <w:rtl/>
          <w:rPrChange w:id="3310" w:author="Mohammad Mohammadi" w:date="2025-07-22T21:07:00Z">
            <w:rPr>
              <w:rFonts w:ascii="IRNazanin" w:hAnsi="IRNazanin" w:cs="IRNazanin"/>
              <w:sz w:val="28"/>
              <w:szCs w:val="28"/>
              <w:rtl/>
            </w:rPr>
          </w:rPrChange>
        </w:rPr>
        <w:t>می‌دهد، او برادر دارد</w:t>
      </w:r>
      <w:r w:rsidR="00817111" w:rsidRPr="00457BB8">
        <w:rPr>
          <w:rFonts w:ascii="IRNazanin" w:hAnsi="IRNazanin" w:cs="IRNazanin"/>
          <w:sz w:val="28"/>
          <w:szCs w:val="28"/>
          <w:rtl/>
          <w:rPrChange w:id="3311" w:author="Mohammad Mohammadi" w:date="2025-07-22T21:07:00Z">
            <w:rPr>
              <w:rFonts w:ascii="IRNazanin" w:hAnsi="IRNazanin" w:cs="IRNazanin"/>
              <w:sz w:val="28"/>
              <w:szCs w:val="28"/>
              <w:rtl/>
            </w:rPr>
          </w:rPrChange>
        </w:rPr>
        <w:t xml:space="preserve"> و</w:t>
      </w:r>
      <w:r w:rsidRPr="00457BB8">
        <w:rPr>
          <w:rFonts w:ascii="IRNazanin" w:hAnsi="IRNazanin" w:cs="IRNazanin"/>
          <w:sz w:val="28"/>
          <w:szCs w:val="28"/>
          <w:rtl/>
          <w:rPrChange w:id="3312" w:author="Mohammad Mohammadi" w:date="2025-07-22T21:07:00Z">
            <w:rPr>
              <w:rFonts w:ascii="IRNazanin" w:hAnsi="IRNazanin" w:cs="IRNazanin"/>
              <w:sz w:val="28"/>
              <w:szCs w:val="28"/>
              <w:rtl/>
            </w:rPr>
          </w:rPrChange>
        </w:rPr>
        <w:t xml:space="preserve"> می‌تواند هر چیزی </w:t>
      </w:r>
      <w:r w:rsidR="00817111" w:rsidRPr="00457BB8">
        <w:rPr>
          <w:rFonts w:ascii="IRNazanin" w:hAnsi="IRNazanin" w:cs="IRNazanin"/>
          <w:sz w:val="28"/>
          <w:szCs w:val="28"/>
          <w:rtl/>
          <w:rPrChange w:id="3313" w:author="Mohammad Mohammadi" w:date="2025-07-22T21:07:00Z">
            <w:rPr>
              <w:rFonts w:ascii="IRNazanin" w:hAnsi="IRNazanin" w:cs="IRNazanin"/>
              <w:sz w:val="28"/>
              <w:szCs w:val="28"/>
              <w:rtl/>
            </w:rPr>
          </w:rPrChange>
        </w:rPr>
        <w:t xml:space="preserve">بخواهد، </w:t>
      </w:r>
      <w:r w:rsidRPr="00457BB8">
        <w:rPr>
          <w:rFonts w:ascii="IRNazanin" w:hAnsi="IRNazanin" w:cs="IRNazanin"/>
          <w:sz w:val="28"/>
          <w:szCs w:val="28"/>
          <w:rtl/>
          <w:rPrChange w:id="3314" w:author="Mohammad Mohammadi" w:date="2025-07-22T21:07:00Z">
            <w:rPr>
              <w:rFonts w:ascii="IRNazanin" w:hAnsi="IRNazanin" w:cs="IRNazanin"/>
              <w:sz w:val="28"/>
              <w:szCs w:val="28"/>
              <w:rtl/>
            </w:rPr>
          </w:rPrChange>
        </w:rPr>
        <w:t xml:space="preserve">تهیه کند. اما تومان </w:t>
      </w:r>
      <w:r w:rsidR="00817111" w:rsidRPr="00457BB8">
        <w:rPr>
          <w:rFonts w:ascii="IRNazanin" w:hAnsi="IRNazanin" w:cs="IRNazanin"/>
          <w:sz w:val="28"/>
          <w:szCs w:val="28"/>
          <w:rtl/>
          <w:rPrChange w:id="3315" w:author="Mohammad Mohammadi" w:date="2025-07-22T21:07:00Z">
            <w:rPr>
              <w:rFonts w:ascii="IRNazanin" w:hAnsi="IRNazanin" w:cs="IRNazanin"/>
              <w:sz w:val="28"/>
              <w:szCs w:val="28"/>
              <w:rtl/>
            </w:rPr>
          </w:rPrChange>
        </w:rPr>
        <w:t>مَلِک است</w:t>
      </w:r>
      <w:r w:rsidRPr="00457BB8">
        <w:rPr>
          <w:rFonts w:ascii="IRNazanin" w:hAnsi="IRNazanin" w:cs="IRNazanin"/>
          <w:sz w:val="28"/>
          <w:szCs w:val="28"/>
          <w:rtl/>
          <w:rPrChange w:id="3316" w:author="Mohammad Mohammadi" w:date="2025-07-22T21:07:00Z">
            <w:rPr>
              <w:rFonts w:ascii="IRNazanin" w:hAnsi="IRNazanin" w:cs="IRNazanin"/>
              <w:sz w:val="28"/>
              <w:szCs w:val="28"/>
              <w:rtl/>
            </w:rPr>
          </w:rPrChange>
        </w:rPr>
        <w:t xml:space="preserve">، </w:t>
      </w:r>
      <w:r w:rsidR="00CE4F69" w:rsidRPr="00457BB8">
        <w:rPr>
          <w:rFonts w:ascii="IRNazanin" w:hAnsi="IRNazanin" w:cs="IRNazanin"/>
          <w:sz w:val="28"/>
          <w:szCs w:val="28"/>
          <w:rtl/>
          <w:rPrChange w:id="3317" w:author="Mohammad Mohammadi" w:date="2025-07-22T21:07:00Z">
            <w:rPr>
              <w:rFonts w:ascii="IRNazanin" w:hAnsi="IRNazanin" w:cs="IRNazanin"/>
              <w:sz w:val="28"/>
              <w:szCs w:val="28"/>
              <w:rtl/>
            </w:rPr>
          </w:rPrChange>
        </w:rPr>
        <w:t>مردم</w:t>
      </w:r>
      <w:r w:rsidRPr="00457BB8">
        <w:rPr>
          <w:rFonts w:ascii="IRNazanin" w:hAnsi="IRNazanin" w:cs="IRNazanin"/>
          <w:sz w:val="28"/>
          <w:szCs w:val="28"/>
          <w:rtl/>
          <w:rPrChange w:id="3318" w:author="Mohammad Mohammadi" w:date="2025-07-22T21:07:00Z">
            <w:rPr>
              <w:rFonts w:ascii="IRNazanin" w:hAnsi="IRNazanin" w:cs="IRNazanin"/>
              <w:sz w:val="28"/>
              <w:szCs w:val="28"/>
              <w:rtl/>
            </w:rPr>
          </w:rPrChange>
        </w:rPr>
        <w:t xml:space="preserve"> به او </w:t>
      </w:r>
      <w:r w:rsidR="00CE4F69" w:rsidRPr="00457BB8">
        <w:rPr>
          <w:rFonts w:ascii="IRNazanin" w:hAnsi="IRNazanin" w:cs="IRNazanin"/>
          <w:sz w:val="28"/>
          <w:szCs w:val="28"/>
          <w:rtl/>
          <w:rPrChange w:id="3319" w:author="Mohammad Mohammadi" w:date="2025-07-22T21:07:00Z">
            <w:rPr>
              <w:rFonts w:ascii="IRNazanin" w:hAnsi="IRNazanin" w:cs="IRNazanin"/>
              <w:sz w:val="28"/>
              <w:szCs w:val="28"/>
              <w:rtl/>
            </w:rPr>
          </w:rPrChange>
        </w:rPr>
        <w:t xml:space="preserve">هر </w:t>
      </w:r>
      <w:r w:rsidRPr="00457BB8">
        <w:rPr>
          <w:rFonts w:ascii="IRNazanin" w:hAnsi="IRNazanin" w:cs="IRNazanin"/>
          <w:sz w:val="28"/>
          <w:szCs w:val="28"/>
          <w:rtl/>
          <w:rPrChange w:id="3320" w:author="Mohammad Mohammadi" w:date="2025-07-22T21:07:00Z">
            <w:rPr>
              <w:rFonts w:ascii="IRNazanin" w:hAnsi="IRNazanin" w:cs="IRNazanin"/>
              <w:sz w:val="28"/>
              <w:szCs w:val="28"/>
              <w:rtl/>
            </w:rPr>
          </w:rPrChange>
        </w:rPr>
        <w:t xml:space="preserve">چیز می‌دهند. من هم </w:t>
      </w:r>
      <w:r w:rsidR="00A40FB1" w:rsidRPr="00457BB8">
        <w:rPr>
          <w:rFonts w:ascii="IRNazanin" w:hAnsi="IRNazanin" w:cs="IRNazanin"/>
          <w:sz w:val="28"/>
          <w:szCs w:val="28"/>
          <w:rtl/>
          <w:rPrChange w:id="3321" w:author="Mohammad Mohammadi" w:date="2025-07-22T21:07:00Z">
            <w:rPr>
              <w:rFonts w:ascii="IRNazanin" w:hAnsi="IRNazanin" w:cs="IRNazanin"/>
              <w:sz w:val="28"/>
              <w:szCs w:val="28"/>
              <w:rtl/>
            </w:rPr>
          </w:rPrChange>
        </w:rPr>
        <w:t>می‌توانم</w:t>
      </w:r>
      <w:r w:rsidRPr="00457BB8">
        <w:rPr>
          <w:rFonts w:ascii="IRNazanin" w:hAnsi="IRNazanin" w:cs="IRNazanin"/>
          <w:sz w:val="28"/>
          <w:szCs w:val="28"/>
          <w:rtl/>
          <w:rPrChange w:id="3322" w:author="Mohammad Mohammadi" w:date="2025-07-22T21:07:00Z">
            <w:rPr>
              <w:rFonts w:ascii="IRNazanin" w:hAnsi="IRNazanin" w:cs="IRNazanin"/>
              <w:sz w:val="28"/>
              <w:szCs w:val="28"/>
              <w:rtl/>
            </w:rPr>
          </w:rPrChange>
        </w:rPr>
        <w:t xml:space="preserve"> برای </w:t>
      </w:r>
      <w:r w:rsidR="00A40FB1" w:rsidRPr="00457BB8">
        <w:rPr>
          <w:rFonts w:ascii="IRNazanin" w:hAnsi="IRNazanin" w:cs="IRNazanin"/>
          <w:sz w:val="28"/>
          <w:szCs w:val="28"/>
          <w:rtl/>
          <w:rPrChange w:id="3323" w:author="Mohammad Mohammadi" w:date="2025-07-22T21:07:00Z">
            <w:rPr>
              <w:rFonts w:ascii="IRNazanin" w:hAnsi="IRNazanin" w:cs="IRNazanin"/>
              <w:sz w:val="28"/>
              <w:szCs w:val="28"/>
              <w:rtl/>
            </w:rPr>
          </w:rPrChange>
        </w:rPr>
        <w:t xml:space="preserve">پشم‌ریسی </w:t>
      </w:r>
      <w:r w:rsidRPr="00457BB8">
        <w:rPr>
          <w:rFonts w:ascii="IRNazanin" w:hAnsi="IRNazanin" w:cs="IRNazanin"/>
          <w:sz w:val="28"/>
          <w:szCs w:val="28"/>
          <w:rtl/>
          <w:rPrChange w:id="3324" w:author="Mohammad Mohammadi" w:date="2025-07-22T21:07:00Z">
            <w:rPr>
              <w:rFonts w:ascii="IRNazanin" w:hAnsi="IRNazanin" w:cs="IRNazanin"/>
              <w:sz w:val="28"/>
              <w:szCs w:val="28"/>
              <w:rtl/>
            </w:rPr>
          </w:rPrChange>
        </w:rPr>
        <w:t xml:space="preserve">پول بدهم، اما نمی‌خواهم، خودم انجام می‌دهم. پاکیزه می‌گوید: «من </w:t>
      </w:r>
      <w:r w:rsidR="00A40FB1" w:rsidRPr="00457BB8">
        <w:rPr>
          <w:rFonts w:ascii="IRNazanin" w:hAnsi="IRNazanin" w:cs="IRNazanin"/>
          <w:sz w:val="28"/>
          <w:szCs w:val="28"/>
          <w:rtl/>
          <w:rPrChange w:id="3325" w:author="Mohammad Mohammadi" w:date="2025-07-22T21:07:00Z">
            <w:rPr>
              <w:rFonts w:ascii="IRNazanin" w:hAnsi="IRNazanin" w:cs="IRNazanin"/>
              <w:sz w:val="28"/>
              <w:szCs w:val="28"/>
              <w:rtl/>
            </w:rPr>
          </w:rPrChange>
        </w:rPr>
        <w:t xml:space="preserve">بچه </w:t>
      </w:r>
      <w:r w:rsidRPr="00457BB8">
        <w:rPr>
          <w:rFonts w:ascii="IRNazanin" w:hAnsi="IRNazanin" w:cs="IRNazanin"/>
          <w:sz w:val="28"/>
          <w:szCs w:val="28"/>
          <w:rtl/>
          <w:rPrChange w:id="3326" w:author="Mohammad Mohammadi" w:date="2025-07-22T21:07:00Z">
            <w:rPr>
              <w:rFonts w:ascii="IRNazanin" w:hAnsi="IRNazanin" w:cs="IRNazanin"/>
              <w:sz w:val="28"/>
              <w:szCs w:val="28"/>
              <w:rtl/>
            </w:rPr>
          </w:rPrChange>
        </w:rPr>
        <w:t>دارم، باید برای</w:t>
      </w:r>
      <w:r w:rsidR="00A40FB1" w:rsidRPr="00457BB8">
        <w:rPr>
          <w:rFonts w:ascii="IRNazanin" w:hAnsi="IRNazanin" w:cs="IRNazanin"/>
          <w:sz w:val="28"/>
          <w:szCs w:val="28"/>
          <w:rtl/>
          <w:rPrChange w:id="3327"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28" w:author="Mohammad Mohammadi" w:date="2025-07-22T21:07:00Z">
            <w:rPr>
              <w:rFonts w:ascii="IRNazanin" w:hAnsi="IRNazanin" w:cs="IRNazanin"/>
              <w:sz w:val="28"/>
              <w:szCs w:val="28"/>
              <w:rtl/>
            </w:rPr>
          </w:rPrChange>
        </w:rPr>
        <w:t>شان زن پیدا کنم، هزینه عروسی‌هایشان را بپردازم و خوش بگذرانم»</w:t>
      </w:r>
      <w:r w:rsidR="00A40FB1" w:rsidRPr="00457BB8">
        <w:rPr>
          <w:rFonts w:ascii="IRNazanin" w:hAnsi="IRNazanin" w:cs="IRNazanin"/>
          <w:sz w:val="28"/>
          <w:szCs w:val="28"/>
          <w:rtl/>
          <w:rPrChange w:id="332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30" w:author="Mohammad Mohammadi" w:date="2025-07-22T21:07:00Z">
            <w:rPr>
              <w:rFonts w:ascii="IRNazanin" w:hAnsi="IRNazanin" w:cs="IRNazanin"/>
              <w:sz w:val="28"/>
              <w:szCs w:val="28"/>
              <w:rtl/>
            </w:rPr>
          </w:rPrChange>
        </w:rPr>
        <w:t xml:space="preserve"> اما او هیچ نگرانی مالی ندارد؛ فقط پول خرج می‌کند</w:t>
      </w:r>
      <w:r w:rsidR="0024666A" w:rsidRPr="00457BB8">
        <w:rPr>
          <w:rFonts w:ascii="IRNazanin" w:hAnsi="IRNazanin" w:cs="IRNazanin"/>
          <w:sz w:val="28"/>
          <w:szCs w:val="28"/>
          <w:rtl/>
          <w:rPrChange w:id="3331"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32" w:author="Mohammad Mohammadi" w:date="2025-07-22T21:07:00Z">
            <w:rPr>
              <w:rFonts w:ascii="IRNazanin" w:hAnsi="IRNazanin" w:cs="IRNazanin"/>
              <w:sz w:val="28"/>
              <w:szCs w:val="28"/>
              <w:rtl/>
            </w:rPr>
          </w:rPrChange>
        </w:rPr>
        <w:t xml:space="preserve"> به مردم پول می‌دهد تا لباس و وسایلش را برایش درست کنند</w:t>
      </w:r>
      <w:r w:rsidRPr="00457BB8">
        <w:rPr>
          <w:rFonts w:ascii="IRNazanin" w:hAnsi="IRNazanin" w:cs="IRNazanin"/>
          <w:sz w:val="28"/>
          <w:szCs w:val="28"/>
          <w:lang w:bidi="fa-IR"/>
          <w:rPrChange w:id="3333" w:author="Mohammad Mohammadi" w:date="2025-07-22T21:07:00Z">
            <w:rPr>
              <w:rFonts w:ascii="IRNazanin" w:hAnsi="IRNazanin" w:cs="IRNazanin"/>
              <w:sz w:val="28"/>
              <w:szCs w:val="28"/>
              <w:lang w:bidi="fa-IR"/>
            </w:rPr>
          </w:rPrChange>
        </w:rPr>
        <w:t>.</w:t>
      </w:r>
    </w:p>
    <w:p w14:paraId="14E39837" w14:textId="5E21E586" w:rsidR="00831EB2" w:rsidRPr="00457BB8" w:rsidRDefault="00831EB2" w:rsidP="00831EB2">
      <w:pPr>
        <w:bidi/>
        <w:jc w:val="both"/>
        <w:rPr>
          <w:rFonts w:ascii="IRNazanin" w:hAnsi="IRNazanin" w:cs="IRNazanin"/>
          <w:sz w:val="28"/>
          <w:szCs w:val="28"/>
          <w:lang w:bidi="fa-IR"/>
          <w:rPrChange w:id="3334" w:author="Mohammad Mohammadi" w:date="2025-07-22T21:07:00Z">
            <w:rPr>
              <w:rFonts w:ascii="IRNazanin" w:hAnsi="IRNazanin" w:cs="IRNazanin"/>
              <w:sz w:val="28"/>
              <w:szCs w:val="28"/>
              <w:lang w:bidi="fa-IR"/>
            </w:rPr>
          </w:rPrChange>
        </w:rPr>
      </w:pPr>
      <w:r w:rsidRPr="00457BB8">
        <w:rPr>
          <w:rFonts w:ascii="IRNazanin" w:hAnsi="IRNazanin" w:cs="IRNazanin"/>
          <w:b/>
          <w:bCs/>
          <w:sz w:val="28"/>
          <w:szCs w:val="28"/>
          <w:rtl/>
          <w:rPrChange w:id="3335" w:author="Mohammad Mohammadi" w:date="2025-07-22T21:07:00Z">
            <w:rPr>
              <w:rFonts w:ascii="IRNazanin" w:hAnsi="IRNazanin" w:cs="IRNazanin"/>
              <w:sz w:val="28"/>
              <w:szCs w:val="28"/>
              <w:rtl/>
            </w:rPr>
          </w:rPrChange>
        </w:rPr>
        <w:t>پاخال</w:t>
      </w:r>
      <w:r w:rsidR="00CC2C70" w:rsidRPr="00457BB8">
        <w:rPr>
          <w:rFonts w:ascii="IRNazanin" w:hAnsi="IRNazanin" w:cs="IRNazanin"/>
          <w:b/>
          <w:bCs/>
          <w:sz w:val="28"/>
          <w:szCs w:val="28"/>
          <w:rtl/>
          <w:rPrChange w:id="3336" w:author="Mohammad Mohammadi" w:date="2025-07-22T21:07:00Z">
            <w:rPr>
              <w:rFonts w:ascii="IRNazanin" w:hAnsi="IRNazanin" w:cs="IRNazanin"/>
              <w:sz w:val="28"/>
              <w:szCs w:val="28"/>
              <w:rtl/>
            </w:rPr>
          </w:rPrChange>
        </w:rPr>
        <w:t>:</w:t>
      </w:r>
      <w:r w:rsidR="00CC2C70" w:rsidRPr="00457BB8">
        <w:rPr>
          <w:rFonts w:ascii="IRNazanin" w:hAnsi="IRNazanin" w:cs="IRNazanin"/>
          <w:sz w:val="28"/>
          <w:szCs w:val="28"/>
          <w:rtl/>
          <w:rPrChange w:id="3337"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338" w:author="Mohammad Mohammadi" w:date="2025-07-22T21:07:00Z">
            <w:rPr>
              <w:rFonts w:ascii="IRNazanin" w:hAnsi="IRNazanin" w:cs="IRNazanin"/>
              <w:sz w:val="28"/>
              <w:szCs w:val="28"/>
              <w:rtl/>
            </w:rPr>
          </w:rPrChange>
        </w:rPr>
        <w:t xml:space="preserve">او خودش لباس </w:t>
      </w:r>
      <w:r w:rsidR="00CC2C70" w:rsidRPr="00457BB8">
        <w:rPr>
          <w:rFonts w:ascii="IRNazanin" w:hAnsi="IRNazanin" w:cs="IRNazanin"/>
          <w:sz w:val="28"/>
          <w:szCs w:val="28"/>
          <w:rtl/>
          <w:rPrChange w:id="3339" w:author="Mohammad Mohammadi" w:date="2025-07-22T21:07:00Z">
            <w:rPr>
              <w:rFonts w:ascii="IRNazanin" w:hAnsi="IRNazanin" w:cs="IRNazanin"/>
              <w:sz w:val="28"/>
              <w:szCs w:val="28"/>
              <w:rtl/>
            </w:rPr>
          </w:rPrChange>
        </w:rPr>
        <w:t>نمی‌دوزد</w:t>
      </w:r>
      <w:r w:rsidRPr="00457BB8">
        <w:rPr>
          <w:rFonts w:ascii="IRNazanin" w:hAnsi="IRNazanin" w:cs="IRNazanin"/>
          <w:sz w:val="28"/>
          <w:szCs w:val="28"/>
          <w:rtl/>
          <w:rPrChange w:id="3340" w:author="Mohammad Mohammadi" w:date="2025-07-22T21:07:00Z">
            <w:rPr>
              <w:rFonts w:ascii="IRNazanin" w:hAnsi="IRNazanin" w:cs="IRNazanin"/>
              <w:sz w:val="28"/>
              <w:szCs w:val="28"/>
              <w:rtl/>
            </w:rPr>
          </w:rPrChange>
        </w:rPr>
        <w:t>. یک چرخ خیاطی خرید، بعد آن را به گل</w:t>
      </w:r>
      <w:ins w:id="3341" w:author="Saeedi, Faiza" w:date="2025-06-29T22:46:00Z">
        <w:r w:rsidR="00212C78" w:rsidRPr="00457BB8">
          <w:rPr>
            <w:rFonts w:ascii="IRNazanin" w:hAnsi="IRNazanin" w:cs="IRNazanin" w:hint="cs"/>
            <w:sz w:val="28"/>
            <w:szCs w:val="28"/>
            <w:rPrChange w:id="3342" w:author="Mohammad Mohammadi" w:date="2025-07-22T21:07:00Z">
              <w:rPr>
                <w:rFonts w:ascii="IRNazanin" w:hAnsi="IRNazanin" w:cs="IRNazanin" w:hint="cs"/>
                <w:sz w:val="28"/>
                <w:szCs w:val="28"/>
                <w:highlight w:val="green"/>
              </w:rPr>
            </w:rPrChange>
          </w:rPr>
          <w:t>‌</w:t>
        </w:r>
      </w:ins>
      <w:r w:rsidR="003B06A7" w:rsidRPr="00457BB8">
        <w:rPr>
          <w:rFonts w:ascii="IRNazanin" w:hAnsi="IRNazanin" w:cs="IRNazanin"/>
          <w:sz w:val="28"/>
          <w:szCs w:val="28"/>
          <w:rtl/>
          <w:rPrChange w:id="3343" w:author="Mohammad Mohammadi" w:date="2025-07-22T21:07:00Z">
            <w:rPr>
              <w:rFonts w:ascii="IRNazanin" w:hAnsi="IRNazanin" w:cs="IRNazanin"/>
              <w:sz w:val="28"/>
              <w:szCs w:val="28"/>
              <w:rtl/>
            </w:rPr>
          </w:rPrChange>
        </w:rPr>
        <w:t>ا</w:t>
      </w:r>
      <w:r w:rsidRPr="00457BB8">
        <w:rPr>
          <w:rFonts w:ascii="IRNazanin" w:hAnsi="IRNazanin" w:cs="IRNazanin"/>
          <w:sz w:val="28"/>
          <w:szCs w:val="28"/>
          <w:rtl/>
          <w:rPrChange w:id="3344" w:author="Mohammad Mohammadi" w:date="2025-07-22T21:07:00Z">
            <w:rPr>
              <w:rFonts w:ascii="IRNazanin" w:hAnsi="IRNazanin" w:cs="IRNazanin"/>
              <w:sz w:val="28"/>
              <w:szCs w:val="28"/>
              <w:rtl/>
            </w:rPr>
          </w:rPrChange>
        </w:rPr>
        <w:t xml:space="preserve">پروز (برادرزاده تومان) داد تا برایش لباس </w:t>
      </w:r>
      <w:r w:rsidR="003B06A7" w:rsidRPr="00457BB8">
        <w:rPr>
          <w:rFonts w:ascii="IRNazanin" w:hAnsi="IRNazanin" w:cs="IRNazanin"/>
          <w:sz w:val="28"/>
          <w:szCs w:val="28"/>
          <w:rtl/>
          <w:rPrChange w:id="3345" w:author="Mohammad Mohammadi" w:date="2025-07-22T21:07:00Z">
            <w:rPr>
              <w:rFonts w:ascii="IRNazanin" w:hAnsi="IRNazanin" w:cs="IRNazanin"/>
              <w:sz w:val="28"/>
              <w:szCs w:val="28"/>
              <w:rtl/>
            </w:rPr>
          </w:rPrChange>
        </w:rPr>
        <w:t>بدوزد</w:t>
      </w:r>
      <w:r w:rsidRPr="00457BB8">
        <w:rPr>
          <w:rFonts w:ascii="IRNazanin" w:hAnsi="IRNazanin" w:cs="IRNazanin"/>
          <w:sz w:val="28"/>
          <w:szCs w:val="28"/>
          <w:rtl/>
          <w:rPrChange w:id="3346" w:author="Mohammad Mohammadi" w:date="2025-07-22T21:07:00Z">
            <w:rPr>
              <w:rFonts w:ascii="IRNazanin" w:hAnsi="IRNazanin" w:cs="IRNazanin"/>
              <w:sz w:val="28"/>
              <w:szCs w:val="28"/>
              <w:rtl/>
            </w:rPr>
          </w:rPrChange>
        </w:rPr>
        <w:t xml:space="preserve">؛ هزینه آن را می‌دهد و حاجی هم </w:t>
      </w:r>
      <w:r w:rsidR="00457C0C" w:rsidRPr="00457BB8">
        <w:rPr>
          <w:rFonts w:ascii="IRNazanin" w:hAnsi="IRNazanin" w:cs="IRNazanin"/>
          <w:sz w:val="28"/>
          <w:szCs w:val="28"/>
          <w:rtl/>
          <w:rPrChange w:id="3347" w:author="Mohammad Mohammadi" w:date="2025-07-22T21:07:00Z">
            <w:rPr>
              <w:rFonts w:ascii="IRNazanin" w:hAnsi="IRNazanin" w:cs="IRNazanin"/>
              <w:sz w:val="28"/>
              <w:szCs w:val="28"/>
              <w:rtl/>
            </w:rPr>
          </w:rPrChange>
        </w:rPr>
        <w:t>پشتیبانش</w:t>
      </w:r>
      <w:r w:rsidR="00457C0C" w:rsidRPr="00457BB8">
        <w:rPr>
          <w:rFonts w:ascii="IRNazanin" w:hAnsi="IRNazanin" w:cs="IRNazanin"/>
          <w:sz w:val="28"/>
          <w:szCs w:val="28"/>
          <w:rtl/>
          <w:lang w:bidi="fa-IR"/>
          <w:rPrChange w:id="3348" w:author="Mohammad Mohammadi" w:date="2025-07-22T21:07:00Z">
            <w:rPr>
              <w:rFonts w:ascii="IRNazanin" w:hAnsi="IRNazanin" w:cs="IRNazanin"/>
              <w:sz w:val="28"/>
              <w:szCs w:val="28"/>
              <w:rtl/>
              <w:lang w:bidi="fa-IR"/>
            </w:rPr>
          </w:rPrChange>
        </w:rPr>
        <w:t xml:space="preserve"> است.</w:t>
      </w:r>
    </w:p>
    <w:p w14:paraId="7A532050" w14:textId="09CBE694" w:rsidR="00831EB2" w:rsidRPr="00457BB8" w:rsidRDefault="00831EB2" w:rsidP="00831EB2">
      <w:pPr>
        <w:bidi/>
        <w:jc w:val="both"/>
        <w:rPr>
          <w:rFonts w:ascii="IRNazanin" w:hAnsi="IRNazanin" w:cs="IRNazanin"/>
          <w:sz w:val="28"/>
          <w:szCs w:val="28"/>
          <w:rtl/>
          <w:lang w:bidi="fa-IR"/>
          <w:rPrChange w:id="3349" w:author="Mohammad Mohammadi" w:date="2025-07-22T21:07:00Z">
            <w:rPr>
              <w:rFonts w:ascii="IRNazanin" w:hAnsi="IRNazanin" w:cs="IRNazanin"/>
              <w:sz w:val="28"/>
              <w:szCs w:val="28"/>
              <w:rtl/>
              <w:lang w:bidi="fa-IR"/>
            </w:rPr>
          </w:rPrChange>
        </w:rPr>
      </w:pPr>
      <w:r w:rsidRPr="00457BB8">
        <w:rPr>
          <w:rFonts w:ascii="IRNazanin" w:hAnsi="IRNazanin" w:cs="IRNazanin"/>
          <w:b/>
          <w:bCs/>
          <w:sz w:val="28"/>
          <w:szCs w:val="28"/>
          <w:rtl/>
          <w:rPrChange w:id="3350" w:author="Mohammad Mohammadi" w:date="2025-07-22T21:07:00Z">
            <w:rPr>
              <w:rFonts w:ascii="IRNazanin" w:hAnsi="IRNazanin" w:cs="IRNazanin"/>
              <w:sz w:val="28"/>
              <w:szCs w:val="28"/>
              <w:rtl/>
            </w:rPr>
          </w:rPrChange>
        </w:rPr>
        <w:t>مر</w:t>
      </w:r>
      <w:r w:rsidRPr="00457BB8">
        <w:rPr>
          <w:rFonts w:ascii="IRNazanin" w:hAnsi="IRNazanin" w:cs="IRNazanin" w:hint="cs"/>
          <w:b/>
          <w:bCs/>
          <w:sz w:val="28"/>
          <w:szCs w:val="28"/>
          <w:rtl/>
          <w:rPrChange w:id="3351" w:author="Mohammad Mohammadi" w:date="2025-07-22T21:07:00Z">
            <w:rPr>
              <w:rFonts w:ascii="IRNazanin" w:hAnsi="IRNazanin" w:cs="IRNazanin" w:hint="cs"/>
              <w:sz w:val="28"/>
              <w:szCs w:val="28"/>
              <w:rtl/>
            </w:rPr>
          </w:rPrChange>
        </w:rPr>
        <w:t>یم</w:t>
      </w:r>
      <w:r w:rsidR="00BE4318" w:rsidRPr="00457BB8">
        <w:rPr>
          <w:rFonts w:ascii="IRNazanin" w:hAnsi="IRNazanin" w:cs="IRNazanin"/>
          <w:b/>
          <w:bCs/>
          <w:sz w:val="28"/>
          <w:szCs w:val="28"/>
          <w:rtl/>
          <w:rPrChange w:id="3352" w:author="Mohammad Mohammadi" w:date="2025-07-22T21:07:00Z">
            <w:rPr>
              <w:rFonts w:ascii="IRNazanin" w:hAnsi="IRNazanin" w:cs="IRNazanin"/>
              <w:sz w:val="28"/>
              <w:szCs w:val="28"/>
              <w:rtl/>
            </w:rPr>
          </w:rPrChange>
        </w:rPr>
        <w:t>:</w:t>
      </w:r>
      <w:r w:rsidR="00BE4318" w:rsidRPr="00457BB8">
        <w:rPr>
          <w:rFonts w:ascii="IRNazanin" w:hAnsi="IRNazanin" w:cs="IRNazanin"/>
          <w:sz w:val="28"/>
          <w:szCs w:val="28"/>
          <w:rtl/>
          <w:rPrChange w:id="3353"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354" w:author="Mohammad Mohammadi" w:date="2025-07-22T21:07:00Z">
            <w:rPr>
              <w:rFonts w:ascii="IRNazanin" w:hAnsi="IRNazanin" w:cs="IRNazanin"/>
              <w:sz w:val="28"/>
              <w:szCs w:val="28"/>
              <w:rtl/>
            </w:rPr>
          </w:rPrChange>
        </w:rPr>
        <w:t>حالا پاکیزه همه</w:t>
      </w:r>
      <w:r w:rsidR="000A5333" w:rsidRPr="00457BB8">
        <w:rPr>
          <w:rFonts w:ascii="IRNazanin" w:hAnsi="IRNazanin" w:cs="IRNazanin"/>
          <w:sz w:val="28"/>
          <w:szCs w:val="28"/>
          <w:rtl/>
          <w:rPrChange w:id="3355"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56" w:author="Mohammad Mohammadi" w:date="2025-07-22T21:07:00Z">
            <w:rPr>
              <w:rFonts w:ascii="IRNazanin" w:hAnsi="IRNazanin" w:cs="IRNazanin"/>
              <w:sz w:val="28"/>
              <w:szCs w:val="28"/>
              <w:rtl/>
            </w:rPr>
          </w:rPrChange>
        </w:rPr>
        <w:t>کاره است. هر جا که با تومان می‌رفتم، می‌گفت: «</w:t>
      </w:r>
      <w:r w:rsidR="00412944" w:rsidRPr="00457BB8">
        <w:rPr>
          <w:rFonts w:ascii="IRNazanin" w:hAnsi="IRNazanin" w:cs="IRNazanin"/>
          <w:sz w:val="28"/>
          <w:szCs w:val="28"/>
          <w:rtl/>
          <w:rPrChange w:id="3357" w:author="Mohammad Mohammadi" w:date="2025-07-22T21:07:00Z">
            <w:rPr>
              <w:rFonts w:ascii="IRNazanin" w:hAnsi="IRNazanin" w:cs="IRNazanin"/>
              <w:sz w:val="28"/>
              <w:szCs w:val="28"/>
              <w:rtl/>
            </w:rPr>
          </w:rPrChange>
        </w:rPr>
        <w:t>لازم نیست</w:t>
      </w:r>
      <w:r w:rsidRPr="00457BB8">
        <w:rPr>
          <w:rFonts w:ascii="IRNazanin" w:hAnsi="IRNazanin" w:cs="IRNazanin"/>
          <w:sz w:val="28"/>
          <w:szCs w:val="28"/>
          <w:rtl/>
          <w:rPrChange w:id="3358" w:author="Mohammad Mohammadi" w:date="2025-07-22T21:07:00Z">
            <w:rPr>
              <w:rFonts w:ascii="IRNazanin" w:hAnsi="IRNazanin" w:cs="IRNazanin"/>
              <w:sz w:val="28"/>
              <w:szCs w:val="28"/>
              <w:rtl/>
            </w:rPr>
          </w:rPrChange>
        </w:rPr>
        <w:t xml:space="preserve"> بلند شوی، آواس (خواهر تومان) و م</w:t>
      </w:r>
      <w:r w:rsidR="00C25125" w:rsidRPr="00457BB8">
        <w:rPr>
          <w:rFonts w:ascii="IRNazanin" w:hAnsi="IRNazanin" w:cs="IRNazanin"/>
          <w:sz w:val="28"/>
          <w:szCs w:val="28"/>
          <w:rtl/>
          <w:rPrChange w:id="3359"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60" w:author="Mohammad Mohammadi" w:date="2025-07-22T21:07:00Z">
            <w:rPr>
              <w:rFonts w:ascii="IRNazanin" w:hAnsi="IRNazanin" w:cs="IRNazanin"/>
              <w:sz w:val="28"/>
              <w:szCs w:val="28"/>
              <w:rtl/>
            </w:rPr>
          </w:rPrChange>
        </w:rPr>
        <w:t xml:space="preserve">سرو (دختر </w:t>
      </w:r>
      <w:r w:rsidR="00C25125" w:rsidRPr="00457BB8">
        <w:rPr>
          <w:rFonts w:ascii="IRNazanin" w:hAnsi="IRNazanin" w:cs="IRNazanin"/>
          <w:sz w:val="28"/>
          <w:szCs w:val="28"/>
          <w:rtl/>
          <w:rPrChange w:id="3361" w:author="Mohammad Mohammadi" w:date="2025-07-22T21:07:00Z">
            <w:rPr>
              <w:rFonts w:ascii="IRNazanin" w:hAnsi="IRNazanin" w:cs="IRNazanin"/>
              <w:sz w:val="28"/>
              <w:szCs w:val="28"/>
              <w:rtl/>
            </w:rPr>
          </w:rPrChange>
        </w:rPr>
        <w:t xml:space="preserve">بزرگ </w:t>
      </w:r>
      <w:r w:rsidRPr="00457BB8">
        <w:rPr>
          <w:rFonts w:ascii="IRNazanin" w:hAnsi="IRNazanin" w:cs="IRNazanin"/>
          <w:sz w:val="28"/>
          <w:szCs w:val="28"/>
          <w:rtl/>
          <w:rPrChange w:id="3362" w:author="Mohammad Mohammadi" w:date="2025-07-22T21:07:00Z">
            <w:rPr>
              <w:rFonts w:ascii="IRNazanin" w:hAnsi="IRNazanin" w:cs="IRNazanin"/>
              <w:sz w:val="28"/>
              <w:szCs w:val="28"/>
              <w:rtl/>
            </w:rPr>
          </w:rPrChange>
        </w:rPr>
        <w:t>مریم) کارها را انجام می‌دهند»</w:t>
      </w:r>
      <w:r w:rsidR="00C25125" w:rsidRPr="00457BB8">
        <w:rPr>
          <w:rFonts w:ascii="IRNazanin" w:hAnsi="IRNazanin" w:cs="IRNazanin"/>
          <w:sz w:val="28"/>
          <w:szCs w:val="28"/>
          <w:rtl/>
          <w:rPrChange w:id="336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364" w:author="Mohammad Mohammadi" w:date="2025-07-22T21:07:00Z">
            <w:rPr>
              <w:rFonts w:ascii="IRNazanin" w:hAnsi="IRNazanin" w:cs="IRNazanin"/>
              <w:sz w:val="28"/>
              <w:szCs w:val="28"/>
              <w:rtl/>
            </w:rPr>
          </w:rPrChange>
        </w:rPr>
        <w:t xml:space="preserve"> حالا ه</w:t>
      </w:r>
      <w:r w:rsidR="00C5725B" w:rsidRPr="00457BB8">
        <w:rPr>
          <w:rFonts w:ascii="IRNazanin" w:hAnsi="IRNazanin" w:cs="IRNazanin" w:hint="cs"/>
          <w:sz w:val="28"/>
          <w:szCs w:val="28"/>
          <w:rtl/>
          <w:rPrChange w:id="3365" w:author="Mohammad Mohammadi" w:date="2025-07-22T21:07:00Z">
            <w:rPr>
              <w:rFonts w:ascii="IRNazanin" w:hAnsi="IRNazanin" w:cs="IRNazanin" w:hint="cs"/>
              <w:sz w:val="28"/>
              <w:szCs w:val="28"/>
              <w:rtl/>
            </w:rPr>
          </w:rPrChange>
        </w:rPr>
        <w:t>میشه</w:t>
      </w:r>
      <w:r w:rsidR="00C5725B" w:rsidRPr="00457BB8">
        <w:rPr>
          <w:rFonts w:ascii="IRNazanin" w:hAnsi="IRNazanin" w:cs="IRNazanin"/>
          <w:sz w:val="28"/>
          <w:szCs w:val="28"/>
          <w:rtl/>
          <w:rPrChange w:id="3366"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367" w:author="Mohammad Mohammadi" w:date="2025-07-22T21:07:00Z">
            <w:rPr>
              <w:rFonts w:ascii="IRNazanin" w:hAnsi="IRNazanin" w:cs="IRNazanin"/>
              <w:sz w:val="28"/>
              <w:szCs w:val="28"/>
              <w:rtl/>
            </w:rPr>
          </w:rPrChange>
        </w:rPr>
        <w:t xml:space="preserve">می‌گوید: «پاکیزه </w:t>
      </w:r>
      <w:r w:rsidR="00D141A9" w:rsidRPr="00457BB8">
        <w:rPr>
          <w:rFonts w:ascii="IRNazanin" w:hAnsi="IRNazanin" w:cs="IRNazanin"/>
          <w:sz w:val="28"/>
          <w:szCs w:val="28"/>
          <w:rtl/>
          <w:rPrChange w:id="3368" w:author="Mohammad Mohammadi" w:date="2025-07-22T21:07:00Z">
            <w:rPr>
              <w:rFonts w:ascii="IRNazanin" w:hAnsi="IRNazanin" w:cs="IRNazanin"/>
              <w:sz w:val="28"/>
              <w:szCs w:val="28"/>
              <w:rtl/>
            </w:rPr>
          </w:rPrChange>
        </w:rPr>
        <w:t xml:space="preserve">برایم </w:t>
      </w:r>
      <w:r w:rsidR="00C5725B" w:rsidRPr="00457BB8">
        <w:rPr>
          <w:rFonts w:ascii="IRNazanin" w:hAnsi="IRNazanin" w:cs="IRNazanin" w:hint="cs"/>
          <w:sz w:val="28"/>
          <w:szCs w:val="28"/>
          <w:rtl/>
          <w:rPrChange w:id="3369" w:author="Mohammad Mohammadi" w:date="2025-07-22T21:07:00Z">
            <w:rPr>
              <w:rFonts w:ascii="IRNazanin" w:hAnsi="IRNazanin" w:cs="IRNazanin" w:hint="cs"/>
              <w:sz w:val="28"/>
              <w:szCs w:val="28"/>
              <w:rtl/>
            </w:rPr>
          </w:rPrChange>
        </w:rPr>
        <w:t>عزیز</w:t>
      </w:r>
      <w:r w:rsidRPr="00457BB8">
        <w:rPr>
          <w:rFonts w:ascii="IRNazanin" w:hAnsi="IRNazanin" w:cs="IRNazanin"/>
          <w:sz w:val="28"/>
          <w:szCs w:val="28"/>
          <w:rtl/>
          <w:rPrChange w:id="3370" w:author="Mohammad Mohammadi" w:date="2025-07-22T21:07:00Z">
            <w:rPr>
              <w:rFonts w:ascii="IRNazanin" w:hAnsi="IRNazanin" w:cs="IRNazanin"/>
              <w:sz w:val="28"/>
              <w:szCs w:val="28"/>
              <w:rtl/>
            </w:rPr>
          </w:rPrChange>
        </w:rPr>
        <w:t xml:space="preserve"> است. تو هم زمانی بودی، اما حالا </w:t>
      </w:r>
      <w:r w:rsidR="00D141A9" w:rsidRPr="00457BB8">
        <w:rPr>
          <w:rFonts w:ascii="IRNazanin" w:hAnsi="IRNazanin" w:cs="IRNazanin"/>
          <w:sz w:val="28"/>
          <w:szCs w:val="28"/>
          <w:rtl/>
          <w:rPrChange w:id="3371" w:author="Mohammad Mohammadi" w:date="2025-07-22T21:07:00Z">
            <w:rPr>
              <w:rFonts w:ascii="IRNazanin" w:hAnsi="IRNazanin" w:cs="IRNazanin"/>
              <w:sz w:val="28"/>
              <w:szCs w:val="28"/>
              <w:rtl/>
            </w:rPr>
          </w:rPrChange>
        </w:rPr>
        <w:t xml:space="preserve">پیر و فرتوت </w:t>
      </w:r>
      <w:r w:rsidRPr="00457BB8">
        <w:rPr>
          <w:rFonts w:ascii="IRNazanin" w:hAnsi="IRNazanin" w:cs="IRNazanin"/>
          <w:sz w:val="28"/>
          <w:szCs w:val="28"/>
          <w:rtl/>
          <w:rPrChange w:id="3372" w:author="Mohammad Mohammadi" w:date="2025-07-22T21:07:00Z">
            <w:rPr>
              <w:rFonts w:ascii="IRNazanin" w:hAnsi="IRNazanin" w:cs="IRNazanin"/>
              <w:sz w:val="28"/>
              <w:szCs w:val="28"/>
              <w:rtl/>
            </w:rPr>
          </w:rPrChange>
        </w:rPr>
        <w:t>شده‌ای و</w:t>
      </w:r>
      <w:r w:rsidR="00C5725B" w:rsidRPr="00457BB8">
        <w:rPr>
          <w:rFonts w:ascii="IRNazanin" w:hAnsi="IRNazanin" w:cs="IRNazanin" w:hint="cs"/>
          <w:sz w:val="28"/>
          <w:szCs w:val="28"/>
          <w:rtl/>
          <w:rPrChange w:id="3373" w:author="Mohammad Mohammadi" w:date="2025-07-22T21:07:00Z">
            <w:rPr>
              <w:rFonts w:ascii="IRNazanin" w:hAnsi="IRNazanin" w:cs="IRNazanin" w:hint="cs"/>
              <w:sz w:val="28"/>
              <w:szCs w:val="28"/>
              <w:rtl/>
            </w:rPr>
          </w:rPrChange>
        </w:rPr>
        <w:t>لی</w:t>
      </w:r>
      <w:r w:rsidRPr="00457BB8">
        <w:rPr>
          <w:rFonts w:ascii="IRNazanin" w:hAnsi="IRNazanin" w:cs="IRNazanin"/>
          <w:sz w:val="28"/>
          <w:szCs w:val="28"/>
          <w:rtl/>
          <w:rPrChange w:id="3374" w:author="Mohammad Mohammadi" w:date="2025-07-22T21:07:00Z">
            <w:rPr>
              <w:rFonts w:ascii="IRNazanin" w:hAnsi="IRNazanin" w:cs="IRNazanin"/>
              <w:sz w:val="28"/>
              <w:szCs w:val="28"/>
              <w:rtl/>
            </w:rPr>
          </w:rPrChange>
        </w:rPr>
        <w:t xml:space="preserve"> او جوان است</w:t>
      </w:r>
      <w:r w:rsidR="00A72525" w:rsidRPr="00457BB8">
        <w:rPr>
          <w:rFonts w:ascii="IRNazanin" w:hAnsi="IRNazanin" w:cs="IRNazanin"/>
          <w:sz w:val="28"/>
          <w:szCs w:val="28"/>
          <w:rtl/>
          <w:lang w:bidi="fa-IR"/>
          <w:rPrChange w:id="3375" w:author="Mohammad Mohammadi" w:date="2025-07-22T21:07:00Z">
            <w:rPr>
              <w:rFonts w:ascii="IRNazanin" w:hAnsi="IRNazanin" w:cs="IRNazanin"/>
              <w:sz w:val="28"/>
              <w:szCs w:val="28"/>
              <w:rtl/>
              <w:lang w:bidi="fa-IR"/>
            </w:rPr>
          </w:rPrChange>
        </w:rPr>
        <w:t>».</w:t>
      </w:r>
    </w:p>
    <w:p w14:paraId="620B8EF4" w14:textId="73614065" w:rsidR="00831EB2" w:rsidRPr="00457BB8" w:rsidRDefault="00831EB2" w:rsidP="00831EB2">
      <w:pPr>
        <w:bidi/>
        <w:jc w:val="both"/>
        <w:rPr>
          <w:ins w:id="3376" w:author="Saeedi, Faiza" w:date="2025-07-01T11:16:00Z"/>
          <w:rFonts w:ascii="IRNazanin" w:hAnsi="IRNazanin" w:cs="IRNazanin"/>
          <w:sz w:val="28"/>
          <w:szCs w:val="28"/>
          <w:rtl/>
          <w:lang w:bidi="fa-IR"/>
          <w:rPrChange w:id="3377" w:author="Mohammad Mohammadi" w:date="2025-07-22T21:07:00Z">
            <w:rPr>
              <w:ins w:id="3378" w:author="Saeedi, Faiza" w:date="2025-07-01T11:16:00Z"/>
              <w:rFonts w:ascii="IRNazanin" w:hAnsi="IRNazanin" w:cs="IRNazanin"/>
              <w:sz w:val="28"/>
              <w:szCs w:val="28"/>
              <w:rtl/>
              <w:lang w:bidi="fa-IR"/>
            </w:rPr>
          </w:rPrChange>
        </w:rPr>
      </w:pPr>
      <w:r w:rsidRPr="00457BB8">
        <w:rPr>
          <w:rFonts w:ascii="IRNazanin" w:hAnsi="IRNazanin" w:cs="IRNazanin"/>
          <w:sz w:val="28"/>
          <w:szCs w:val="28"/>
          <w:rtl/>
          <w:rPrChange w:id="3379" w:author="Mohammad Mohammadi" w:date="2025-07-22T21:07:00Z">
            <w:rPr>
              <w:rFonts w:ascii="IRNazanin" w:hAnsi="IRNazanin" w:cs="IRNazanin"/>
              <w:sz w:val="28"/>
              <w:szCs w:val="28"/>
              <w:rtl/>
            </w:rPr>
          </w:rPrChange>
        </w:rPr>
        <w:t xml:space="preserve">و من می‌گویم: «کی </w:t>
      </w:r>
      <w:r w:rsidR="00412944" w:rsidRPr="00457BB8">
        <w:rPr>
          <w:rFonts w:ascii="IRNazanin" w:hAnsi="IRNazanin" w:cs="IRNazanin"/>
          <w:sz w:val="28"/>
          <w:szCs w:val="28"/>
          <w:rtl/>
          <w:rPrChange w:id="3380" w:author="Mohammad Mohammadi" w:date="2025-07-22T21:07:00Z">
            <w:rPr>
              <w:rFonts w:ascii="IRNazanin" w:hAnsi="IRNazanin" w:cs="IRNazanin"/>
              <w:sz w:val="28"/>
              <w:szCs w:val="28"/>
              <w:rtl/>
            </w:rPr>
          </w:rPrChange>
        </w:rPr>
        <w:t>پیر</w:t>
      </w:r>
      <w:r w:rsidRPr="00457BB8">
        <w:rPr>
          <w:rFonts w:ascii="IRNazanin" w:hAnsi="IRNazanin" w:cs="IRNazanin"/>
          <w:sz w:val="28"/>
          <w:szCs w:val="28"/>
          <w:rtl/>
          <w:rPrChange w:id="3381" w:author="Mohammad Mohammadi" w:date="2025-07-22T21:07:00Z">
            <w:rPr>
              <w:rFonts w:ascii="IRNazanin" w:hAnsi="IRNazanin" w:cs="IRNazanin"/>
              <w:sz w:val="28"/>
              <w:szCs w:val="28"/>
              <w:rtl/>
            </w:rPr>
          </w:rPrChange>
        </w:rPr>
        <w:t xml:space="preserve"> شدم؟ چطور می‌توانی بگویی من </w:t>
      </w:r>
      <w:r w:rsidR="00412944" w:rsidRPr="00457BB8">
        <w:rPr>
          <w:rFonts w:ascii="IRNazanin" w:hAnsi="IRNazanin" w:cs="IRNazanin"/>
          <w:sz w:val="28"/>
          <w:szCs w:val="28"/>
          <w:rtl/>
          <w:rPrChange w:id="3382" w:author="Mohammad Mohammadi" w:date="2025-07-22T21:07:00Z">
            <w:rPr>
              <w:rFonts w:ascii="IRNazanin" w:hAnsi="IRNazanin" w:cs="IRNazanin"/>
              <w:sz w:val="28"/>
              <w:szCs w:val="28"/>
              <w:rtl/>
            </w:rPr>
          </w:rPrChange>
        </w:rPr>
        <w:t>از کار افتاده‌</w:t>
      </w:r>
      <w:r w:rsidRPr="00457BB8">
        <w:rPr>
          <w:rFonts w:ascii="IRNazanin" w:hAnsi="IRNazanin" w:cs="IRNazanin"/>
          <w:sz w:val="28"/>
          <w:szCs w:val="28"/>
          <w:rtl/>
          <w:rPrChange w:id="3383" w:author="Mohammad Mohammadi" w:date="2025-07-22T21:07:00Z">
            <w:rPr>
              <w:rFonts w:ascii="IRNazanin" w:hAnsi="IRNazanin" w:cs="IRNazanin"/>
              <w:sz w:val="28"/>
              <w:szCs w:val="28"/>
              <w:rtl/>
            </w:rPr>
          </w:rPrChange>
        </w:rPr>
        <w:t xml:space="preserve"> شده‌ام و او جوان است؟ یک زن جوان هرگز نمی‌تواند کاری را که یک زن مسن‌ انجام می‌دهد، انجام دهد؛ زن‌های مسن‌تر کارها را به روش خودشان انجام می‌دهند، زن‌های جوان </w:t>
      </w:r>
      <w:r w:rsidR="007D1611" w:rsidRPr="00457BB8">
        <w:rPr>
          <w:rFonts w:ascii="IRNazanin" w:hAnsi="IRNazanin" w:cs="IRNazanin"/>
          <w:sz w:val="28"/>
          <w:szCs w:val="28"/>
          <w:rtl/>
          <w:rPrChange w:id="3384" w:author="Mohammad Mohammadi" w:date="2025-07-22T21:07:00Z">
            <w:rPr>
              <w:rFonts w:ascii="IRNazanin" w:hAnsi="IRNazanin" w:cs="IRNazanin"/>
              <w:sz w:val="28"/>
              <w:szCs w:val="28"/>
              <w:rtl/>
            </w:rPr>
          </w:rPrChange>
        </w:rPr>
        <w:t xml:space="preserve">هم به روش </w:t>
      </w:r>
      <w:r w:rsidRPr="00457BB8">
        <w:rPr>
          <w:rFonts w:ascii="IRNazanin" w:hAnsi="IRNazanin" w:cs="IRNazanin"/>
          <w:sz w:val="28"/>
          <w:szCs w:val="28"/>
          <w:rtl/>
          <w:rPrChange w:id="3385" w:author="Mohammad Mohammadi" w:date="2025-07-22T21:07:00Z">
            <w:rPr>
              <w:rFonts w:ascii="IRNazanin" w:hAnsi="IRNazanin" w:cs="IRNazanin"/>
              <w:sz w:val="28"/>
              <w:szCs w:val="28"/>
              <w:rtl/>
            </w:rPr>
          </w:rPrChange>
        </w:rPr>
        <w:t>متفاوت. از چه لحاظ او بهتر از من است؟ هیچ چیز! همه</w:t>
      </w:r>
      <w:r w:rsidR="00F04DC4" w:rsidRPr="00457BB8">
        <w:rPr>
          <w:rFonts w:ascii="IRNazanin" w:hAnsi="IRNazanin" w:cs="IRNazanin"/>
          <w:sz w:val="28"/>
          <w:szCs w:val="28"/>
          <w:rtl/>
          <w:rPrChange w:id="3386" w:author="Mohammad Mohammadi" w:date="2025-07-22T21:07:00Z">
            <w:rPr>
              <w:rFonts w:ascii="IRNazanin" w:hAnsi="IRNazanin" w:cs="IRNazanin"/>
              <w:sz w:val="28"/>
              <w:szCs w:val="28"/>
              <w:rtl/>
            </w:rPr>
          </w:rPrChange>
        </w:rPr>
        <w:t xml:space="preserve">‌ی مردم دور و بر </w:t>
      </w:r>
      <w:r w:rsidRPr="00457BB8">
        <w:rPr>
          <w:rFonts w:ascii="IRNazanin" w:hAnsi="IRNazanin" w:cs="IRNazanin"/>
          <w:sz w:val="28"/>
          <w:szCs w:val="28"/>
          <w:rtl/>
          <w:rPrChange w:id="3387" w:author="Mohammad Mohammadi" w:date="2025-07-22T21:07:00Z">
            <w:rPr>
              <w:rFonts w:ascii="IRNazanin" w:hAnsi="IRNazanin" w:cs="IRNazanin"/>
              <w:sz w:val="28"/>
              <w:szCs w:val="28"/>
              <w:rtl/>
            </w:rPr>
          </w:rPrChange>
        </w:rPr>
        <w:t xml:space="preserve">ما خویشاوندان من هستند، اما پاکیزه یک </w:t>
      </w:r>
      <w:r w:rsidR="003D0E33" w:rsidRPr="00457BB8">
        <w:rPr>
          <w:rFonts w:ascii="IRNazanin" w:hAnsi="IRNazanin" w:cs="IRNazanin"/>
          <w:sz w:val="28"/>
          <w:szCs w:val="28"/>
          <w:rtl/>
          <w:rPrChange w:id="3388" w:author="Mohammad Mohammadi" w:date="2025-07-22T21:07:00Z">
            <w:rPr>
              <w:rFonts w:ascii="IRNazanin" w:hAnsi="IRNazanin" w:cs="IRNazanin"/>
              <w:sz w:val="28"/>
              <w:szCs w:val="28"/>
              <w:rtl/>
            </w:rPr>
          </w:rPrChange>
        </w:rPr>
        <w:t>بیگانه</w:t>
      </w:r>
      <w:r w:rsidRPr="00457BB8">
        <w:rPr>
          <w:rFonts w:ascii="IRNazanin" w:hAnsi="IRNazanin" w:cs="IRNazanin"/>
          <w:sz w:val="28"/>
          <w:szCs w:val="28"/>
          <w:rtl/>
          <w:rPrChange w:id="3389" w:author="Mohammad Mohammadi" w:date="2025-07-22T21:07:00Z">
            <w:rPr>
              <w:rFonts w:ascii="IRNazanin" w:hAnsi="IRNazanin" w:cs="IRNazanin"/>
              <w:sz w:val="28"/>
              <w:szCs w:val="28"/>
              <w:rtl/>
            </w:rPr>
          </w:rPrChange>
        </w:rPr>
        <w:t xml:space="preserve"> است</w:t>
      </w:r>
      <w:ins w:id="3390" w:author="Saeedi, Faiza" w:date="2025-06-06T00:16:00Z">
        <w:r w:rsidR="00251307" w:rsidRPr="00457BB8">
          <w:rPr>
            <w:rFonts w:ascii="IRNazanin" w:hAnsi="IRNazanin" w:cs="IRNazanin" w:hint="cs"/>
            <w:sz w:val="28"/>
            <w:szCs w:val="28"/>
            <w:rtl/>
            <w:rPrChange w:id="3391" w:author="Mohammad Mohammadi" w:date="2025-07-22T21:07:00Z">
              <w:rPr>
                <w:rFonts w:ascii="IRNazanin" w:hAnsi="IRNazanin" w:cs="IRNazanin" w:hint="cs"/>
                <w:sz w:val="28"/>
                <w:szCs w:val="28"/>
                <w:rtl/>
              </w:rPr>
            </w:rPrChange>
          </w:rPr>
          <w:t>؛</w:t>
        </w:r>
      </w:ins>
      <w:del w:id="3392" w:author="Saeedi, Faiza" w:date="2025-06-06T00:16:00Z">
        <w:r w:rsidRPr="00457BB8" w:rsidDel="00251307">
          <w:rPr>
            <w:rFonts w:ascii="IRNazanin" w:hAnsi="IRNazanin" w:cs="IRNazanin"/>
            <w:sz w:val="28"/>
            <w:szCs w:val="28"/>
            <w:rtl/>
            <w:rPrChange w:id="3393" w:author="Mohammad Mohammadi" w:date="2025-07-22T21:07:00Z">
              <w:rPr>
                <w:rFonts w:ascii="IRNazanin" w:hAnsi="IRNazanin" w:cs="IRNazanin"/>
                <w:sz w:val="28"/>
                <w:szCs w:val="28"/>
                <w:rtl/>
              </w:rPr>
            </w:rPrChange>
          </w:rPr>
          <w:delText>،</w:delText>
        </w:r>
      </w:del>
      <w:r w:rsidRPr="00457BB8">
        <w:rPr>
          <w:rFonts w:ascii="IRNazanin" w:hAnsi="IRNazanin" w:cs="IRNazanin"/>
          <w:sz w:val="28"/>
          <w:szCs w:val="28"/>
          <w:rtl/>
          <w:rPrChange w:id="3394" w:author="Mohammad Mohammadi" w:date="2025-07-22T21:07:00Z">
            <w:rPr>
              <w:rFonts w:ascii="IRNazanin" w:hAnsi="IRNazanin" w:cs="IRNazanin"/>
              <w:sz w:val="28"/>
              <w:szCs w:val="28"/>
              <w:rtl/>
            </w:rPr>
          </w:rPrChange>
        </w:rPr>
        <w:t xml:space="preserve"> مردمش به سختی دو سه خانواده هستند </w:t>
      </w:r>
      <w:r w:rsidR="003D0E33" w:rsidRPr="00457BB8">
        <w:rPr>
          <w:rFonts w:ascii="IRNazanin" w:hAnsi="IRNazanin" w:cs="IRNazanin"/>
          <w:sz w:val="28"/>
          <w:szCs w:val="28"/>
          <w:rtl/>
          <w:rPrChange w:id="3395" w:author="Mohammad Mohammadi" w:date="2025-07-22T21:07:00Z">
            <w:rPr>
              <w:rFonts w:ascii="IRNazanin" w:hAnsi="IRNazanin" w:cs="IRNazanin"/>
              <w:sz w:val="28"/>
              <w:szCs w:val="28"/>
              <w:rtl/>
            </w:rPr>
          </w:rPrChange>
        </w:rPr>
        <w:t>ـ</w:t>
      </w:r>
      <w:r w:rsidRPr="00457BB8">
        <w:rPr>
          <w:rFonts w:ascii="IRNazanin" w:hAnsi="IRNazanin" w:cs="IRNazanin"/>
          <w:sz w:val="28"/>
          <w:szCs w:val="28"/>
          <w:rtl/>
          <w:rPrChange w:id="3396" w:author="Mohammad Mohammadi" w:date="2025-07-22T21:07:00Z">
            <w:rPr>
              <w:rFonts w:ascii="IRNazanin" w:hAnsi="IRNazanin" w:cs="IRNazanin"/>
              <w:sz w:val="28"/>
              <w:szCs w:val="28"/>
              <w:rtl/>
            </w:rPr>
          </w:rPrChange>
        </w:rPr>
        <w:t xml:space="preserve"> حتی نمی‌دانیم </w:t>
      </w:r>
      <w:r w:rsidR="00455C8F" w:rsidRPr="00457BB8">
        <w:rPr>
          <w:rFonts w:ascii="IRNazanin" w:hAnsi="IRNazanin" w:cs="IRNazanin" w:hint="cs"/>
          <w:sz w:val="28"/>
          <w:szCs w:val="28"/>
          <w:rtl/>
          <w:rPrChange w:id="3397" w:author="Mohammad Mohammadi" w:date="2025-07-22T21:07:00Z">
            <w:rPr>
              <w:rFonts w:ascii="IRNazanin" w:hAnsi="IRNazanin" w:cs="IRNazanin" w:hint="cs"/>
              <w:sz w:val="28"/>
              <w:szCs w:val="28"/>
              <w:rtl/>
            </w:rPr>
          </w:rPrChange>
        </w:rPr>
        <w:t>از</w:t>
      </w:r>
      <w:r w:rsidRPr="00457BB8">
        <w:rPr>
          <w:rFonts w:ascii="IRNazanin" w:hAnsi="IRNazanin" w:cs="IRNazanin"/>
          <w:sz w:val="28"/>
          <w:szCs w:val="28"/>
          <w:rtl/>
          <w:rPrChange w:id="3398" w:author="Mohammad Mohammadi" w:date="2025-07-22T21:07:00Z">
            <w:rPr>
              <w:rFonts w:ascii="IRNazanin" w:hAnsi="IRNazanin" w:cs="IRNazanin"/>
              <w:sz w:val="28"/>
              <w:szCs w:val="28"/>
              <w:rtl/>
            </w:rPr>
          </w:rPrChange>
        </w:rPr>
        <w:t xml:space="preserve"> کجا هستند</w:t>
      </w:r>
      <w:r w:rsidR="003D0E33" w:rsidRPr="00457BB8">
        <w:rPr>
          <w:rFonts w:ascii="IRNazanin" w:hAnsi="IRNazanin" w:cs="IRNazanin"/>
          <w:sz w:val="28"/>
          <w:szCs w:val="28"/>
          <w:rtl/>
          <w:lang w:bidi="fa-IR"/>
          <w:rPrChange w:id="3399" w:author="Mohammad Mohammadi" w:date="2025-07-22T21:07:00Z">
            <w:rPr>
              <w:rFonts w:ascii="IRNazanin" w:hAnsi="IRNazanin" w:cs="IRNazanin"/>
              <w:sz w:val="28"/>
              <w:szCs w:val="28"/>
              <w:rtl/>
              <w:lang w:bidi="fa-IR"/>
            </w:rPr>
          </w:rPrChange>
        </w:rPr>
        <w:t>».</w:t>
      </w:r>
    </w:p>
    <w:p w14:paraId="390568F3" w14:textId="0437CD92" w:rsidR="00CB1081" w:rsidRPr="00457BB8" w:rsidRDefault="00CB1081" w:rsidP="00CB1081">
      <w:pPr>
        <w:bidi/>
        <w:jc w:val="both"/>
        <w:rPr>
          <w:ins w:id="3400" w:author="Saeedi, Faiza" w:date="2025-07-01T11:16:00Z"/>
          <w:rFonts w:ascii="IRNazanin" w:hAnsi="IRNazanin" w:cs="IRNazanin"/>
          <w:sz w:val="28"/>
          <w:szCs w:val="28"/>
          <w:rtl/>
          <w:lang w:bidi="fa-IR"/>
          <w:rPrChange w:id="3401" w:author="Mohammad Mohammadi" w:date="2025-07-22T21:07:00Z">
            <w:rPr>
              <w:ins w:id="3402" w:author="Saeedi, Faiza" w:date="2025-07-01T11:16:00Z"/>
              <w:rFonts w:ascii="IRNazanin" w:hAnsi="IRNazanin" w:cs="IRNazanin"/>
              <w:sz w:val="28"/>
              <w:szCs w:val="28"/>
              <w:rtl/>
              <w:lang w:bidi="fa-IR"/>
            </w:rPr>
          </w:rPrChange>
        </w:rPr>
      </w:pPr>
      <w:ins w:id="3403" w:author="Saeedi, Faiza" w:date="2025-07-01T11:17:00Z">
        <w:r w:rsidRPr="00457BB8">
          <w:rPr>
            <w:rFonts w:ascii="IRNazanin" w:hAnsi="IRNazanin" w:cs="IRNazanin"/>
            <w:noProof/>
            <w:sz w:val="28"/>
            <w:szCs w:val="28"/>
            <w:rtl/>
            <w:lang w:val="fa-IR" w:bidi="fa-IR"/>
            <w:rPrChange w:id="3404" w:author="Mohammad Mohammadi" w:date="2025-07-22T21:07:00Z">
              <w:rPr>
                <w:rFonts w:ascii="IRNazanin" w:hAnsi="IRNazanin" w:cs="IRNazanin"/>
                <w:noProof/>
                <w:sz w:val="28"/>
                <w:szCs w:val="28"/>
                <w:rtl/>
                <w:lang w:val="fa-IR" w:bidi="fa-IR"/>
              </w:rPr>
            </w:rPrChange>
          </w:rPr>
          <w:lastRenderedPageBreak/>
          <w:drawing>
            <wp:inline distT="0" distB="0" distL="0" distR="0" wp14:anchorId="6BD61D3F" wp14:editId="684895E3">
              <wp:extent cx="5943600" cy="4081145"/>
              <wp:effectExtent l="0" t="0" r="0" b="0"/>
              <wp:docPr id="13632392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39244" name="Picture 13632392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ins>
    </w:p>
    <w:p w14:paraId="24442D08" w14:textId="12C414F3" w:rsidR="00CB1081" w:rsidRPr="00457BB8" w:rsidRDefault="00CB1081">
      <w:pPr>
        <w:pStyle w:val="Caption"/>
        <w:bidi/>
        <w:rPr>
          <w:ins w:id="3405" w:author="Saeedi, Faiza" w:date="2025-07-01T11:16:00Z"/>
          <w:rFonts w:ascii="IRNazanin" w:hAnsi="IRNazanin" w:cs="IRNazanin"/>
          <w:sz w:val="28"/>
          <w:szCs w:val="28"/>
          <w:rtl/>
          <w:lang w:bidi="fa-IR"/>
          <w:rPrChange w:id="3406" w:author="Mohammad Mohammadi" w:date="2025-07-22T21:07:00Z">
            <w:rPr>
              <w:ins w:id="3407" w:author="Saeedi, Faiza" w:date="2025-07-01T11:16:00Z"/>
              <w:rFonts w:ascii="IRNazanin" w:hAnsi="IRNazanin" w:cs="IRNazanin"/>
              <w:sz w:val="28"/>
              <w:szCs w:val="28"/>
              <w:rtl/>
              <w:lang w:bidi="fa-IR"/>
            </w:rPr>
          </w:rPrChange>
        </w:rPr>
        <w:pPrChange w:id="3408" w:author="Saeedi, Faiza" w:date="2025-07-01T11:18:00Z">
          <w:pPr>
            <w:bidi/>
            <w:jc w:val="both"/>
          </w:pPr>
        </w:pPrChange>
      </w:pPr>
      <w:ins w:id="3409" w:author="Saeedi, Faiza" w:date="2025-07-01T11:18:00Z">
        <w:del w:id="3410" w:author="Mohammad Mohammadi" w:date="2025-07-07T16:08:00Z">
          <w:r w:rsidRPr="00457BB8" w:rsidDel="00D91AC6">
            <w:rPr>
              <w:rFonts w:ascii="IRNazanin" w:hAnsi="IRNazanin" w:cs="IRNazanin"/>
              <w:sz w:val="28"/>
              <w:szCs w:val="28"/>
              <w:rPrChange w:id="3411" w:author="Mohammad Mohammadi" w:date="2025-07-22T21:07:00Z">
                <w:rPr/>
              </w:rPrChange>
            </w:rPr>
            <w:delText>Figure</w:delText>
          </w:r>
        </w:del>
      </w:ins>
      <w:ins w:id="3412" w:author="Mohammad Mohammadi" w:date="2025-07-07T16:08:00Z">
        <w:r w:rsidR="00D91AC6" w:rsidRPr="00457BB8">
          <w:rPr>
            <w:rFonts w:ascii="IRNazanin" w:hAnsi="IRNazanin" w:cs="IRNazanin"/>
            <w:sz w:val="28"/>
            <w:szCs w:val="28"/>
            <w:rtl/>
            <w:rPrChange w:id="3413" w:author="Mohammad Mohammadi" w:date="2025-07-22T21:07:00Z">
              <w:rPr>
                <w:rFonts w:ascii="IRNazanin" w:hAnsi="IRNazanin" w:cs="IRNazanin"/>
                <w:sz w:val="28"/>
                <w:szCs w:val="28"/>
                <w:rtl/>
              </w:rPr>
            </w:rPrChange>
          </w:rPr>
          <w:t>شکل</w:t>
        </w:r>
      </w:ins>
      <w:ins w:id="3414" w:author="Saeedi, Faiza" w:date="2025-07-01T11:18:00Z">
        <w:r w:rsidRPr="00457BB8">
          <w:rPr>
            <w:rFonts w:ascii="IRNazanin" w:hAnsi="IRNazanin" w:cs="IRNazanin"/>
            <w:sz w:val="28"/>
            <w:szCs w:val="28"/>
            <w:rtl/>
            <w:rPrChange w:id="3415" w:author="Mohammad Mohammadi" w:date="2025-07-22T21:07:00Z">
              <w:rPr>
                <w:rtl/>
              </w:rPr>
            </w:rPrChange>
          </w:rPr>
          <w:t xml:space="preserve"> </w:t>
        </w:r>
        <w:r w:rsidRPr="00457BB8">
          <w:rPr>
            <w:rFonts w:ascii="IRNazanin" w:hAnsi="IRNazanin" w:cs="IRNazanin"/>
            <w:sz w:val="28"/>
            <w:szCs w:val="28"/>
            <w:rtl/>
            <w:rPrChange w:id="3416" w:author="Mohammad Mohammadi" w:date="2025-07-22T21:07:00Z">
              <w:rPr>
                <w:rtl/>
              </w:rPr>
            </w:rPrChange>
          </w:rPr>
          <w:fldChar w:fldCharType="begin"/>
        </w:r>
        <w:r w:rsidRPr="00457BB8">
          <w:rPr>
            <w:rFonts w:ascii="IRNazanin" w:hAnsi="IRNazanin" w:cs="IRNazanin"/>
            <w:sz w:val="28"/>
            <w:szCs w:val="28"/>
            <w:rtl/>
            <w:rPrChange w:id="3417" w:author="Mohammad Mohammadi" w:date="2025-07-22T21:07:00Z">
              <w:rPr>
                <w:rtl/>
              </w:rPr>
            </w:rPrChange>
          </w:rPr>
          <w:instrText xml:space="preserve"> </w:instrText>
        </w:r>
        <w:r w:rsidRPr="00457BB8">
          <w:rPr>
            <w:rFonts w:ascii="IRNazanin" w:hAnsi="IRNazanin" w:cs="IRNazanin"/>
            <w:sz w:val="28"/>
            <w:szCs w:val="28"/>
            <w:rPrChange w:id="3418" w:author="Mohammad Mohammadi" w:date="2025-07-22T21:07:00Z">
              <w:rPr/>
            </w:rPrChange>
          </w:rPr>
          <w:instrText>SEQ</w:instrText>
        </w:r>
        <w:r w:rsidRPr="00457BB8">
          <w:rPr>
            <w:rFonts w:ascii="IRNazanin" w:hAnsi="IRNazanin" w:cs="IRNazanin"/>
            <w:sz w:val="28"/>
            <w:szCs w:val="28"/>
            <w:rtl/>
            <w:rPrChange w:id="3419" w:author="Mohammad Mohammadi" w:date="2025-07-22T21:07:00Z">
              <w:rPr>
                <w:rtl/>
              </w:rPr>
            </w:rPrChange>
          </w:rPr>
          <w:instrText xml:space="preserve"> </w:instrText>
        </w:r>
        <w:r w:rsidRPr="00457BB8">
          <w:rPr>
            <w:rFonts w:ascii="IRNazanin" w:hAnsi="IRNazanin" w:cs="IRNazanin"/>
            <w:sz w:val="28"/>
            <w:szCs w:val="28"/>
            <w:rPrChange w:id="3420" w:author="Mohammad Mohammadi" w:date="2025-07-22T21:07:00Z">
              <w:rPr/>
            </w:rPrChange>
          </w:rPr>
          <w:instrText>Figure \* ARABIC</w:instrText>
        </w:r>
        <w:r w:rsidRPr="00457BB8">
          <w:rPr>
            <w:rFonts w:ascii="IRNazanin" w:hAnsi="IRNazanin" w:cs="IRNazanin"/>
            <w:sz w:val="28"/>
            <w:szCs w:val="28"/>
            <w:rtl/>
            <w:rPrChange w:id="3421" w:author="Mohammad Mohammadi" w:date="2025-07-22T21:07:00Z">
              <w:rPr>
                <w:rtl/>
              </w:rPr>
            </w:rPrChange>
          </w:rPr>
          <w:instrText xml:space="preserve"> </w:instrText>
        </w:r>
      </w:ins>
      <w:r w:rsidRPr="00457BB8">
        <w:rPr>
          <w:rFonts w:ascii="IRNazanin" w:hAnsi="IRNazanin" w:cs="IRNazanin"/>
          <w:sz w:val="28"/>
          <w:szCs w:val="28"/>
          <w:rtl/>
          <w:rPrChange w:id="3422" w:author="Mohammad Mohammadi" w:date="2025-07-22T21:07:00Z">
            <w:rPr>
              <w:rtl/>
            </w:rPr>
          </w:rPrChange>
        </w:rPr>
        <w:fldChar w:fldCharType="separate"/>
      </w:r>
      <w:ins w:id="3423" w:author="Saeedi, Faiza" w:date="2025-07-01T11:19:00Z">
        <w:r w:rsidRPr="00457BB8">
          <w:rPr>
            <w:rFonts w:ascii="IRNazanin" w:hAnsi="IRNazanin" w:cs="IRNazanin"/>
            <w:noProof/>
            <w:sz w:val="28"/>
            <w:szCs w:val="28"/>
            <w:rtl/>
            <w:rPrChange w:id="3424" w:author="Mohammad Mohammadi" w:date="2025-07-22T21:07:00Z">
              <w:rPr>
                <w:noProof/>
                <w:rtl/>
              </w:rPr>
            </w:rPrChange>
          </w:rPr>
          <w:t>7</w:t>
        </w:r>
      </w:ins>
      <w:ins w:id="3425" w:author="Saeedi, Faiza" w:date="2025-07-01T11:18:00Z">
        <w:r w:rsidRPr="00457BB8">
          <w:rPr>
            <w:rFonts w:ascii="IRNazanin" w:hAnsi="IRNazanin" w:cs="IRNazanin"/>
            <w:sz w:val="28"/>
            <w:szCs w:val="28"/>
            <w:rtl/>
            <w:rPrChange w:id="3426" w:author="Mohammad Mohammadi" w:date="2025-07-22T21:07:00Z">
              <w:rPr>
                <w:rtl/>
              </w:rPr>
            </w:rPrChange>
          </w:rPr>
          <w:fldChar w:fldCharType="end"/>
        </w:r>
        <w:r w:rsidRPr="00457BB8">
          <w:rPr>
            <w:rFonts w:ascii="IRNazanin" w:hAnsi="IRNazanin" w:cs="IRNazanin"/>
            <w:sz w:val="28"/>
            <w:szCs w:val="28"/>
            <w:rtl/>
            <w:lang w:bidi="fa-IR"/>
            <w:rPrChange w:id="3427" w:author="Mohammad Mohammadi" w:date="2025-07-22T21:07:00Z">
              <w:rPr>
                <w:rtl/>
                <w:lang w:bidi="fa-IR"/>
              </w:rPr>
            </w:rPrChange>
          </w:rPr>
          <w:t xml:space="preserve">: </w:t>
        </w:r>
        <w:r w:rsidRPr="00457BB8">
          <w:rPr>
            <w:rFonts w:ascii="IRNazanin" w:hAnsi="IRNazanin" w:cs="IRNazanin" w:hint="cs"/>
            <w:sz w:val="28"/>
            <w:szCs w:val="28"/>
            <w:rtl/>
            <w:lang w:bidi="fa-IR"/>
            <w:rPrChange w:id="3428" w:author="Mohammad Mohammadi" w:date="2025-07-22T21:07:00Z">
              <w:rPr>
                <w:rFonts w:hint="cs"/>
                <w:rtl/>
                <w:lang w:bidi="fa-IR"/>
              </w:rPr>
            </w:rPrChange>
          </w:rPr>
          <w:t>پادشاه</w:t>
        </w:r>
        <w:r w:rsidRPr="00457BB8">
          <w:rPr>
            <w:rFonts w:ascii="IRNazanin" w:hAnsi="IRNazanin" w:cs="IRNazanin"/>
            <w:sz w:val="28"/>
            <w:szCs w:val="28"/>
            <w:rtl/>
            <w:lang w:bidi="fa-IR"/>
            <w:rPrChange w:id="3429" w:author="Mohammad Mohammadi" w:date="2025-07-22T21:07:00Z">
              <w:rPr>
                <w:rtl/>
                <w:lang w:bidi="fa-IR"/>
              </w:rPr>
            </w:rPrChange>
          </w:rPr>
          <w:t xml:space="preserve"> </w:t>
        </w:r>
        <w:r w:rsidRPr="00457BB8">
          <w:rPr>
            <w:rFonts w:ascii="IRNazanin" w:hAnsi="IRNazanin" w:cs="IRNazanin" w:hint="cs"/>
            <w:sz w:val="28"/>
            <w:szCs w:val="28"/>
            <w:rtl/>
            <w:lang w:bidi="fa-IR"/>
            <w:rPrChange w:id="3430" w:author="Mohammad Mohammadi" w:date="2025-07-22T21:07:00Z">
              <w:rPr>
                <w:rFonts w:hint="cs"/>
                <w:rtl/>
                <w:lang w:bidi="fa-IR"/>
              </w:rPr>
            </w:rPrChange>
          </w:rPr>
          <w:t>و</w:t>
        </w:r>
        <w:r w:rsidRPr="00457BB8">
          <w:rPr>
            <w:rFonts w:ascii="IRNazanin" w:hAnsi="IRNazanin" w:cs="IRNazanin"/>
            <w:sz w:val="28"/>
            <w:szCs w:val="28"/>
            <w:rtl/>
            <w:lang w:bidi="fa-IR"/>
            <w:rPrChange w:id="3431" w:author="Mohammad Mohammadi" w:date="2025-07-22T21:07:00Z">
              <w:rPr>
                <w:rtl/>
                <w:lang w:bidi="fa-IR"/>
              </w:rPr>
            </w:rPrChange>
          </w:rPr>
          <w:t xml:space="preserve"> </w:t>
        </w:r>
        <w:r w:rsidRPr="00457BB8">
          <w:rPr>
            <w:rFonts w:ascii="IRNazanin" w:hAnsi="IRNazanin" w:cs="IRNazanin" w:hint="cs"/>
            <w:sz w:val="28"/>
            <w:szCs w:val="28"/>
            <w:rtl/>
            <w:lang w:bidi="fa-IR"/>
            <w:rPrChange w:id="3432" w:author="Mohammad Mohammadi" w:date="2025-07-22T21:07:00Z">
              <w:rPr>
                <w:rFonts w:hint="cs"/>
                <w:rtl/>
                <w:lang w:bidi="fa-IR"/>
              </w:rPr>
            </w:rPrChange>
          </w:rPr>
          <w:t>پاخال</w:t>
        </w:r>
        <w:r w:rsidRPr="00457BB8">
          <w:rPr>
            <w:rFonts w:ascii="IRNazanin" w:hAnsi="IRNazanin" w:cs="IRNazanin"/>
            <w:sz w:val="28"/>
            <w:szCs w:val="28"/>
            <w:rtl/>
            <w:lang w:bidi="fa-IR"/>
            <w:rPrChange w:id="3433" w:author="Mohammad Mohammadi" w:date="2025-07-22T21:07:00Z">
              <w:rPr>
                <w:rtl/>
                <w:lang w:bidi="fa-IR"/>
              </w:rPr>
            </w:rPrChange>
          </w:rPr>
          <w:t xml:space="preserve">. </w:t>
        </w:r>
        <w:r w:rsidRPr="00457BB8">
          <w:rPr>
            <w:rFonts w:ascii="IRNazanin" w:hAnsi="IRNazanin" w:cs="IRNazanin" w:hint="cs"/>
            <w:sz w:val="28"/>
            <w:szCs w:val="28"/>
            <w:rtl/>
            <w:lang w:bidi="fa-IR"/>
            <w:rPrChange w:id="3434" w:author="Mohammad Mohammadi" w:date="2025-07-22T21:07:00Z">
              <w:rPr>
                <w:rFonts w:hint="cs"/>
                <w:rtl/>
                <w:lang w:bidi="fa-IR"/>
              </w:rPr>
            </w:rPrChange>
          </w:rPr>
          <w:t>کنجک،</w:t>
        </w:r>
        <w:r w:rsidRPr="00457BB8">
          <w:rPr>
            <w:rFonts w:ascii="IRNazanin" w:hAnsi="IRNazanin" w:cs="IRNazanin"/>
            <w:sz w:val="28"/>
            <w:szCs w:val="28"/>
            <w:rtl/>
            <w:lang w:bidi="fa-IR"/>
            <w:rPrChange w:id="3435" w:author="Mohammad Mohammadi" w:date="2025-07-22T21:07:00Z">
              <w:rPr>
                <w:rtl/>
                <w:lang w:bidi="fa-IR"/>
              </w:rPr>
            </w:rPrChange>
          </w:rPr>
          <w:t xml:space="preserve"> </w:t>
        </w:r>
        <w:r w:rsidRPr="00457BB8">
          <w:rPr>
            <w:rFonts w:ascii="IRNazanin" w:hAnsi="IRNazanin" w:cs="IRNazanin" w:hint="cs"/>
            <w:sz w:val="28"/>
            <w:szCs w:val="28"/>
            <w:rtl/>
            <w:lang w:bidi="fa-IR"/>
            <w:rPrChange w:id="3436" w:author="Mohammad Mohammadi" w:date="2025-07-22T21:07:00Z">
              <w:rPr>
                <w:rFonts w:hint="cs"/>
                <w:rtl/>
                <w:lang w:bidi="fa-IR"/>
              </w:rPr>
            </w:rPrChange>
          </w:rPr>
          <w:t>سپتامبر</w:t>
        </w:r>
        <w:r w:rsidRPr="00457BB8">
          <w:rPr>
            <w:rFonts w:ascii="IRNazanin" w:hAnsi="IRNazanin" w:cs="IRNazanin"/>
            <w:sz w:val="28"/>
            <w:szCs w:val="28"/>
            <w:rtl/>
            <w:lang w:bidi="fa-IR"/>
            <w:rPrChange w:id="3437" w:author="Mohammad Mohammadi" w:date="2025-07-22T21:07:00Z">
              <w:rPr>
                <w:rtl/>
                <w:lang w:bidi="fa-IR"/>
              </w:rPr>
            </w:rPrChange>
          </w:rPr>
          <w:t xml:space="preserve"> ۱۹۷۱.</w:t>
        </w:r>
      </w:ins>
    </w:p>
    <w:p w14:paraId="6B205BF3" w14:textId="77777777" w:rsidR="00CB1081" w:rsidRPr="00457BB8" w:rsidDel="00CB1081" w:rsidRDefault="00CB1081" w:rsidP="00CB1081">
      <w:pPr>
        <w:bidi/>
        <w:jc w:val="both"/>
        <w:rPr>
          <w:del w:id="3438" w:author="Saeedi, Faiza" w:date="2025-07-01T11:20:00Z"/>
          <w:rFonts w:ascii="IRNazanin" w:hAnsi="IRNazanin" w:cs="IRNazanin"/>
          <w:sz w:val="28"/>
          <w:szCs w:val="28"/>
          <w:rtl/>
          <w:lang w:bidi="fa-IR"/>
          <w:rPrChange w:id="3439" w:author="Mohammad Mohammadi" w:date="2025-07-22T21:07:00Z">
            <w:rPr>
              <w:del w:id="3440" w:author="Saeedi, Faiza" w:date="2025-07-01T11:20:00Z"/>
              <w:rFonts w:ascii="IRNazanin" w:hAnsi="IRNazanin" w:cs="IRNazanin"/>
              <w:sz w:val="28"/>
              <w:szCs w:val="28"/>
              <w:rtl/>
              <w:lang w:bidi="fa-IR"/>
            </w:rPr>
          </w:rPrChange>
        </w:rPr>
      </w:pPr>
    </w:p>
    <w:p w14:paraId="70780413" w14:textId="73557BB1" w:rsidR="00831EB2" w:rsidRPr="00457BB8" w:rsidRDefault="00831EB2" w:rsidP="00831EB2">
      <w:pPr>
        <w:bidi/>
        <w:jc w:val="both"/>
        <w:rPr>
          <w:rFonts w:ascii="IRNazanin" w:hAnsi="IRNazanin" w:cs="IRNazanin"/>
          <w:sz w:val="28"/>
          <w:szCs w:val="28"/>
          <w:lang w:bidi="fa-IR"/>
          <w:rPrChange w:id="3441"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442" w:author="Mohammad Mohammadi" w:date="2025-07-22T21:07:00Z">
            <w:rPr>
              <w:rFonts w:ascii="IRNazanin" w:hAnsi="IRNazanin" w:cs="IRNazanin"/>
              <w:sz w:val="28"/>
              <w:szCs w:val="28"/>
              <w:rtl/>
            </w:rPr>
          </w:rPrChange>
        </w:rPr>
        <w:t>ملا جبار، پدر پاکیزه،</w:t>
      </w:r>
      <w:r w:rsidR="00971CDC" w:rsidRPr="00457BB8">
        <w:rPr>
          <w:rFonts w:ascii="IRNazanin" w:hAnsi="IRNazanin" w:cs="IRNazanin"/>
          <w:sz w:val="28"/>
          <w:szCs w:val="28"/>
          <w:rtl/>
          <w:rPrChange w:id="3443" w:author="Mohammad Mohammadi" w:date="2025-07-22T21:07:00Z">
            <w:rPr>
              <w:rFonts w:ascii="IRNazanin" w:hAnsi="IRNazanin" w:cs="IRNazanin"/>
              <w:sz w:val="28"/>
              <w:szCs w:val="28"/>
              <w:rtl/>
            </w:rPr>
          </w:rPrChange>
        </w:rPr>
        <w:t xml:space="preserve"> هنگام تولد</w:t>
      </w:r>
      <w:r w:rsidRPr="00457BB8">
        <w:rPr>
          <w:rFonts w:ascii="IRNazanin" w:hAnsi="IRNazanin" w:cs="IRNazanin"/>
          <w:sz w:val="28"/>
          <w:szCs w:val="28"/>
          <w:rtl/>
          <w:rPrChange w:id="3444" w:author="Mohammad Mohammadi" w:date="2025-07-22T21:07:00Z">
            <w:rPr>
              <w:rFonts w:ascii="IRNazanin" w:hAnsi="IRNazanin" w:cs="IRNazanin"/>
              <w:sz w:val="28"/>
              <w:szCs w:val="28"/>
              <w:rtl/>
            </w:rPr>
          </w:rPrChange>
        </w:rPr>
        <w:t xml:space="preserve"> </w:t>
      </w:r>
      <w:r w:rsidR="00971CDC" w:rsidRPr="00457BB8">
        <w:rPr>
          <w:rFonts w:ascii="IRNazanin" w:hAnsi="IRNazanin" w:cs="IRNazanin"/>
          <w:sz w:val="28"/>
          <w:szCs w:val="28"/>
          <w:rtl/>
          <w:rPrChange w:id="3445" w:author="Mohammad Mohammadi" w:date="2025-07-22T21:07:00Z">
            <w:rPr>
              <w:rFonts w:ascii="IRNazanin" w:hAnsi="IRNazanin" w:cs="IRNazanin"/>
              <w:sz w:val="28"/>
              <w:szCs w:val="28"/>
              <w:rtl/>
            </w:rPr>
          </w:rPrChange>
        </w:rPr>
        <w:t>کس و کار زیادی نداشت</w:t>
      </w:r>
      <w:r w:rsidRPr="00457BB8">
        <w:rPr>
          <w:rFonts w:ascii="IRNazanin" w:hAnsi="IRNazanin" w:cs="IRNazanin"/>
          <w:sz w:val="28"/>
          <w:szCs w:val="28"/>
          <w:rtl/>
          <w:rPrChange w:id="3446" w:author="Mohammad Mohammadi" w:date="2025-07-22T21:07:00Z">
            <w:rPr>
              <w:rFonts w:ascii="IRNazanin" w:hAnsi="IRNazanin" w:cs="IRNazanin"/>
              <w:sz w:val="28"/>
              <w:szCs w:val="28"/>
              <w:rtl/>
            </w:rPr>
          </w:rPrChange>
        </w:rPr>
        <w:t xml:space="preserve">. می‌گویند </w:t>
      </w:r>
      <w:r w:rsidR="00FA05B9" w:rsidRPr="00457BB8">
        <w:rPr>
          <w:rFonts w:ascii="IRNazanin" w:hAnsi="IRNazanin" w:cs="IRNazanin"/>
          <w:sz w:val="28"/>
          <w:szCs w:val="28"/>
          <w:rtl/>
          <w:rPrChange w:id="3447" w:author="Mohammad Mohammadi" w:date="2025-07-22T21:07:00Z">
            <w:rPr>
              <w:rFonts w:ascii="IRNazanin" w:hAnsi="IRNazanin" w:cs="IRNazanin"/>
              <w:sz w:val="28"/>
              <w:szCs w:val="28"/>
              <w:rtl/>
            </w:rPr>
          </w:rPrChange>
        </w:rPr>
        <w:t xml:space="preserve">یک </w:t>
      </w:r>
      <w:r w:rsidRPr="00457BB8">
        <w:rPr>
          <w:rFonts w:ascii="IRNazanin" w:hAnsi="IRNazanin" w:cs="IRNazanin"/>
          <w:sz w:val="28"/>
          <w:szCs w:val="28"/>
          <w:rtl/>
          <w:rPrChange w:id="3448" w:author="Mohammad Mohammadi" w:date="2025-07-22T21:07:00Z">
            <w:rPr>
              <w:rFonts w:ascii="IRNazanin" w:hAnsi="IRNazanin" w:cs="IRNazanin"/>
              <w:sz w:val="28"/>
              <w:szCs w:val="28"/>
              <w:rtl/>
            </w:rPr>
          </w:rPrChange>
        </w:rPr>
        <w:t>زن وقتی</w:t>
      </w:r>
      <w:r w:rsidR="00CC6F95" w:rsidRPr="00457BB8">
        <w:rPr>
          <w:rFonts w:ascii="IRNazanin" w:hAnsi="IRNazanin" w:cs="IRNazanin"/>
          <w:sz w:val="28"/>
          <w:szCs w:val="28"/>
          <w:rtl/>
          <w:rPrChange w:id="3449" w:author="Mohammad Mohammadi" w:date="2025-07-22T21:07:00Z">
            <w:rPr>
              <w:rFonts w:ascii="IRNazanin" w:hAnsi="IRNazanin" w:cs="IRNazanin"/>
              <w:sz w:val="28"/>
              <w:szCs w:val="28"/>
              <w:rtl/>
            </w:rPr>
          </w:rPrChange>
        </w:rPr>
        <w:t xml:space="preserve"> او</w:t>
      </w:r>
      <w:ins w:id="3450" w:author="Mohammad Mohammadi" w:date="2025-07-07T15:59:00Z">
        <w:r w:rsidR="00A569A5" w:rsidRPr="00457BB8">
          <w:rPr>
            <w:rFonts w:ascii="IRNazanin" w:hAnsi="IRNazanin" w:cs="IRNazanin" w:hint="cs"/>
            <w:sz w:val="28"/>
            <w:szCs w:val="28"/>
            <w:rtl/>
            <w:rPrChange w:id="3451" w:author="Mohammad Mohammadi" w:date="2025-07-22T21:07:00Z">
              <w:rPr>
                <w:rFonts w:ascii="IRNazanin" w:hAnsi="IRNazanin" w:cs="IRNazanin" w:hint="cs"/>
                <w:sz w:val="28"/>
                <w:szCs w:val="28"/>
                <w:rtl/>
              </w:rPr>
            </w:rPrChange>
          </w:rPr>
          <w:t xml:space="preserve"> را وقتی</w:t>
        </w:r>
      </w:ins>
      <w:r w:rsidRPr="00457BB8">
        <w:rPr>
          <w:rFonts w:ascii="IRNazanin" w:hAnsi="IRNazanin" w:cs="IRNazanin"/>
          <w:sz w:val="28"/>
          <w:szCs w:val="28"/>
          <w:rtl/>
          <w:rPrChange w:id="3452" w:author="Mohammad Mohammadi" w:date="2025-07-22T21:07:00Z">
            <w:rPr>
              <w:rFonts w:ascii="IRNazanin" w:hAnsi="IRNazanin" w:cs="IRNazanin"/>
              <w:sz w:val="28"/>
              <w:szCs w:val="28"/>
              <w:rtl/>
            </w:rPr>
          </w:rPrChange>
        </w:rPr>
        <w:t xml:space="preserve"> نوزادی به کوچکی همین اسپین بود، در مسجد رها کرده است. زن دیگری او را شیر داد و بزرگ</w:t>
      </w:r>
      <w:r w:rsidR="00CC6F95" w:rsidRPr="00457BB8">
        <w:rPr>
          <w:rFonts w:ascii="IRNazanin" w:hAnsi="IRNazanin" w:cs="IRNazanin" w:hint="cs"/>
          <w:sz w:val="28"/>
          <w:szCs w:val="28"/>
          <w:rtl/>
          <w:rPrChange w:id="3453" w:author="Mohammad Mohammadi" w:date="2025-07-22T21:07:00Z">
            <w:rPr>
              <w:rFonts w:ascii="IRNazanin" w:hAnsi="IRNazanin" w:cs="IRNazanin" w:hint="cs"/>
              <w:sz w:val="28"/>
              <w:szCs w:val="28"/>
              <w:rtl/>
            </w:rPr>
          </w:rPrChange>
        </w:rPr>
        <w:t>ش</w:t>
      </w:r>
      <w:r w:rsidR="00CC6F95" w:rsidRPr="00457BB8">
        <w:rPr>
          <w:rFonts w:ascii="IRNazanin" w:hAnsi="IRNazanin" w:cs="IRNazanin"/>
          <w:sz w:val="28"/>
          <w:szCs w:val="28"/>
          <w:rtl/>
          <w:rPrChange w:id="3454" w:author="Mohammad Mohammadi" w:date="2025-07-22T21:07:00Z">
            <w:rPr>
              <w:rFonts w:ascii="IRNazanin" w:hAnsi="IRNazanin" w:cs="IRNazanin"/>
              <w:sz w:val="28"/>
              <w:szCs w:val="28"/>
              <w:rtl/>
            </w:rPr>
          </w:rPrChange>
        </w:rPr>
        <w:t xml:space="preserve"> </w:t>
      </w:r>
      <w:r w:rsidR="00CC6F95" w:rsidRPr="00457BB8">
        <w:rPr>
          <w:rFonts w:ascii="IRNazanin" w:hAnsi="IRNazanin" w:cs="IRNazanin" w:hint="cs"/>
          <w:sz w:val="28"/>
          <w:szCs w:val="28"/>
          <w:rtl/>
          <w:rPrChange w:id="3455" w:author="Mohammad Mohammadi" w:date="2025-07-22T21:07:00Z">
            <w:rPr>
              <w:rFonts w:ascii="IRNazanin" w:hAnsi="IRNazanin" w:cs="IRNazanin" w:hint="cs"/>
              <w:sz w:val="28"/>
              <w:szCs w:val="28"/>
              <w:rtl/>
            </w:rPr>
          </w:rPrChange>
        </w:rPr>
        <w:t>کرد</w:t>
      </w:r>
      <w:r w:rsidRPr="00457BB8">
        <w:rPr>
          <w:rFonts w:ascii="IRNazanin" w:hAnsi="IRNazanin" w:cs="IRNazanin"/>
          <w:sz w:val="28"/>
          <w:szCs w:val="28"/>
          <w:rtl/>
          <w:rPrChange w:id="3456" w:author="Mohammad Mohammadi" w:date="2025-07-22T21:07:00Z">
            <w:rPr>
              <w:rFonts w:ascii="IRNazanin" w:hAnsi="IRNazanin" w:cs="IRNazanin"/>
              <w:sz w:val="28"/>
              <w:szCs w:val="28"/>
              <w:rtl/>
            </w:rPr>
          </w:rPrChange>
        </w:rPr>
        <w:t>، جوان شد و ازدواج کرد. پاکیزه از نسل اوست</w:t>
      </w:r>
      <w:r w:rsidRPr="00457BB8">
        <w:rPr>
          <w:rFonts w:ascii="IRNazanin" w:hAnsi="IRNazanin" w:cs="IRNazanin"/>
          <w:sz w:val="28"/>
          <w:szCs w:val="28"/>
          <w:lang w:bidi="fa-IR"/>
          <w:rPrChange w:id="3457" w:author="Mohammad Mohammadi" w:date="2025-07-22T21:07:00Z">
            <w:rPr>
              <w:rFonts w:ascii="IRNazanin" w:hAnsi="IRNazanin" w:cs="IRNazanin"/>
              <w:sz w:val="28"/>
              <w:szCs w:val="28"/>
              <w:lang w:bidi="fa-IR"/>
            </w:rPr>
          </w:rPrChange>
        </w:rPr>
        <w:t>.</w:t>
      </w:r>
    </w:p>
    <w:p w14:paraId="47413A26" w14:textId="5772C6B0" w:rsidR="00831EB2" w:rsidRPr="00457BB8" w:rsidRDefault="00831EB2" w:rsidP="00831EB2">
      <w:pPr>
        <w:bidi/>
        <w:jc w:val="both"/>
        <w:rPr>
          <w:rFonts w:ascii="IRNazanin" w:hAnsi="IRNazanin" w:cs="IRNazanin"/>
          <w:sz w:val="28"/>
          <w:szCs w:val="28"/>
          <w:lang w:bidi="fa-IR"/>
          <w:rPrChange w:id="3458"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459" w:author="Mohammad Mohammadi" w:date="2025-07-22T21:07:00Z">
            <w:rPr>
              <w:rFonts w:ascii="IRNazanin" w:hAnsi="IRNazanin" w:cs="IRNazanin"/>
              <w:sz w:val="28"/>
              <w:szCs w:val="28"/>
              <w:rtl/>
            </w:rPr>
          </w:rPrChange>
        </w:rPr>
        <w:t xml:space="preserve">حالا </w:t>
      </w:r>
      <w:r w:rsidR="00CC6F95" w:rsidRPr="00457BB8">
        <w:rPr>
          <w:rFonts w:ascii="IRNazanin" w:hAnsi="IRNazanin" w:cs="IRNazanin" w:hint="cs"/>
          <w:sz w:val="28"/>
          <w:szCs w:val="28"/>
          <w:rtl/>
          <w:rPrChange w:id="3460" w:author="Mohammad Mohammadi" w:date="2025-07-22T21:07:00Z">
            <w:rPr>
              <w:rFonts w:ascii="IRNazanin" w:hAnsi="IRNazanin" w:cs="IRNazanin" w:hint="cs"/>
              <w:sz w:val="28"/>
              <w:szCs w:val="28"/>
              <w:rtl/>
            </w:rPr>
          </w:rPrChange>
        </w:rPr>
        <w:t>شما</w:t>
      </w:r>
      <w:r w:rsidR="00CC6F95" w:rsidRPr="00457BB8">
        <w:rPr>
          <w:rFonts w:ascii="IRNazanin" w:hAnsi="IRNazanin" w:cs="IRNazanin"/>
          <w:sz w:val="28"/>
          <w:szCs w:val="28"/>
          <w:rtl/>
          <w:rPrChange w:id="3461" w:author="Mohammad Mohammadi" w:date="2025-07-22T21:07:00Z">
            <w:rPr>
              <w:rFonts w:ascii="IRNazanin" w:hAnsi="IRNazanin" w:cs="IRNazanin"/>
              <w:sz w:val="28"/>
              <w:szCs w:val="28"/>
              <w:rtl/>
            </w:rPr>
          </w:rPrChange>
        </w:rPr>
        <w:t xml:space="preserve"> از ا</w:t>
      </w:r>
      <w:r w:rsidR="00CC6F95" w:rsidRPr="00457BB8">
        <w:rPr>
          <w:rFonts w:ascii="IRNazanin" w:hAnsi="IRNazanin" w:cs="IRNazanin" w:hint="cs"/>
          <w:sz w:val="28"/>
          <w:szCs w:val="28"/>
          <w:rtl/>
          <w:rPrChange w:id="3462" w:author="Mohammad Mohammadi" w:date="2025-07-22T21:07:00Z">
            <w:rPr>
              <w:rFonts w:ascii="IRNazanin" w:hAnsi="IRNazanin" w:cs="IRNazanin" w:hint="cs"/>
              <w:sz w:val="28"/>
              <w:szCs w:val="28"/>
              <w:rtl/>
            </w:rPr>
          </w:rPrChange>
        </w:rPr>
        <w:t>ین</w:t>
      </w:r>
      <w:r w:rsidR="00CC6F95" w:rsidRPr="00457BB8">
        <w:rPr>
          <w:rFonts w:ascii="IRNazanin" w:hAnsi="IRNazanin" w:cs="IRNazanin"/>
          <w:sz w:val="28"/>
          <w:szCs w:val="28"/>
          <w:rtl/>
          <w:rPrChange w:id="3463" w:author="Mohammad Mohammadi" w:date="2025-07-22T21:07:00Z">
            <w:rPr>
              <w:rFonts w:ascii="IRNazanin" w:hAnsi="IRNazanin" w:cs="IRNazanin"/>
              <w:sz w:val="28"/>
              <w:szCs w:val="28"/>
              <w:rtl/>
            </w:rPr>
          </w:rPrChange>
        </w:rPr>
        <w:t xml:space="preserve"> </w:t>
      </w:r>
      <w:r w:rsidR="00FA05B9" w:rsidRPr="00457BB8">
        <w:rPr>
          <w:rFonts w:ascii="IRNazanin" w:hAnsi="IRNazanin" w:cs="IRNazanin"/>
          <w:sz w:val="28"/>
          <w:szCs w:val="28"/>
          <w:rtl/>
          <w:rPrChange w:id="3464" w:author="Mohammad Mohammadi" w:date="2025-07-22T21:07:00Z">
            <w:rPr>
              <w:rFonts w:ascii="IRNazanin" w:hAnsi="IRNazanin" w:cs="IRNazanin"/>
              <w:sz w:val="28"/>
              <w:szCs w:val="28"/>
              <w:rtl/>
            </w:rPr>
          </w:rPrChange>
        </w:rPr>
        <w:t>با خبر شدید</w:t>
      </w:r>
      <w:r w:rsidRPr="00457BB8">
        <w:rPr>
          <w:rFonts w:ascii="IRNazanin" w:hAnsi="IRNazanin" w:cs="IRNazanin"/>
          <w:sz w:val="28"/>
          <w:szCs w:val="28"/>
          <w:rtl/>
          <w:rPrChange w:id="3465" w:author="Mohammad Mohammadi" w:date="2025-07-22T21:07:00Z">
            <w:rPr>
              <w:rFonts w:ascii="IRNazanin" w:hAnsi="IRNazanin" w:cs="IRNazanin"/>
              <w:sz w:val="28"/>
              <w:szCs w:val="28"/>
              <w:rtl/>
            </w:rPr>
          </w:rPrChange>
        </w:rPr>
        <w:t xml:space="preserve">. اگر پاخال </w:t>
      </w:r>
      <w:r w:rsidR="00673ADD" w:rsidRPr="00457BB8">
        <w:rPr>
          <w:rFonts w:ascii="IRNazanin" w:hAnsi="IRNazanin" w:cs="IRNazanin"/>
          <w:sz w:val="28"/>
          <w:szCs w:val="28"/>
          <w:rtl/>
          <w:rPrChange w:id="3466" w:author="Mohammad Mohammadi" w:date="2025-07-22T21:07:00Z">
            <w:rPr>
              <w:rFonts w:ascii="IRNazanin" w:hAnsi="IRNazanin" w:cs="IRNazanin"/>
              <w:sz w:val="28"/>
              <w:szCs w:val="28"/>
              <w:rtl/>
            </w:rPr>
          </w:rPrChange>
        </w:rPr>
        <w:t>گپی نمی‌زد</w:t>
      </w:r>
      <w:r w:rsidRPr="00457BB8">
        <w:rPr>
          <w:rFonts w:ascii="IRNazanin" w:hAnsi="IRNazanin" w:cs="IRNazanin"/>
          <w:sz w:val="28"/>
          <w:szCs w:val="28"/>
          <w:rtl/>
          <w:rPrChange w:id="3467" w:author="Mohammad Mohammadi" w:date="2025-07-22T21:07:00Z">
            <w:rPr>
              <w:rFonts w:ascii="IRNazanin" w:hAnsi="IRNazanin" w:cs="IRNazanin"/>
              <w:sz w:val="28"/>
              <w:szCs w:val="28"/>
              <w:rtl/>
            </w:rPr>
          </w:rPrChange>
        </w:rPr>
        <w:t xml:space="preserve">، من </w:t>
      </w:r>
      <w:r w:rsidR="00673ADD" w:rsidRPr="00457BB8">
        <w:rPr>
          <w:rFonts w:ascii="IRNazanin" w:hAnsi="IRNazanin" w:cs="IRNazanin"/>
          <w:sz w:val="28"/>
          <w:szCs w:val="28"/>
          <w:rtl/>
          <w:rPrChange w:id="3468" w:author="Mohammad Mohammadi" w:date="2025-07-22T21:07:00Z">
            <w:rPr>
              <w:rFonts w:ascii="IRNazanin" w:hAnsi="IRNazanin" w:cs="IRNazanin"/>
              <w:sz w:val="28"/>
              <w:szCs w:val="28"/>
              <w:rtl/>
            </w:rPr>
          </w:rPrChange>
        </w:rPr>
        <w:t xml:space="preserve">هم </w:t>
      </w:r>
      <w:r w:rsidRPr="00457BB8">
        <w:rPr>
          <w:rFonts w:ascii="IRNazanin" w:hAnsi="IRNazanin" w:cs="IRNazanin"/>
          <w:sz w:val="28"/>
          <w:szCs w:val="28"/>
          <w:rtl/>
          <w:rPrChange w:id="3469" w:author="Mohammad Mohammadi" w:date="2025-07-22T21:07:00Z">
            <w:rPr>
              <w:rFonts w:ascii="IRNazanin" w:hAnsi="IRNazanin" w:cs="IRNazanin"/>
              <w:sz w:val="28"/>
              <w:szCs w:val="28"/>
              <w:rtl/>
            </w:rPr>
          </w:rPrChange>
        </w:rPr>
        <w:t>به شما نمی‌گفتم. مردم به</w:t>
      </w:r>
      <w:r w:rsidR="00CC6F95" w:rsidRPr="00457BB8">
        <w:rPr>
          <w:rFonts w:ascii="IRNazanin" w:hAnsi="IRNazanin" w:cs="IRNazanin"/>
          <w:sz w:val="28"/>
          <w:szCs w:val="28"/>
          <w:rtl/>
          <w:rPrChange w:id="3470" w:author="Mohammad Mohammadi" w:date="2025-07-22T21:07:00Z">
            <w:rPr>
              <w:rFonts w:ascii="IRNazanin" w:hAnsi="IRNazanin" w:cs="IRNazanin"/>
              <w:sz w:val="28"/>
              <w:szCs w:val="28"/>
              <w:rtl/>
            </w:rPr>
          </w:rPrChange>
        </w:rPr>
        <w:t xml:space="preserve"> آدم‌ها</w:t>
      </w:r>
      <w:r w:rsidR="00CC6F95" w:rsidRPr="00457BB8">
        <w:rPr>
          <w:rFonts w:ascii="IRNazanin" w:hAnsi="IRNazanin" w:cs="IRNazanin" w:hint="cs"/>
          <w:sz w:val="28"/>
          <w:szCs w:val="28"/>
          <w:rtl/>
          <w:rPrChange w:id="3471" w:author="Mohammad Mohammadi" w:date="2025-07-22T21:07:00Z">
            <w:rPr>
              <w:rFonts w:ascii="IRNazanin" w:hAnsi="IRNazanin" w:cs="IRNazanin" w:hint="cs"/>
              <w:sz w:val="28"/>
              <w:szCs w:val="28"/>
              <w:rtl/>
            </w:rPr>
          </w:rPrChange>
        </w:rPr>
        <w:t>یی</w:t>
      </w:r>
      <w:r w:rsidR="00CC6F95" w:rsidRPr="00457BB8">
        <w:rPr>
          <w:rFonts w:ascii="IRNazanin" w:hAnsi="IRNazanin" w:cs="IRNazanin"/>
          <w:sz w:val="28"/>
          <w:szCs w:val="28"/>
          <w:rtl/>
          <w:rPrChange w:id="3472" w:author="Mohammad Mohammadi" w:date="2025-07-22T21:07:00Z">
            <w:rPr>
              <w:rFonts w:ascii="IRNazanin" w:hAnsi="IRNazanin" w:cs="IRNazanin"/>
              <w:sz w:val="28"/>
              <w:szCs w:val="28"/>
              <w:rtl/>
            </w:rPr>
          </w:rPrChange>
        </w:rPr>
        <w:t xml:space="preserve"> مثل</w:t>
      </w:r>
      <w:r w:rsidRPr="00457BB8">
        <w:rPr>
          <w:rFonts w:ascii="IRNazanin" w:hAnsi="IRNazanin" w:cs="IRNazanin"/>
          <w:sz w:val="28"/>
          <w:szCs w:val="28"/>
          <w:rtl/>
          <w:rPrChange w:id="3473" w:author="Mohammad Mohammadi" w:date="2025-07-22T21:07:00Z">
            <w:rPr>
              <w:rFonts w:ascii="IRNazanin" w:hAnsi="IRNazanin" w:cs="IRNazanin"/>
              <w:sz w:val="28"/>
              <w:szCs w:val="28"/>
              <w:rtl/>
            </w:rPr>
          </w:rPrChange>
        </w:rPr>
        <w:t xml:space="preserve"> او «</w:t>
      </w:r>
      <w:ins w:id="3474" w:author="Saeedi, Faiza" w:date="2025-06-29T22:47:00Z">
        <w:r w:rsidR="00212C78" w:rsidRPr="00457BB8">
          <w:rPr>
            <w:rFonts w:ascii="IRNazanin" w:hAnsi="IRNazanin" w:cs="IRNazanin" w:hint="cs"/>
            <w:sz w:val="28"/>
            <w:szCs w:val="28"/>
            <w:rtl/>
            <w:rPrChange w:id="3475" w:author="Mohammad Mohammadi" w:date="2025-07-22T21:07:00Z">
              <w:rPr>
                <w:rFonts w:ascii="IRNazanin" w:hAnsi="IRNazanin" w:cs="IRNazanin" w:hint="cs"/>
                <w:sz w:val="28"/>
                <w:szCs w:val="28"/>
                <w:highlight w:val="green"/>
                <w:rtl/>
              </w:rPr>
            </w:rPrChange>
          </w:rPr>
          <w:t>ا</w:t>
        </w:r>
      </w:ins>
      <w:del w:id="3476" w:author="Saeedi, Faiza" w:date="2025-06-29T22:47:00Z">
        <w:r w:rsidRPr="00457BB8" w:rsidDel="00212C78">
          <w:rPr>
            <w:rFonts w:ascii="IRNazanin" w:hAnsi="IRNazanin" w:cs="IRNazanin"/>
            <w:sz w:val="28"/>
            <w:szCs w:val="28"/>
            <w:rtl/>
            <w:rPrChange w:id="3477" w:author="Mohammad Mohammadi" w:date="2025-07-22T21:07:00Z">
              <w:rPr>
                <w:rFonts w:ascii="IRNazanin" w:hAnsi="IRNazanin" w:cs="IRNazanin"/>
                <w:sz w:val="28"/>
                <w:szCs w:val="28"/>
                <w:rtl/>
              </w:rPr>
            </w:rPrChange>
          </w:rPr>
          <w:delText>آ</w:delText>
        </w:r>
      </w:del>
      <w:r w:rsidRPr="00457BB8">
        <w:rPr>
          <w:rFonts w:ascii="IRNazanin" w:hAnsi="IRNazanin" w:cs="IRNazanin"/>
          <w:sz w:val="28"/>
          <w:szCs w:val="28"/>
          <w:rtl/>
          <w:rPrChange w:id="3478" w:author="Mohammad Mohammadi" w:date="2025-07-22T21:07:00Z">
            <w:rPr>
              <w:rFonts w:ascii="IRNazanin" w:hAnsi="IRNazanin" w:cs="IRNazanin"/>
              <w:sz w:val="28"/>
              <w:szCs w:val="28"/>
              <w:rtl/>
            </w:rPr>
          </w:rPrChange>
        </w:rPr>
        <w:t>رمون</w:t>
      </w:r>
      <w:r w:rsidRPr="00457BB8">
        <w:rPr>
          <w:rFonts w:ascii="IRNazanin" w:hAnsi="IRNazanin" w:cs="IRNazanin" w:hint="cs"/>
          <w:sz w:val="28"/>
          <w:szCs w:val="28"/>
          <w:rtl/>
          <w:rPrChange w:id="3479" w:author="Mohammad Mohammadi" w:date="2025-07-22T21:07:00Z">
            <w:rPr>
              <w:rFonts w:ascii="IRNazanin" w:hAnsi="IRNazanin" w:cs="IRNazanin" w:hint="cs"/>
              <w:sz w:val="28"/>
              <w:szCs w:val="28"/>
              <w:rtl/>
            </w:rPr>
          </w:rPrChange>
        </w:rPr>
        <w:t>ی</w:t>
      </w:r>
      <w:r w:rsidRPr="00457BB8">
        <w:rPr>
          <w:rFonts w:ascii="IRNazanin" w:hAnsi="IRNazanin" w:cs="IRNazanin"/>
          <w:sz w:val="28"/>
          <w:szCs w:val="28"/>
          <w:rtl/>
          <w:rPrChange w:id="3480" w:author="Mohammad Mohammadi" w:date="2025-07-22T21:07:00Z">
            <w:rPr>
              <w:rFonts w:ascii="IRNazanin" w:hAnsi="IRNazanin" w:cs="IRNazanin"/>
              <w:sz w:val="28"/>
              <w:szCs w:val="28"/>
              <w:rtl/>
            </w:rPr>
          </w:rPrChange>
        </w:rPr>
        <w:t xml:space="preserve">» می‌گویند، یعنی </w:t>
      </w:r>
      <w:del w:id="3481" w:author="Saeedi, Faiza" w:date="2025-06-29T22:48:00Z">
        <w:r w:rsidRPr="00457BB8" w:rsidDel="00212C78">
          <w:rPr>
            <w:rFonts w:ascii="IRNazanin" w:hAnsi="IRNazanin" w:cs="IRNazanin"/>
            <w:sz w:val="28"/>
            <w:szCs w:val="28"/>
            <w:rtl/>
            <w:rPrChange w:id="3482" w:author="Mohammad Mohammadi" w:date="2025-07-22T21:07:00Z">
              <w:rPr>
                <w:rFonts w:ascii="IRNazanin" w:hAnsi="IRNazanin" w:cs="IRNazanin"/>
                <w:sz w:val="28"/>
                <w:szCs w:val="28"/>
                <w:rtl/>
              </w:rPr>
            </w:rPrChange>
          </w:rPr>
          <w:delText>نامشروع</w:delText>
        </w:r>
      </w:del>
      <w:ins w:id="3483" w:author="Saeedi, Faiza" w:date="2025-06-29T22:48:00Z">
        <w:r w:rsidR="00212C78" w:rsidRPr="00457BB8">
          <w:rPr>
            <w:rFonts w:ascii="IRNazanin" w:hAnsi="IRNazanin" w:cs="IRNazanin" w:hint="cs"/>
            <w:sz w:val="28"/>
            <w:szCs w:val="28"/>
            <w:rtl/>
            <w:rPrChange w:id="3484" w:author="Mohammad Mohammadi" w:date="2025-07-22T21:07:00Z">
              <w:rPr>
                <w:rFonts w:ascii="IRNazanin" w:hAnsi="IRNazanin" w:cs="IRNazanin" w:hint="cs"/>
                <w:sz w:val="28"/>
                <w:szCs w:val="28"/>
                <w:rtl/>
              </w:rPr>
            </w:rPrChange>
          </w:rPr>
          <w:t>حرام‌زاده</w:t>
        </w:r>
      </w:ins>
      <w:r w:rsidRPr="00457BB8">
        <w:rPr>
          <w:rFonts w:ascii="IRNazanin" w:hAnsi="IRNazanin" w:cs="IRNazanin"/>
          <w:sz w:val="28"/>
          <w:szCs w:val="28"/>
          <w:rtl/>
          <w:rPrChange w:id="3485" w:author="Mohammad Mohammadi" w:date="2025-07-22T21:07:00Z">
            <w:rPr>
              <w:rFonts w:ascii="IRNazanin" w:hAnsi="IRNazanin" w:cs="IRNazanin"/>
              <w:sz w:val="28"/>
              <w:szCs w:val="28"/>
              <w:rtl/>
            </w:rPr>
          </w:rPrChange>
        </w:rPr>
        <w:t xml:space="preserve">. </w:t>
      </w:r>
      <w:r w:rsidR="007039CB" w:rsidRPr="00457BB8">
        <w:rPr>
          <w:rFonts w:ascii="IRNazanin" w:hAnsi="IRNazanin" w:cs="IRNazanin" w:hint="cs"/>
          <w:sz w:val="28"/>
          <w:szCs w:val="28"/>
          <w:rtl/>
          <w:rPrChange w:id="3486" w:author="Mohammad Mohammadi" w:date="2025-07-22T21:07:00Z">
            <w:rPr>
              <w:rFonts w:ascii="IRNazanin" w:hAnsi="IRNazanin" w:cs="IRNazanin" w:hint="cs"/>
              <w:sz w:val="28"/>
              <w:szCs w:val="28"/>
              <w:rtl/>
            </w:rPr>
          </w:rPrChange>
        </w:rPr>
        <w:t>همچنین</w:t>
      </w:r>
      <w:r w:rsidR="007039CB" w:rsidRPr="00457BB8">
        <w:rPr>
          <w:rFonts w:ascii="IRNazanin" w:hAnsi="IRNazanin" w:cs="IRNazanin"/>
          <w:sz w:val="28"/>
          <w:szCs w:val="28"/>
          <w:rtl/>
          <w:rPrChange w:id="3487" w:author="Mohammad Mohammadi" w:date="2025-07-22T21:07:00Z">
            <w:rPr>
              <w:rFonts w:ascii="IRNazanin" w:hAnsi="IRNazanin" w:cs="IRNazanin"/>
              <w:sz w:val="28"/>
              <w:szCs w:val="28"/>
              <w:rtl/>
            </w:rPr>
          </w:rPrChange>
        </w:rPr>
        <w:t xml:space="preserve"> </w:t>
      </w:r>
      <w:r w:rsidR="007039CB" w:rsidRPr="00457BB8">
        <w:rPr>
          <w:rFonts w:ascii="IRNazanin" w:hAnsi="IRNazanin" w:cs="IRNazanin" w:hint="cs"/>
          <w:sz w:val="28"/>
          <w:szCs w:val="28"/>
          <w:rtl/>
          <w:rPrChange w:id="3488" w:author="Mohammad Mohammadi" w:date="2025-07-22T21:07:00Z">
            <w:rPr>
              <w:rFonts w:ascii="IRNazanin" w:hAnsi="IRNazanin" w:cs="IRNazanin" w:hint="cs"/>
              <w:sz w:val="28"/>
              <w:szCs w:val="28"/>
              <w:rtl/>
            </w:rPr>
          </w:rPrChange>
        </w:rPr>
        <w:t>به</w:t>
      </w:r>
      <w:r w:rsidR="00CB0823" w:rsidRPr="00457BB8">
        <w:rPr>
          <w:rFonts w:ascii="IRNazanin" w:hAnsi="IRNazanin" w:cs="IRNazanin"/>
          <w:sz w:val="28"/>
          <w:szCs w:val="28"/>
          <w:rtl/>
          <w:rPrChange w:id="3489" w:author="Mohammad Mohammadi" w:date="2025-07-22T21:07:00Z">
            <w:rPr>
              <w:rFonts w:ascii="IRNazanin" w:hAnsi="IRNazanin" w:cs="IRNazanin"/>
              <w:sz w:val="28"/>
              <w:szCs w:val="28"/>
              <w:rtl/>
            </w:rPr>
          </w:rPrChange>
        </w:rPr>
        <w:t xml:space="preserve"> این</w:t>
      </w:r>
      <w:ins w:id="3490" w:author="Saeedi, Faiza" w:date="2025-06-29T22:49:00Z">
        <w:r w:rsidR="00212C78" w:rsidRPr="00457BB8">
          <w:rPr>
            <w:rFonts w:ascii="IRNazanin" w:hAnsi="IRNazanin" w:cs="IRNazanin" w:hint="cs"/>
            <w:sz w:val="28"/>
            <w:szCs w:val="28"/>
            <w:rPrChange w:id="3491" w:author="Mohammad Mohammadi" w:date="2025-07-22T21:07:00Z">
              <w:rPr>
                <w:rFonts w:ascii="IRNazanin" w:hAnsi="IRNazanin" w:cs="IRNazanin" w:hint="cs"/>
                <w:sz w:val="28"/>
                <w:szCs w:val="28"/>
              </w:rPr>
            </w:rPrChange>
          </w:rPr>
          <w:t>‌</w:t>
        </w:r>
      </w:ins>
      <w:r w:rsidR="00CB0823" w:rsidRPr="00457BB8">
        <w:rPr>
          <w:rFonts w:ascii="IRNazanin" w:hAnsi="IRNazanin" w:cs="IRNazanin"/>
          <w:sz w:val="28"/>
          <w:szCs w:val="28"/>
          <w:rtl/>
          <w:rPrChange w:id="3492" w:author="Mohammad Mohammadi" w:date="2025-07-22T21:07:00Z">
            <w:rPr>
              <w:rFonts w:ascii="IRNazanin" w:hAnsi="IRNazanin" w:cs="IRNazanin"/>
              <w:sz w:val="28"/>
              <w:szCs w:val="28"/>
              <w:rtl/>
            </w:rPr>
          </w:rPrChange>
        </w:rPr>
        <w:t xml:space="preserve">طور آدم‌ها </w:t>
      </w:r>
      <w:r w:rsidRPr="00457BB8">
        <w:rPr>
          <w:rFonts w:ascii="IRNazanin" w:hAnsi="IRNazanin" w:cs="IRNazanin"/>
          <w:sz w:val="28"/>
          <w:szCs w:val="28"/>
          <w:rtl/>
          <w:rPrChange w:id="3493" w:author="Mohammad Mohammadi" w:date="2025-07-22T21:07:00Z">
            <w:rPr>
              <w:rFonts w:ascii="IRNazanin" w:hAnsi="IRNazanin" w:cs="IRNazanin"/>
              <w:sz w:val="28"/>
              <w:szCs w:val="28"/>
              <w:rtl/>
            </w:rPr>
          </w:rPrChange>
        </w:rPr>
        <w:t xml:space="preserve">«مسجدی» </w:t>
      </w:r>
      <w:r w:rsidR="00CB0823" w:rsidRPr="00457BB8">
        <w:rPr>
          <w:rFonts w:ascii="IRNazanin" w:hAnsi="IRNazanin" w:cs="IRNazanin"/>
          <w:sz w:val="28"/>
          <w:szCs w:val="28"/>
          <w:rtl/>
          <w:rPrChange w:id="3494" w:author="Mohammad Mohammadi" w:date="2025-07-22T21:07:00Z">
            <w:rPr>
              <w:rFonts w:ascii="IRNazanin" w:hAnsi="IRNazanin" w:cs="IRNazanin"/>
              <w:sz w:val="28"/>
              <w:szCs w:val="28"/>
              <w:rtl/>
            </w:rPr>
          </w:rPrChange>
        </w:rPr>
        <w:t>یا «بچه‌ها</w:t>
      </w:r>
      <w:r w:rsidR="00CB0823" w:rsidRPr="00457BB8">
        <w:rPr>
          <w:rFonts w:ascii="IRNazanin" w:hAnsi="IRNazanin" w:cs="IRNazanin" w:hint="cs"/>
          <w:sz w:val="28"/>
          <w:szCs w:val="28"/>
          <w:rtl/>
          <w:rPrChange w:id="3495" w:author="Mohammad Mohammadi" w:date="2025-07-22T21:07:00Z">
            <w:rPr>
              <w:rFonts w:ascii="IRNazanin" w:hAnsi="IRNazanin" w:cs="IRNazanin" w:hint="cs"/>
              <w:sz w:val="28"/>
              <w:szCs w:val="28"/>
              <w:rtl/>
            </w:rPr>
          </w:rPrChange>
        </w:rPr>
        <w:t>ی</w:t>
      </w:r>
      <w:r w:rsidR="00CB0823" w:rsidRPr="00457BB8">
        <w:rPr>
          <w:rFonts w:ascii="IRNazanin" w:hAnsi="IRNazanin" w:cs="IRNazanin"/>
          <w:sz w:val="28"/>
          <w:szCs w:val="28"/>
          <w:rtl/>
          <w:rPrChange w:id="3496" w:author="Mohammad Mohammadi" w:date="2025-07-22T21:07:00Z">
            <w:rPr>
              <w:rFonts w:ascii="IRNazanin" w:hAnsi="IRNazanin" w:cs="IRNazanin"/>
              <w:sz w:val="28"/>
              <w:szCs w:val="28"/>
              <w:rtl/>
            </w:rPr>
          </w:rPrChange>
        </w:rPr>
        <w:t xml:space="preserve"> مسجد» </w:t>
      </w:r>
      <w:r w:rsidRPr="00457BB8">
        <w:rPr>
          <w:rFonts w:ascii="IRNazanin" w:hAnsi="IRNazanin" w:cs="IRNazanin"/>
          <w:sz w:val="28"/>
          <w:szCs w:val="28"/>
          <w:rtl/>
          <w:rPrChange w:id="3497" w:author="Mohammad Mohammadi" w:date="2025-07-22T21:07:00Z">
            <w:rPr>
              <w:rFonts w:ascii="IRNazanin" w:hAnsi="IRNazanin" w:cs="IRNazanin"/>
              <w:sz w:val="28"/>
              <w:szCs w:val="28"/>
              <w:rtl/>
            </w:rPr>
          </w:rPrChange>
        </w:rPr>
        <w:t xml:space="preserve">می‌گویند. </w:t>
      </w:r>
      <w:r w:rsidR="0058397F" w:rsidRPr="00457BB8">
        <w:rPr>
          <w:rFonts w:ascii="IRNazanin" w:hAnsi="IRNazanin" w:cs="IRNazanin"/>
          <w:sz w:val="28"/>
          <w:szCs w:val="28"/>
          <w:rtl/>
          <w:rPrChange w:id="3498" w:author="Mohammad Mohammadi" w:date="2025-07-22T21:07:00Z">
            <w:rPr>
              <w:rFonts w:ascii="IRNazanin" w:hAnsi="IRNazanin" w:cs="IRNazanin"/>
              <w:sz w:val="28"/>
              <w:szCs w:val="28"/>
              <w:rtl/>
            </w:rPr>
          </w:rPrChange>
        </w:rPr>
        <w:t>خب،</w:t>
      </w:r>
      <w:r w:rsidRPr="00457BB8">
        <w:rPr>
          <w:rFonts w:ascii="IRNazanin" w:hAnsi="IRNazanin" w:cs="IRNazanin"/>
          <w:sz w:val="28"/>
          <w:szCs w:val="28"/>
          <w:rtl/>
          <w:rPrChange w:id="3499" w:author="Mohammad Mohammadi" w:date="2025-07-22T21:07:00Z">
            <w:rPr>
              <w:rFonts w:ascii="IRNazanin" w:hAnsi="IRNazanin" w:cs="IRNazanin"/>
              <w:sz w:val="28"/>
              <w:szCs w:val="28"/>
              <w:rtl/>
            </w:rPr>
          </w:rPrChange>
        </w:rPr>
        <w:t xml:space="preserve"> </w:t>
      </w:r>
      <w:r w:rsidR="007039CB" w:rsidRPr="00457BB8">
        <w:rPr>
          <w:rFonts w:ascii="IRNazanin" w:hAnsi="IRNazanin" w:cs="IRNazanin" w:hint="cs"/>
          <w:sz w:val="28"/>
          <w:szCs w:val="28"/>
          <w:rtl/>
          <w:rPrChange w:id="3500" w:author="Mohammad Mohammadi" w:date="2025-07-22T21:07:00Z">
            <w:rPr>
              <w:rFonts w:ascii="IRNazanin" w:hAnsi="IRNazanin" w:cs="IRNazanin" w:hint="cs"/>
              <w:sz w:val="28"/>
              <w:szCs w:val="28"/>
              <w:rtl/>
            </w:rPr>
          </w:rPrChange>
        </w:rPr>
        <w:t>فعلا</w:t>
      </w:r>
      <w:r w:rsidRPr="00457BB8">
        <w:rPr>
          <w:rFonts w:ascii="IRNazanin" w:hAnsi="IRNazanin" w:cs="IRNazanin"/>
          <w:sz w:val="28"/>
          <w:szCs w:val="28"/>
          <w:rtl/>
          <w:rPrChange w:id="3501" w:author="Mohammad Mohammadi" w:date="2025-07-22T21:07:00Z">
            <w:rPr>
              <w:rFonts w:ascii="IRNazanin" w:hAnsi="IRNazanin" w:cs="IRNazanin"/>
              <w:sz w:val="28"/>
              <w:szCs w:val="28"/>
              <w:rtl/>
            </w:rPr>
          </w:rPrChange>
        </w:rPr>
        <w:t xml:space="preserve"> </w:t>
      </w:r>
      <w:r w:rsidR="007039CB" w:rsidRPr="00457BB8">
        <w:rPr>
          <w:rFonts w:ascii="IRNazanin" w:hAnsi="IRNazanin" w:cs="IRNazanin" w:hint="cs"/>
          <w:sz w:val="28"/>
          <w:szCs w:val="28"/>
          <w:rtl/>
          <w:rPrChange w:id="3502" w:author="Mohammad Mohammadi" w:date="2025-07-22T21:07:00Z">
            <w:rPr>
              <w:rFonts w:ascii="IRNazanin" w:hAnsi="IRNazanin" w:cs="IRNazanin" w:hint="cs"/>
              <w:sz w:val="28"/>
              <w:szCs w:val="28"/>
              <w:rtl/>
            </w:rPr>
          </w:rPrChange>
        </w:rPr>
        <w:t>همین</w:t>
      </w:r>
      <w:r w:rsidR="007039CB" w:rsidRPr="00457BB8">
        <w:rPr>
          <w:rFonts w:ascii="IRNazanin" w:hAnsi="IRNazanin" w:cs="IRNazanin"/>
          <w:sz w:val="28"/>
          <w:szCs w:val="28"/>
          <w:rtl/>
          <w:rPrChange w:id="3503" w:author="Mohammad Mohammadi" w:date="2025-07-22T21:07:00Z">
            <w:rPr>
              <w:rFonts w:ascii="IRNazanin" w:hAnsi="IRNazanin" w:cs="IRNazanin"/>
              <w:sz w:val="28"/>
              <w:szCs w:val="28"/>
              <w:rtl/>
            </w:rPr>
          </w:rPrChange>
        </w:rPr>
        <w:t xml:space="preserve"> </w:t>
      </w:r>
      <w:r w:rsidR="0058397F" w:rsidRPr="00457BB8">
        <w:rPr>
          <w:rFonts w:ascii="IRNazanin" w:hAnsi="IRNazanin" w:cs="IRNazanin"/>
          <w:sz w:val="28"/>
          <w:szCs w:val="28"/>
          <w:rtl/>
          <w:rPrChange w:id="3504" w:author="Mohammad Mohammadi" w:date="2025-07-22T21:07:00Z">
            <w:rPr>
              <w:rFonts w:ascii="IRNazanin" w:hAnsi="IRNazanin" w:cs="IRNazanin"/>
              <w:sz w:val="28"/>
              <w:szCs w:val="28"/>
              <w:rtl/>
            </w:rPr>
          </w:rPrChange>
        </w:rPr>
        <w:t xml:space="preserve">آدم‌ها </w:t>
      </w:r>
      <w:r w:rsidRPr="00457BB8">
        <w:rPr>
          <w:rFonts w:ascii="IRNazanin" w:hAnsi="IRNazanin" w:cs="IRNazanin"/>
          <w:sz w:val="28"/>
          <w:szCs w:val="28"/>
          <w:rtl/>
          <w:rPrChange w:id="3505" w:author="Mohammad Mohammadi" w:date="2025-07-22T21:07:00Z">
            <w:rPr>
              <w:rFonts w:ascii="IRNazanin" w:hAnsi="IRNazanin" w:cs="IRNazanin"/>
              <w:sz w:val="28"/>
              <w:szCs w:val="28"/>
              <w:rtl/>
            </w:rPr>
          </w:rPrChange>
        </w:rPr>
        <w:t xml:space="preserve">با این </w:t>
      </w:r>
      <w:r w:rsidR="0058397F" w:rsidRPr="00457BB8">
        <w:rPr>
          <w:rFonts w:ascii="IRNazanin" w:hAnsi="IRNazanin" w:cs="IRNazanin"/>
          <w:sz w:val="28"/>
          <w:szCs w:val="28"/>
          <w:rtl/>
          <w:rPrChange w:id="3506" w:author="Mohammad Mohammadi" w:date="2025-07-22T21:07:00Z">
            <w:rPr>
              <w:rFonts w:ascii="IRNazanin" w:hAnsi="IRNazanin" w:cs="IRNazanin"/>
              <w:sz w:val="28"/>
              <w:szCs w:val="28"/>
              <w:rtl/>
            </w:rPr>
          </w:rPrChange>
        </w:rPr>
        <w:t>و آن خانواده خویشی دارند و دختر داده و گرفته‌اند</w:t>
      </w:r>
      <w:r w:rsidRPr="00457BB8">
        <w:rPr>
          <w:rFonts w:ascii="IRNazanin" w:hAnsi="IRNazanin" w:cs="IRNazanin"/>
          <w:sz w:val="28"/>
          <w:szCs w:val="28"/>
          <w:rtl/>
          <w:rPrChange w:id="3507" w:author="Mohammad Mohammadi" w:date="2025-07-22T21:07:00Z">
            <w:rPr>
              <w:rFonts w:ascii="IRNazanin" w:hAnsi="IRNazanin" w:cs="IRNazanin"/>
              <w:sz w:val="28"/>
              <w:szCs w:val="28"/>
              <w:rtl/>
            </w:rPr>
          </w:rPrChange>
        </w:rPr>
        <w:t xml:space="preserve">. حالا او عزیزترین تومان است، و او </w:t>
      </w:r>
      <w:r w:rsidR="00C51937" w:rsidRPr="00457BB8">
        <w:rPr>
          <w:rFonts w:ascii="IRNazanin" w:hAnsi="IRNazanin" w:cs="IRNazanin"/>
          <w:sz w:val="28"/>
          <w:szCs w:val="28"/>
          <w:rtl/>
          <w:rPrChange w:id="3508" w:author="Mohammad Mohammadi" w:date="2025-07-22T21:07:00Z">
            <w:rPr>
              <w:rFonts w:ascii="IRNazanin" w:hAnsi="IRNazanin" w:cs="IRNazanin"/>
              <w:sz w:val="28"/>
              <w:szCs w:val="28"/>
              <w:rtl/>
            </w:rPr>
          </w:rPrChange>
        </w:rPr>
        <w:t xml:space="preserve">هم </w:t>
      </w:r>
      <w:r w:rsidRPr="00457BB8">
        <w:rPr>
          <w:rFonts w:ascii="IRNazanin" w:hAnsi="IRNazanin" w:cs="IRNazanin"/>
          <w:sz w:val="28"/>
          <w:szCs w:val="28"/>
          <w:rtl/>
          <w:rPrChange w:id="3509" w:author="Mohammad Mohammadi" w:date="2025-07-22T21:07:00Z">
            <w:rPr>
              <w:rFonts w:ascii="IRNazanin" w:hAnsi="IRNazanin" w:cs="IRNazanin"/>
              <w:sz w:val="28"/>
              <w:szCs w:val="28"/>
              <w:rtl/>
            </w:rPr>
          </w:rPrChange>
        </w:rPr>
        <w:t xml:space="preserve">به من می‌گوید: «دیگر </w:t>
      </w:r>
      <w:r w:rsidR="00C51937" w:rsidRPr="00457BB8">
        <w:rPr>
          <w:rFonts w:ascii="IRNazanin" w:hAnsi="IRNazanin" w:cs="IRNazanin"/>
          <w:sz w:val="28"/>
          <w:szCs w:val="28"/>
          <w:rtl/>
          <w:rPrChange w:id="3510" w:author="Mohammad Mohammadi" w:date="2025-07-22T21:07:00Z">
            <w:rPr>
              <w:rFonts w:ascii="IRNazanin" w:hAnsi="IRNazanin" w:cs="IRNazanin"/>
              <w:sz w:val="28"/>
              <w:szCs w:val="28"/>
              <w:rtl/>
            </w:rPr>
          </w:rPrChange>
        </w:rPr>
        <w:t>تو به کارم نمی‌آیی</w:t>
      </w:r>
      <w:r w:rsidRPr="00457BB8">
        <w:rPr>
          <w:rFonts w:ascii="IRNazanin" w:hAnsi="IRNazanin" w:cs="IRNazanin"/>
          <w:sz w:val="28"/>
          <w:szCs w:val="28"/>
          <w:rtl/>
          <w:rPrChange w:id="3511" w:author="Mohammad Mohammadi" w:date="2025-07-22T21:07:00Z">
            <w:rPr>
              <w:rFonts w:ascii="IRNazanin" w:hAnsi="IRNazanin" w:cs="IRNazanin"/>
              <w:sz w:val="28"/>
              <w:szCs w:val="28"/>
              <w:rtl/>
            </w:rPr>
          </w:rPrChange>
        </w:rPr>
        <w:t>»</w:t>
      </w:r>
      <w:r w:rsidR="00C51937" w:rsidRPr="00457BB8">
        <w:rPr>
          <w:rFonts w:ascii="IRNazanin" w:hAnsi="IRNazanin" w:cs="IRNazanin"/>
          <w:sz w:val="28"/>
          <w:szCs w:val="28"/>
          <w:rtl/>
          <w:rPrChange w:id="3512"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13" w:author="Mohammad Mohammadi" w:date="2025-07-22T21:07:00Z">
            <w:rPr>
              <w:rFonts w:ascii="IRNazanin" w:hAnsi="IRNazanin" w:cs="IRNazanin"/>
              <w:sz w:val="28"/>
              <w:szCs w:val="28"/>
              <w:rtl/>
            </w:rPr>
          </w:rPrChange>
        </w:rPr>
        <w:t xml:space="preserve"> در واقع مرا از خانه بیرون کرده است. حالا آن</w:t>
      </w:r>
      <w:r w:rsidR="00C51937" w:rsidRPr="00457BB8">
        <w:rPr>
          <w:rFonts w:ascii="IRNazanin" w:hAnsi="IRNazanin" w:cs="IRNazanin"/>
          <w:sz w:val="28"/>
          <w:szCs w:val="28"/>
          <w:rtl/>
          <w:rPrChange w:id="3514"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15" w:author="Mohammad Mohammadi" w:date="2025-07-22T21:07:00Z">
            <w:rPr>
              <w:rFonts w:ascii="IRNazanin" w:hAnsi="IRNazanin" w:cs="IRNazanin"/>
              <w:sz w:val="28"/>
              <w:szCs w:val="28"/>
              <w:rtl/>
            </w:rPr>
          </w:rPrChange>
        </w:rPr>
        <w:t xml:space="preserve">ها به </w:t>
      </w:r>
      <w:r w:rsidR="00C51937" w:rsidRPr="00457BB8">
        <w:rPr>
          <w:rFonts w:ascii="IRNazanin" w:hAnsi="IRNazanin" w:cs="IRNazanin"/>
          <w:sz w:val="28"/>
          <w:szCs w:val="28"/>
          <w:rtl/>
          <w:rPrChange w:id="3516" w:author="Mohammad Mohammadi" w:date="2025-07-22T21:07:00Z">
            <w:rPr>
              <w:rFonts w:ascii="IRNazanin" w:hAnsi="IRNazanin" w:cs="IRNazanin"/>
              <w:sz w:val="28"/>
              <w:szCs w:val="28"/>
              <w:rtl/>
            </w:rPr>
          </w:rPrChange>
        </w:rPr>
        <w:t xml:space="preserve">منطقه </w:t>
      </w:r>
      <w:r w:rsidRPr="00457BB8">
        <w:rPr>
          <w:rFonts w:ascii="IRNazanin" w:hAnsi="IRNazanin" w:cs="IRNazanin"/>
          <w:sz w:val="28"/>
          <w:szCs w:val="28"/>
          <w:rtl/>
          <w:rPrChange w:id="3517" w:author="Mohammad Mohammadi" w:date="2025-07-22T21:07:00Z">
            <w:rPr>
              <w:rFonts w:ascii="IRNazanin" w:hAnsi="IRNazanin" w:cs="IRNazanin"/>
              <w:sz w:val="28"/>
              <w:szCs w:val="28"/>
              <w:rtl/>
            </w:rPr>
          </w:rPrChange>
        </w:rPr>
        <w:t>چنار (باغ‌ها</w:t>
      </w:r>
      <w:r w:rsidRPr="00457BB8">
        <w:rPr>
          <w:rFonts w:ascii="IRNazanin" w:hAnsi="IRNazanin" w:cs="IRNazanin" w:hint="cs"/>
          <w:sz w:val="28"/>
          <w:szCs w:val="28"/>
          <w:rtl/>
          <w:rPrChange w:id="3518" w:author="Mohammad Mohammadi" w:date="2025-07-22T21:07:00Z">
            <w:rPr>
              <w:rFonts w:ascii="IRNazanin" w:hAnsi="IRNazanin" w:cs="IRNazanin" w:hint="cs"/>
              <w:sz w:val="28"/>
              <w:szCs w:val="28"/>
              <w:rtl/>
            </w:rPr>
          </w:rPrChange>
        </w:rPr>
        <w:t>ی</w:t>
      </w:r>
      <w:r w:rsidRPr="00457BB8">
        <w:rPr>
          <w:rFonts w:ascii="IRNazanin" w:hAnsi="IRNazanin" w:cs="IRNazanin"/>
          <w:sz w:val="28"/>
          <w:szCs w:val="28"/>
          <w:rtl/>
          <w:rPrChange w:id="3519" w:author="Mohammad Mohammadi" w:date="2025-07-22T21:07:00Z">
            <w:rPr>
              <w:rFonts w:ascii="IRNazanin" w:hAnsi="IRNazanin" w:cs="IRNazanin"/>
              <w:sz w:val="28"/>
              <w:szCs w:val="28"/>
              <w:rtl/>
            </w:rPr>
          </w:rPrChange>
        </w:rPr>
        <w:t xml:space="preserve"> انگور تومان) رفته‌اند و </w:t>
      </w:r>
      <w:r w:rsidR="00C51937" w:rsidRPr="00457BB8">
        <w:rPr>
          <w:rFonts w:ascii="IRNazanin" w:hAnsi="IRNazanin" w:cs="IRNazanin"/>
          <w:sz w:val="28"/>
          <w:szCs w:val="28"/>
          <w:rtl/>
          <w:rPrChange w:id="3520" w:author="Mohammad Mohammadi" w:date="2025-07-22T21:07:00Z">
            <w:rPr>
              <w:rFonts w:ascii="IRNazanin" w:hAnsi="IRNazanin" w:cs="IRNazanin"/>
              <w:sz w:val="28"/>
              <w:szCs w:val="28"/>
              <w:rtl/>
            </w:rPr>
          </w:rPrChange>
        </w:rPr>
        <w:t>هر دو زندگی خوبی دارند.</w:t>
      </w:r>
    </w:p>
    <w:p w14:paraId="2C60975A" w14:textId="26F2A867" w:rsidR="00831EB2" w:rsidRPr="00457BB8" w:rsidRDefault="00831EB2" w:rsidP="00831EB2">
      <w:pPr>
        <w:bidi/>
        <w:jc w:val="both"/>
        <w:rPr>
          <w:rFonts w:ascii="IRNazanin" w:hAnsi="IRNazanin" w:cs="IRNazanin"/>
          <w:sz w:val="28"/>
          <w:szCs w:val="28"/>
          <w:lang w:bidi="fa-IR"/>
          <w:rPrChange w:id="3521"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522" w:author="Mohammad Mohammadi" w:date="2025-07-22T21:07:00Z">
            <w:rPr>
              <w:rFonts w:ascii="IRNazanin" w:hAnsi="IRNazanin" w:cs="IRNazanin"/>
              <w:sz w:val="28"/>
              <w:szCs w:val="28"/>
              <w:rtl/>
            </w:rPr>
          </w:rPrChange>
        </w:rPr>
        <w:t>من در زندگی‌ام خیلی چیزها دیده‌ام. برادرم کهندل با کر</w:t>
      </w:r>
      <w:r w:rsidR="00C51937" w:rsidRPr="00457BB8">
        <w:rPr>
          <w:rFonts w:ascii="IRNazanin" w:hAnsi="IRNazanin" w:cs="IRNazanin"/>
          <w:sz w:val="28"/>
          <w:szCs w:val="28"/>
          <w:rtl/>
          <w:rPrChange w:id="352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24" w:author="Mohammad Mohammadi" w:date="2025-07-22T21:07:00Z">
            <w:rPr>
              <w:rFonts w:ascii="IRNazanin" w:hAnsi="IRNazanin" w:cs="IRNazanin"/>
              <w:sz w:val="28"/>
              <w:szCs w:val="28"/>
              <w:rtl/>
            </w:rPr>
          </w:rPrChange>
        </w:rPr>
        <w:t xml:space="preserve">ار، دختر حاجی غفور، </w:t>
      </w:r>
      <w:r w:rsidR="00C51937" w:rsidRPr="00457BB8">
        <w:rPr>
          <w:rFonts w:ascii="IRNazanin" w:hAnsi="IRNazanin" w:cs="IRNazanin"/>
          <w:sz w:val="28"/>
          <w:szCs w:val="28"/>
          <w:rtl/>
          <w:rPrChange w:id="3525" w:author="Mohammad Mohammadi" w:date="2025-07-22T21:07:00Z">
            <w:rPr>
              <w:rFonts w:ascii="IRNazanin" w:hAnsi="IRNazanin" w:cs="IRNazanin"/>
              <w:sz w:val="28"/>
              <w:szCs w:val="28"/>
              <w:rtl/>
            </w:rPr>
          </w:rPrChange>
        </w:rPr>
        <w:t>ازدواج کرد</w:t>
      </w:r>
      <w:r w:rsidRPr="00457BB8">
        <w:rPr>
          <w:rFonts w:ascii="IRNazanin" w:hAnsi="IRNazanin" w:cs="IRNazanin"/>
          <w:sz w:val="28"/>
          <w:szCs w:val="28"/>
          <w:rtl/>
          <w:rPrChange w:id="3526" w:author="Mohammad Mohammadi" w:date="2025-07-22T21:07:00Z">
            <w:rPr>
              <w:rFonts w:ascii="IRNazanin" w:hAnsi="IRNazanin" w:cs="IRNazanin"/>
              <w:sz w:val="28"/>
              <w:szCs w:val="28"/>
              <w:rtl/>
            </w:rPr>
          </w:rPrChange>
        </w:rPr>
        <w:t>. زن خوبی بود. کهندل  با کر</w:t>
      </w:r>
      <w:r w:rsidR="00515678" w:rsidRPr="00457BB8">
        <w:rPr>
          <w:rFonts w:ascii="IRNazanin" w:hAnsi="IRNazanin" w:cs="IRNazanin" w:hint="cs"/>
          <w:sz w:val="28"/>
          <w:szCs w:val="28"/>
          <w:rtl/>
          <w:rPrChange w:id="3527" w:author="Mohammad Mohammadi" w:date="2025-07-22T21:07:00Z">
            <w:rPr>
              <w:rFonts w:ascii="IRNazanin" w:hAnsi="IRNazanin" w:cs="IRNazanin" w:hint="cs"/>
              <w:sz w:val="28"/>
              <w:szCs w:val="28"/>
              <w:rtl/>
            </w:rPr>
          </w:rPrChange>
        </w:rPr>
        <w:t>ّ</w:t>
      </w:r>
      <w:r w:rsidRPr="00457BB8">
        <w:rPr>
          <w:rFonts w:ascii="IRNazanin" w:hAnsi="IRNazanin" w:cs="IRNazanin"/>
          <w:sz w:val="28"/>
          <w:szCs w:val="28"/>
          <w:rtl/>
          <w:rPrChange w:id="3528" w:author="Mohammad Mohammadi" w:date="2025-07-22T21:07:00Z">
            <w:rPr>
              <w:rFonts w:ascii="IRNazanin" w:hAnsi="IRNazanin" w:cs="IRNazanin"/>
              <w:sz w:val="28"/>
              <w:szCs w:val="28"/>
              <w:rtl/>
            </w:rPr>
          </w:rPrChange>
        </w:rPr>
        <w:t xml:space="preserve">ار </w:t>
      </w:r>
      <w:r w:rsidR="00663E3B" w:rsidRPr="00457BB8">
        <w:rPr>
          <w:rFonts w:ascii="IRNazanin" w:hAnsi="IRNazanin" w:cs="IRNazanin"/>
          <w:sz w:val="28"/>
          <w:szCs w:val="28"/>
          <w:rtl/>
          <w:rPrChange w:id="3529" w:author="Mohammad Mohammadi" w:date="2025-07-22T21:07:00Z">
            <w:rPr>
              <w:rFonts w:ascii="IRNazanin" w:hAnsi="IRNazanin" w:cs="IRNazanin"/>
              <w:sz w:val="28"/>
              <w:szCs w:val="28"/>
              <w:rtl/>
            </w:rPr>
          </w:rPrChange>
        </w:rPr>
        <w:t>«بازی» می‌کرد</w:t>
      </w:r>
      <w:r w:rsidRPr="00457BB8">
        <w:rPr>
          <w:rFonts w:ascii="IRNazanin" w:hAnsi="IRNazanin" w:cs="IRNazanin"/>
          <w:sz w:val="28"/>
          <w:szCs w:val="28"/>
          <w:rtl/>
          <w:rPrChange w:id="3530" w:author="Mohammad Mohammadi" w:date="2025-07-22T21:07:00Z">
            <w:rPr>
              <w:rFonts w:ascii="IRNazanin" w:hAnsi="IRNazanin" w:cs="IRNazanin"/>
              <w:sz w:val="28"/>
              <w:szCs w:val="28"/>
              <w:rtl/>
            </w:rPr>
          </w:rPrChange>
        </w:rPr>
        <w:t xml:space="preserve"> و دو سه سال بعد عروسی‌شان را در دشت برگزار کردیم. طبل و </w:t>
      </w:r>
      <w:r w:rsidR="00663E3B" w:rsidRPr="00457BB8">
        <w:rPr>
          <w:rFonts w:ascii="IRNazanin" w:hAnsi="IRNazanin" w:cs="IRNazanin"/>
          <w:sz w:val="28"/>
          <w:szCs w:val="28"/>
          <w:rtl/>
          <w:rPrChange w:id="3531" w:author="Mohammad Mohammadi" w:date="2025-07-22T21:07:00Z">
            <w:rPr>
              <w:rFonts w:ascii="IRNazanin" w:hAnsi="IRNazanin" w:cs="IRNazanin"/>
              <w:sz w:val="28"/>
              <w:szCs w:val="28"/>
              <w:rtl/>
            </w:rPr>
          </w:rPrChange>
        </w:rPr>
        <w:t>سُر</w:t>
      </w:r>
      <w:r w:rsidRPr="00457BB8">
        <w:rPr>
          <w:rFonts w:ascii="IRNazanin" w:hAnsi="IRNazanin" w:cs="IRNazanin"/>
          <w:sz w:val="28"/>
          <w:szCs w:val="28"/>
          <w:rtl/>
          <w:rPrChange w:id="3532" w:author="Mohammad Mohammadi" w:date="2025-07-22T21:07:00Z">
            <w:rPr>
              <w:rFonts w:ascii="IRNazanin" w:hAnsi="IRNazanin" w:cs="IRNazanin"/>
              <w:sz w:val="28"/>
              <w:szCs w:val="28"/>
              <w:rtl/>
            </w:rPr>
          </w:rPrChange>
        </w:rPr>
        <w:t>ن</w:t>
      </w:r>
      <w:r w:rsidR="003A713B" w:rsidRPr="00457BB8">
        <w:rPr>
          <w:rFonts w:ascii="IRNazanin" w:hAnsi="IRNazanin" w:cs="IRNazanin"/>
          <w:sz w:val="28"/>
          <w:szCs w:val="28"/>
          <w:rtl/>
          <w:rPrChange w:id="3533"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34" w:author="Mohammad Mohammadi" w:date="2025-07-22T21:07:00Z">
            <w:rPr>
              <w:rFonts w:ascii="IRNazanin" w:hAnsi="IRNazanin" w:cs="IRNazanin"/>
              <w:sz w:val="28"/>
              <w:szCs w:val="28"/>
              <w:rtl/>
            </w:rPr>
          </w:rPrChange>
        </w:rPr>
        <w:t>ی بود، گوسفندان زیادی</w:t>
      </w:r>
      <w:r w:rsidR="004060EF" w:rsidRPr="00457BB8">
        <w:rPr>
          <w:rFonts w:ascii="IRNazanin" w:hAnsi="IRNazanin" w:cs="IRNazanin"/>
          <w:sz w:val="28"/>
          <w:szCs w:val="28"/>
          <w:rtl/>
          <w:rPrChange w:id="3535" w:author="Mohammad Mohammadi" w:date="2025-07-22T21:07:00Z">
            <w:rPr>
              <w:rFonts w:ascii="IRNazanin" w:hAnsi="IRNazanin" w:cs="IRNazanin"/>
              <w:sz w:val="28"/>
              <w:szCs w:val="28"/>
              <w:rtl/>
            </w:rPr>
          </w:rPrChange>
        </w:rPr>
        <w:t xml:space="preserve"> </w:t>
      </w:r>
      <w:r w:rsidR="004060EF" w:rsidRPr="00457BB8">
        <w:rPr>
          <w:rFonts w:ascii="IRNazanin" w:hAnsi="IRNazanin" w:cs="IRNazanin"/>
          <w:sz w:val="28"/>
          <w:szCs w:val="28"/>
          <w:rPrChange w:id="3536" w:author="Mohammad Mohammadi" w:date="2025-07-22T21:07:00Z">
            <w:rPr>
              <w:rFonts w:ascii="IRNazanin" w:hAnsi="IRNazanin" w:cs="IRNazanin"/>
              <w:sz w:val="28"/>
              <w:szCs w:val="28"/>
            </w:rPr>
          </w:rPrChange>
        </w:rPr>
        <w:t>]</w:t>
      </w:r>
      <w:r w:rsidR="004060EF" w:rsidRPr="00457BB8">
        <w:rPr>
          <w:rFonts w:ascii="IRNazanin" w:hAnsi="IRNazanin" w:cs="IRNazanin"/>
          <w:sz w:val="28"/>
          <w:szCs w:val="28"/>
          <w:rtl/>
          <w:lang w:bidi="fa-IR"/>
          <w:rPrChange w:id="3537" w:author="Mohammad Mohammadi" w:date="2025-07-22T21:07:00Z">
            <w:rPr>
              <w:rFonts w:ascii="IRNazanin" w:hAnsi="IRNazanin" w:cs="IRNazanin"/>
              <w:sz w:val="28"/>
              <w:szCs w:val="28"/>
              <w:rtl/>
              <w:lang w:bidi="fa-IR"/>
            </w:rPr>
          </w:rPrChange>
        </w:rPr>
        <w:t>برا</w:t>
      </w:r>
      <w:r w:rsidR="004060EF" w:rsidRPr="00457BB8">
        <w:rPr>
          <w:rFonts w:ascii="IRNazanin" w:hAnsi="IRNazanin" w:cs="IRNazanin" w:hint="cs"/>
          <w:sz w:val="28"/>
          <w:szCs w:val="28"/>
          <w:rtl/>
          <w:lang w:bidi="fa-IR"/>
          <w:rPrChange w:id="3538" w:author="Mohammad Mohammadi" w:date="2025-07-22T21:07:00Z">
            <w:rPr>
              <w:rFonts w:ascii="IRNazanin" w:hAnsi="IRNazanin" w:cs="IRNazanin" w:hint="cs"/>
              <w:sz w:val="28"/>
              <w:szCs w:val="28"/>
              <w:rtl/>
              <w:lang w:bidi="fa-IR"/>
            </w:rPr>
          </w:rPrChange>
        </w:rPr>
        <w:t>ی</w:t>
      </w:r>
      <w:r w:rsidR="004060EF" w:rsidRPr="00457BB8">
        <w:rPr>
          <w:rFonts w:ascii="IRNazanin" w:hAnsi="IRNazanin" w:cs="IRNazanin"/>
          <w:sz w:val="28"/>
          <w:szCs w:val="28"/>
          <w:rtl/>
          <w:lang w:bidi="fa-IR"/>
          <w:rPrChange w:id="3539" w:author="Mohammad Mohammadi" w:date="2025-07-22T21:07:00Z">
            <w:rPr>
              <w:rFonts w:ascii="IRNazanin" w:hAnsi="IRNazanin" w:cs="IRNazanin"/>
              <w:sz w:val="28"/>
              <w:szCs w:val="28"/>
              <w:rtl/>
              <w:lang w:bidi="fa-IR"/>
            </w:rPr>
          </w:rPrChange>
        </w:rPr>
        <w:t xml:space="preserve"> </w:t>
      </w:r>
      <w:ins w:id="3540" w:author="Saeedi, Faiza" w:date="2025-06-29T22:50:00Z">
        <w:r w:rsidR="00212C78" w:rsidRPr="00457BB8">
          <w:rPr>
            <w:rFonts w:ascii="IRNazanin" w:hAnsi="IRNazanin" w:cs="IRNazanin" w:hint="cs"/>
            <w:sz w:val="28"/>
            <w:szCs w:val="28"/>
            <w:rtl/>
            <w:lang w:bidi="fa-IR"/>
            <w:rPrChange w:id="3541" w:author="Mohammad Mohammadi" w:date="2025-07-22T21:07:00Z">
              <w:rPr>
                <w:rFonts w:ascii="IRNazanin" w:hAnsi="IRNazanin" w:cs="IRNazanin" w:hint="cs"/>
                <w:sz w:val="28"/>
                <w:szCs w:val="28"/>
                <w:rtl/>
                <w:lang w:bidi="fa-IR"/>
              </w:rPr>
            </w:rPrChange>
          </w:rPr>
          <w:t>مجلس</w:t>
        </w:r>
        <w:r w:rsidR="00212C78" w:rsidRPr="00457BB8">
          <w:rPr>
            <w:rFonts w:ascii="IRNazanin" w:hAnsi="IRNazanin" w:cs="IRNazanin"/>
            <w:sz w:val="28"/>
            <w:szCs w:val="28"/>
            <w:rtl/>
            <w:lang w:bidi="fa-IR"/>
            <w:rPrChange w:id="3542" w:author="Mohammad Mohammadi" w:date="2025-07-22T21:07:00Z">
              <w:rPr>
                <w:rFonts w:ascii="IRNazanin" w:hAnsi="IRNazanin" w:cs="IRNazanin"/>
                <w:sz w:val="28"/>
                <w:szCs w:val="28"/>
                <w:rtl/>
                <w:lang w:bidi="fa-IR"/>
              </w:rPr>
            </w:rPrChange>
          </w:rPr>
          <w:t xml:space="preserve"> </w:t>
        </w:r>
      </w:ins>
      <w:del w:id="3543" w:author="Saeedi, Faiza" w:date="2025-06-29T22:49:00Z">
        <w:r w:rsidR="004060EF" w:rsidRPr="00457BB8" w:rsidDel="00212C78">
          <w:rPr>
            <w:rFonts w:ascii="IRNazanin" w:hAnsi="IRNazanin" w:cs="IRNazanin"/>
            <w:sz w:val="28"/>
            <w:szCs w:val="28"/>
            <w:rtl/>
            <w:lang w:bidi="fa-IR"/>
            <w:rPrChange w:id="3544" w:author="Mohammad Mohammadi" w:date="2025-07-22T21:07:00Z">
              <w:rPr>
                <w:rFonts w:ascii="IRNazanin" w:hAnsi="IRNazanin" w:cs="IRNazanin"/>
                <w:sz w:val="28"/>
                <w:szCs w:val="28"/>
                <w:rtl/>
                <w:lang w:bidi="fa-IR"/>
              </w:rPr>
            </w:rPrChange>
          </w:rPr>
          <w:delText>قربان</w:delText>
        </w:r>
        <w:r w:rsidR="004060EF" w:rsidRPr="00457BB8" w:rsidDel="00212C78">
          <w:rPr>
            <w:rFonts w:ascii="IRNazanin" w:hAnsi="IRNazanin" w:cs="IRNazanin" w:hint="cs"/>
            <w:sz w:val="28"/>
            <w:szCs w:val="28"/>
            <w:rtl/>
            <w:lang w:bidi="fa-IR"/>
            <w:rPrChange w:id="3545" w:author="Mohammad Mohammadi" w:date="2025-07-22T21:07:00Z">
              <w:rPr>
                <w:rFonts w:ascii="IRNazanin" w:hAnsi="IRNazanin" w:cs="IRNazanin" w:hint="cs"/>
                <w:sz w:val="28"/>
                <w:szCs w:val="28"/>
                <w:rtl/>
                <w:lang w:bidi="fa-IR"/>
              </w:rPr>
            </w:rPrChange>
          </w:rPr>
          <w:delText>ی</w:delText>
        </w:r>
      </w:del>
      <w:ins w:id="3546" w:author="Saeedi, Faiza" w:date="2025-06-29T22:49:00Z">
        <w:r w:rsidR="00212C78" w:rsidRPr="00457BB8">
          <w:rPr>
            <w:rFonts w:ascii="IRNazanin" w:hAnsi="IRNazanin" w:cs="IRNazanin" w:hint="cs"/>
            <w:sz w:val="28"/>
            <w:szCs w:val="28"/>
            <w:rtl/>
            <w:lang w:bidi="fa-IR"/>
            <w:rPrChange w:id="3547" w:author="Mohammad Mohammadi" w:date="2025-07-22T21:07:00Z">
              <w:rPr>
                <w:rFonts w:ascii="IRNazanin" w:hAnsi="IRNazanin" w:cs="IRNazanin" w:hint="cs"/>
                <w:sz w:val="28"/>
                <w:szCs w:val="28"/>
                <w:highlight w:val="green"/>
                <w:rtl/>
                <w:lang w:bidi="fa-IR"/>
              </w:rPr>
            </w:rPrChange>
          </w:rPr>
          <w:t>عروسی</w:t>
        </w:r>
      </w:ins>
      <w:r w:rsidR="004060EF" w:rsidRPr="00457BB8">
        <w:rPr>
          <w:rFonts w:ascii="IRNazanin" w:hAnsi="IRNazanin" w:cs="IRNazanin"/>
          <w:sz w:val="28"/>
          <w:szCs w:val="28"/>
          <w:rPrChange w:id="3548" w:author="Mohammad Mohammadi" w:date="2025-07-22T21:07:00Z">
            <w:rPr>
              <w:rFonts w:ascii="IRNazanin" w:hAnsi="IRNazanin" w:cs="IRNazanin"/>
              <w:sz w:val="28"/>
              <w:szCs w:val="28"/>
            </w:rPr>
          </w:rPrChange>
        </w:rPr>
        <w:t>[</w:t>
      </w:r>
      <w:r w:rsidRPr="00457BB8">
        <w:rPr>
          <w:rFonts w:ascii="IRNazanin" w:hAnsi="IRNazanin" w:cs="IRNazanin"/>
          <w:sz w:val="28"/>
          <w:szCs w:val="28"/>
          <w:rtl/>
          <w:rPrChange w:id="3549" w:author="Mohammad Mohammadi" w:date="2025-07-22T21:07:00Z">
            <w:rPr>
              <w:rFonts w:ascii="IRNazanin" w:hAnsi="IRNazanin" w:cs="IRNazanin"/>
              <w:sz w:val="28"/>
              <w:szCs w:val="28"/>
              <w:rtl/>
            </w:rPr>
          </w:rPrChange>
        </w:rPr>
        <w:t xml:space="preserve"> آوردیم، و آنقدر برنج </w:t>
      </w:r>
      <w:r w:rsidR="00ED6F17" w:rsidRPr="00457BB8">
        <w:rPr>
          <w:rFonts w:ascii="IRNazanin" w:hAnsi="IRNazanin" w:cs="IRNazanin"/>
          <w:sz w:val="28"/>
          <w:szCs w:val="28"/>
          <w:rtl/>
          <w:rPrChange w:id="3550" w:author="Mohammad Mohammadi" w:date="2025-07-22T21:07:00Z">
            <w:rPr>
              <w:rFonts w:ascii="IRNazanin" w:hAnsi="IRNazanin" w:cs="IRNazanin"/>
              <w:sz w:val="28"/>
              <w:szCs w:val="28"/>
              <w:rtl/>
            </w:rPr>
          </w:rPrChange>
        </w:rPr>
        <w:t xml:space="preserve">پخته بودند </w:t>
      </w:r>
      <w:r w:rsidRPr="00457BB8">
        <w:rPr>
          <w:rFonts w:ascii="IRNazanin" w:hAnsi="IRNazanin" w:cs="IRNazanin"/>
          <w:sz w:val="28"/>
          <w:szCs w:val="28"/>
          <w:rtl/>
          <w:rPrChange w:id="3551" w:author="Mohammad Mohammadi" w:date="2025-07-22T21:07:00Z">
            <w:rPr>
              <w:rFonts w:ascii="IRNazanin" w:hAnsi="IRNazanin" w:cs="IRNazanin"/>
              <w:sz w:val="28"/>
              <w:szCs w:val="28"/>
              <w:rtl/>
            </w:rPr>
          </w:rPrChange>
        </w:rPr>
        <w:t xml:space="preserve">که همه </w:t>
      </w:r>
      <w:r w:rsidR="00515678" w:rsidRPr="00457BB8">
        <w:rPr>
          <w:rFonts w:ascii="IRNazanin" w:hAnsi="IRNazanin" w:cs="IRNazanin"/>
          <w:sz w:val="28"/>
          <w:szCs w:val="28"/>
          <w:rtl/>
          <w:rPrChange w:id="3552" w:author="Mohammad Mohammadi" w:date="2025-07-22T21:07:00Z">
            <w:rPr>
              <w:rFonts w:ascii="IRNazanin" w:hAnsi="IRNazanin" w:cs="IRNazanin"/>
              <w:sz w:val="28"/>
              <w:szCs w:val="28"/>
              <w:rtl/>
            </w:rPr>
          </w:rPrChange>
        </w:rPr>
        <w:t xml:space="preserve">تا گلو </w:t>
      </w:r>
      <w:r w:rsidR="00ED6F17" w:rsidRPr="00457BB8">
        <w:rPr>
          <w:rFonts w:ascii="IRNazanin" w:hAnsi="IRNazanin" w:cs="IRNazanin"/>
          <w:sz w:val="28"/>
          <w:szCs w:val="28"/>
          <w:rtl/>
          <w:rPrChange w:id="3553" w:author="Mohammad Mohammadi" w:date="2025-07-22T21:07:00Z">
            <w:rPr>
              <w:rFonts w:ascii="IRNazanin" w:hAnsi="IRNazanin" w:cs="IRNazanin"/>
              <w:sz w:val="28"/>
              <w:szCs w:val="28"/>
              <w:rtl/>
            </w:rPr>
          </w:rPrChange>
        </w:rPr>
        <w:t xml:space="preserve">شکم‌سیر </w:t>
      </w:r>
      <w:r w:rsidRPr="00457BB8">
        <w:rPr>
          <w:rFonts w:ascii="IRNazanin" w:hAnsi="IRNazanin" w:cs="IRNazanin"/>
          <w:sz w:val="28"/>
          <w:szCs w:val="28"/>
          <w:rtl/>
          <w:rPrChange w:id="3554" w:author="Mohammad Mohammadi" w:date="2025-07-22T21:07:00Z">
            <w:rPr>
              <w:rFonts w:ascii="IRNazanin" w:hAnsi="IRNazanin" w:cs="IRNazanin"/>
              <w:sz w:val="28"/>
              <w:szCs w:val="28"/>
              <w:rtl/>
            </w:rPr>
          </w:rPrChange>
        </w:rPr>
        <w:t xml:space="preserve">خوردند و دیگ‌ها هنوز پر </w:t>
      </w:r>
      <w:r w:rsidR="00515678" w:rsidRPr="00457BB8">
        <w:rPr>
          <w:rFonts w:ascii="IRNazanin" w:hAnsi="IRNazanin" w:cs="IRNazanin" w:hint="cs"/>
          <w:sz w:val="28"/>
          <w:szCs w:val="28"/>
          <w:rtl/>
          <w:rPrChange w:id="3555" w:author="Mohammad Mohammadi" w:date="2025-07-22T21:07:00Z">
            <w:rPr>
              <w:rFonts w:ascii="IRNazanin" w:hAnsi="IRNazanin" w:cs="IRNazanin" w:hint="cs"/>
              <w:sz w:val="28"/>
              <w:szCs w:val="28"/>
              <w:rtl/>
            </w:rPr>
          </w:rPrChange>
        </w:rPr>
        <w:t>مانده</w:t>
      </w:r>
      <w:r w:rsidR="00515678" w:rsidRPr="00457BB8">
        <w:rPr>
          <w:rFonts w:ascii="IRNazanin" w:hAnsi="IRNazanin" w:cs="IRNazanin"/>
          <w:sz w:val="28"/>
          <w:szCs w:val="28"/>
          <w:rtl/>
          <w:rPrChange w:id="3556"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557" w:author="Mohammad Mohammadi" w:date="2025-07-22T21:07:00Z">
            <w:rPr>
              <w:rFonts w:ascii="IRNazanin" w:hAnsi="IRNazanin" w:cs="IRNazanin"/>
              <w:sz w:val="28"/>
              <w:szCs w:val="28"/>
              <w:rtl/>
            </w:rPr>
          </w:rPrChange>
        </w:rPr>
        <w:lastRenderedPageBreak/>
        <w:t>بود</w:t>
      </w:r>
      <w:r w:rsidR="00515678" w:rsidRPr="00457BB8">
        <w:rPr>
          <w:rFonts w:ascii="IRNazanin" w:hAnsi="IRNazanin" w:cs="IRNazanin" w:hint="cs"/>
          <w:sz w:val="28"/>
          <w:szCs w:val="28"/>
          <w:rtl/>
          <w:rPrChange w:id="3558" w:author="Mohammad Mohammadi" w:date="2025-07-22T21:07:00Z">
            <w:rPr>
              <w:rFonts w:ascii="IRNazanin" w:hAnsi="IRNazanin" w:cs="IRNazanin" w:hint="cs"/>
              <w:sz w:val="28"/>
              <w:szCs w:val="28"/>
              <w:rtl/>
            </w:rPr>
          </w:rPrChange>
        </w:rPr>
        <w:t>ند</w:t>
      </w:r>
      <w:r w:rsidRPr="00457BB8">
        <w:rPr>
          <w:rFonts w:ascii="IRNazanin" w:hAnsi="IRNazanin" w:cs="IRNazanin"/>
          <w:sz w:val="28"/>
          <w:szCs w:val="28"/>
          <w:rtl/>
          <w:rPrChange w:id="3559" w:author="Mohammad Mohammadi" w:date="2025-07-22T21:07:00Z">
            <w:rPr>
              <w:rFonts w:ascii="IRNazanin" w:hAnsi="IRNazanin" w:cs="IRNazanin"/>
              <w:sz w:val="28"/>
              <w:szCs w:val="28"/>
              <w:rtl/>
            </w:rPr>
          </w:rPrChange>
        </w:rPr>
        <w:t xml:space="preserve">. مادرم یک مشک پر از روغن </w:t>
      </w:r>
      <w:r w:rsidR="008B750B" w:rsidRPr="00457BB8">
        <w:rPr>
          <w:rFonts w:ascii="IRNazanin" w:hAnsi="IRNazanin" w:cs="IRNazanin"/>
          <w:sz w:val="28"/>
          <w:szCs w:val="28"/>
          <w:rtl/>
          <w:rPrChange w:id="3560" w:author="Mohammad Mohammadi" w:date="2025-07-22T21:07:00Z">
            <w:rPr>
              <w:rFonts w:ascii="IRNazanin" w:hAnsi="IRNazanin" w:cs="IRNazanin"/>
              <w:sz w:val="28"/>
              <w:szCs w:val="28"/>
              <w:rtl/>
            </w:rPr>
          </w:rPrChange>
        </w:rPr>
        <w:t>زرد</w:t>
      </w:r>
      <w:r w:rsidRPr="00457BB8">
        <w:rPr>
          <w:rFonts w:ascii="IRNazanin" w:hAnsi="IRNazanin" w:cs="IRNazanin"/>
          <w:sz w:val="28"/>
          <w:szCs w:val="28"/>
          <w:rtl/>
          <w:rPrChange w:id="3561" w:author="Mohammad Mohammadi" w:date="2025-07-22T21:07:00Z">
            <w:rPr>
              <w:rFonts w:ascii="IRNazanin" w:hAnsi="IRNazanin" w:cs="IRNazanin"/>
              <w:sz w:val="28"/>
              <w:szCs w:val="28"/>
              <w:rtl/>
            </w:rPr>
          </w:rPrChange>
        </w:rPr>
        <w:t xml:space="preserve"> آورد</w:t>
      </w:r>
      <w:r w:rsidR="008B750B" w:rsidRPr="00457BB8">
        <w:rPr>
          <w:rFonts w:ascii="IRNazanin" w:hAnsi="IRNazanin" w:cs="IRNazanin"/>
          <w:sz w:val="28"/>
          <w:szCs w:val="28"/>
          <w:rtl/>
          <w:rPrChange w:id="3562" w:author="Mohammad Mohammadi" w:date="2025-07-22T21:07:00Z">
            <w:rPr>
              <w:rFonts w:ascii="IRNazanin" w:hAnsi="IRNazanin" w:cs="IRNazanin"/>
              <w:sz w:val="28"/>
              <w:szCs w:val="28"/>
              <w:rtl/>
            </w:rPr>
          </w:rPrChange>
        </w:rPr>
        <w:t xml:space="preserve"> که</w:t>
      </w:r>
      <w:r w:rsidRPr="00457BB8">
        <w:rPr>
          <w:rFonts w:ascii="IRNazanin" w:hAnsi="IRNazanin" w:cs="IRNazanin"/>
          <w:sz w:val="28"/>
          <w:szCs w:val="28"/>
          <w:rtl/>
          <w:rPrChange w:id="3563" w:author="Mohammad Mohammadi" w:date="2025-07-22T21:07:00Z">
            <w:rPr>
              <w:rFonts w:ascii="IRNazanin" w:hAnsi="IRNazanin" w:cs="IRNazanin"/>
              <w:sz w:val="28"/>
              <w:szCs w:val="28"/>
              <w:rtl/>
            </w:rPr>
          </w:rPrChange>
        </w:rPr>
        <w:t xml:space="preserve"> </w:t>
      </w:r>
      <w:r w:rsidR="009B182A" w:rsidRPr="00457BB8">
        <w:rPr>
          <w:rFonts w:ascii="IRNazanin" w:hAnsi="IRNazanin" w:cs="IRNazanin" w:hint="cs"/>
          <w:sz w:val="28"/>
          <w:szCs w:val="28"/>
          <w:rtl/>
          <w:rPrChange w:id="3564" w:author="Mohammad Mohammadi" w:date="2025-07-22T21:07:00Z">
            <w:rPr>
              <w:rFonts w:ascii="IRNazanin" w:hAnsi="IRNazanin" w:cs="IRNazanin" w:hint="cs"/>
              <w:sz w:val="28"/>
              <w:szCs w:val="28"/>
              <w:rtl/>
            </w:rPr>
          </w:rPrChange>
        </w:rPr>
        <w:t>تقریباً</w:t>
      </w:r>
      <w:r w:rsidRPr="00457BB8">
        <w:rPr>
          <w:rFonts w:ascii="IRNazanin" w:hAnsi="IRNazanin" w:cs="IRNazanin"/>
          <w:sz w:val="28"/>
          <w:szCs w:val="28"/>
          <w:rtl/>
          <w:rPrChange w:id="3565" w:author="Mohammad Mohammadi" w:date="2025-07-22T21:07:00Z">
            <w:rPr>
              <w:rFonts w:ascii="IRNazanin" w:hAnsi="IRNazanin" w:cs="IRNazanin"/>
              <w:sz w:val="28"/>
              <w:szCs w:val="28"/>
              <w:rtl/>
            </w:rPr>
          </w:rPrChange>
        </w:rPr>
        <w:t xml:space="preserve"> </w:t>
      </w:r>
      <w:r w:rsidR="008B750B" w:rsidRPr="00457BB8">
        <w:rPr>
          <w:rFonts w:ascii="IRNazanin" w:hAnsi="IRNazanin" w:cs="IRNazanin"/>
          <w:sz w:val="28"/>
          <w:szCs w:val="28"/>
          <w:rtl/>
          <w:rPrChange w:id="3566" w:author="Mohammad Mohammadi" w:date="2025-07-22T21:07:00Z">
            <w:rPr>
              <w:rFonts w:ascii="IRNazanin" w:hAnsi="IRNazanin" w:cs="IRNazanin"/>
              <w:sz w:val="28"/>
              <w:szCs w:val="28"/>
              <w:rtl/>
            </w:rPr>
          </w:rPrChange>
        </w:rPr>
        <w:t>پنج سیر بود ـ</w:t>
      </w:r>
      <w:r w:rsidRPr="00457BB8">
        <w:rPr>
          <w:rFonts w:ascii="IRNazanin" w:hAnsi="IRNazanin" w:cs="IRNazanin"/>
          <w:sz w:val="28"/>
          <w:szCs w:val="28"/>
          <w:rtl/>
          <w:rPrChange w:id="3567" w:author="Mohammad Mohammadi" w:date="2025-07-22T21:07:00Z">
            <w:rPr>
              <w:rFonts w:ascii="IRNazanin" w:hAnsi="IRNazanin" w:cs="IRNazanin"/>
              <w:sz w:val="28"/>
              <w:szCs w:val="28"/>
              <w:rtl/>
            </w:rPr>
          </w:rPrChange>
        </w:rPr>
        <w:t xml:space="preserve"> شرط می‌بندم هیچ‌کس تا به حال اینقدر روغن </w:t>
      </w:r>
      <w:r w:rsidR="008B750B" w:rsidRPr="00457BB8">
        <w:rPr>
          <w:rFonts w:ascii="IRNazanin" w:hAnsi="IRNazanin" w:cs="IRNazanin"/>
          <w:sz w:val="28"/>
          <w:szCs w:val="28"/>
          <w:rtl/>
          <w:rPrChange w:id="3568" w:author="Mohammad Mohammadi" w:date="2025-07-22T21:07:00Z">
            <w:rPr>
              <w:rFonts w:ascii="IRNazanin" w:hAnsi="IRNazanin" w:cs="IRNazanin"/>
              <w:sz w:val="28"/>
              <w:szCs w:val="28"/>
              <w:rtl/>
            </w:rPr>
          </w:rPrChange>
        </w:rPr>
        <w:t>زرد</w:t>
      </w:r>
      <w:r w:rsidRPr="00457BB8">
        <w:rPr>
          <w:rFonts w:ascii="IRNazanin" w:hAnsi="IRNazanin" w:cs="IRNazanin"/>
          <w:sz w:val="28"/>
          <w:szCs w:val="28"/>
          <w:rtl/>
          <w:rPrChange w:id="3569" w:author="Mohammad Mohammadi" w:date="2025-07-22T21:07:00Z">
            <w:rPr>
              <w:rFonts w:ascii="IRNazanin" w:hAnsi="IRNazanin" w:cs="IRNazanin"/>
              <w:sz w:val="28"/>
              <w:szCs w:val="28"/>
              <w:rtl/>
            </w:rPr>
          </w:rPrChange>
        </w:rPr>
        <w:t xml:space="preserve"> </w:t>
      </w:r>
      <w:r w:rsidR="00B33E5B" w:rsidRPr="00457BB8">
        <w:rPr>
          <w:rFonts w:ascii="IRNazanin" w:hAnsi="IRNazanin" w:cs="IRNazanin"/>
          <w:sz w:val="28"/>
          <w:szCs w:val="28"/>
          <w:rtl/>
          <w:rPrChange w:id="3570" w:author="Mohammad Mohammadi" w:date="2025-07-22T21:07:00Z">
            <w:rPr>
              <w:rFonts w:ascii="IRNazanin" w:hAnsi="IRNazanin" w:cs="IRNazanin"/>
              <w:sz w:val="28"/>
              <w:szCs w:val="28"/>
              <w:rtl/>
            </w:rPr>
          </w:rPrChange>
        </w:rPr>
        <w:t>را یکجا ندیده بود.</w:t>
      </w:r>
      <w:r w:rsidR="00515678" w:rsidRPr="00457BB8">
        <w:rPr>
          <w:rFonts w:ascii="IRNazanin" w:hAnsi="IRNazanin" w:cs="IRNazanin"/>
          <w:sz w:val="28"/>
          <w:szCs w:val="28"/>
          <w:rtl/>
          <w:lang w:bidi="fa-IR"/>
          <w:rPrChange w:id="3571" w:author="Mohammad Mohammadi" w:date="2025-07-22T21:07:00Z">
            <w:rPr>
              <w:rFonts w:ascii="IRNazanin" w:hAnsi="IRNazanin" w:cs="IRNazanin"/>
              <w:sz w:val="28"/>
              <w:szCs w:val="28"/>
              <w:rtl/>
              <w:lang w:bidi="fa-IR"/>
            </w:rPr>
          </w:rPrChange>
        </w:rPr>
        <w:t xml:space="preserve"> </w:t>
      </w:r>
    </w:p>
    <w:p w14:paraId="109B1F7B" w14:textId="7B861287" w:rsidR="00831EB2" w:rsidRPr="00457BB8" w:rsidRDefault="00CD054E" w:rsidP="00831EB2">
      <w:pPr>
        <w:bidi/>
        <w:jc w:val="both"/>
        <w:rPr>
          <w:rFonts w:ascii="IRNazanin" w:hAnsi="IRNazanin" w:cs="IRNazanin"/>
          <w:sz w:val="28"/>
          <w:szCs w:val="28"/>
          <w:lang w:bidi="fa-IR"/>
          <w:rPrChange w:id="3572" w:author="Mohammad Mohammadi" w:date="2025-07-22T21:07:00Z">
            <w:rPr>
              <w:rFonts w:ascii="IRNazanin" w:hAnsi="IRNazanin" w:cs="IRNazanin"/>
              <w:sz w:val="28"/>
              <w:szCs w:val="28"/>
              <w:lang w:bidi="fa-IR"/>
            </w:rPr>
          </w:rPrChange>
        </w:rPr>
      </w:pPr>
      <w:r w:rsidRPr="00457BB8">
        <w:rPr>
          <w:rFonts w:ascii="IRNazanin" w:hAnsi="IRNazanin" w:cs="IRNazanin"/>
          <w:sz w:val="28"/>
          <w:szCs w:val="28"/>
          <w:rtl/>
          <w:rPrChange w:id="3573" w:author="Mohammad Mohammadi" w:date="2025-07-22T21:07:00Z">
            <w:rPr>
              <w:rFonts w:ascii="IRNazanin" w:hAnsi="IRNazanin" w:cs="IRNazanin"/>
              <w:sz w:val="28"/>
              <w:szCs w:val="28"/>
              <w:rtl/>
            </w:rPr>
          </w:rPrChange>
        </w:rPr>
        <w:t>بعدها</w:t>
      </w:r>
      <w:r w:rsidR="00831EB2" w:rsidRPr="00457BB8">
        <w:rPr>
          <w:rFonts w:ascii="IRNazanin" w:hAnsi="IRNazanin" w:cs="IRNazanin"/>
          <w:sz w:val="28"/>
          <w:szCs w:val="28"/>
          <w:rtl/>
          <w:rPrChange w:id="3574"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575" w:author="Mohammad Mohammadi" w:date="2025-07-22T21:07:00Z">
            <w:rPr>
              <w:rFonts w:ascii="IRNazanin" w:hAnsi="IRNazanin" w:cs="IRNazanin"/>
              <w:sz w:val="28"/>
              <w:szCs w:val="28"/>
              <w:rtl/>
            </w:rPr>
          </w:rPrChange>
        </w:rPr>
        <w:t>کهندل</w:t>
      </w:r>
      <w:r w:rsidR="00831EB2" w:rsidRPr="00457BB8">
        <w:rPr>
          <w:rFonts w:ascii="IRNazanin" w:hAnsi="IRNazanin" w:cs="IRNazanin"/>
          <w:sz w:val="28"/>
          <w:szCs w:val="28"/>
          <w:rtl/>
          <w:rPrChange w:id="3576" w:author="Mohammad Mohammadi" w:date="2025-07-22T21:07:00Z">
            <w:rPr>
              <w:rFonts w:ascii="IRNazanin" w:hAnsi="IRNazanin" w:cs="IRNazanin"/>
              <w:sz w:val="28"/>
              <w:szCs w:val="28"/>
              <w:rtl/>
            </w:rPr>
          </w:rPrChange>
        </w:rPr>
        <w:t xml:space="preserve"> زن دیگری گرفت. </w:t>
      </w:r>
      <w:r w:rsidR="00F06E1C" w:rsidRPr="00457BB8">
        <w:rPr>
          <w:rFonts w:ascii="IRNazanin" w:hAnsi="IRNazanin" w:cs="IRNazanin" w:hint="cs"/>
          <w:sz w:val="28"/>
          <w:szCs w:val="28"/>
          <w:rtl/>
          <w:rPrChange w:id="3577" w:author="Mohammad Mohammadi" w:date="2025-07-22T21:07:00Z">
            <w:rPr>
              <w:rFonts w:ascii="IRNazanin" w:hAnsi="IRNazanin" w:cs="IRNazanin" w:hint="cs"/>
              <w:sz w:val="28"/>
              <w:szCs w:val="28"/>
              <w:rtl/>
            </w:rPr>
          </w:rPrChange>
        </w:rPr>
        <w:t>هر</w:t>
      </w:r>
      <w:r w:rsidR="00F06E1C" w:rsidRPr="00457BB8">
        <w:rPr>
          <w:rFonts w:ascii="IRNazanin" w:hAnsi="IRNazanin" w:cs="IRNazanin"/>
          <w:sz w:val="28"/>
          <w:szCs w:val="28"/>
          <w:rtl/>
          <w:rPrChange w:id="3578" w:author="Mohammad Mohammadi" w:date="2025-07-22T21:07:00Z">
            <w:rPr>
              <w:rFonts w:ascii="IRNazanin" w:hAnsi="IRNazanin" w:cs="IRNazanin"/>
              <w:sz w:val="28"/>
              <w:szCs w:val="28"/>
              <w:rtl/>
            </w:rPr>
          </w:rPrChange>
        </w:rPr>
        <w:t xml:space="preserve"> </w:t>
      </w:r>
      <w:r w:rsidR="00F06E1C" w:rsidRPr="00457BB8">
        <w:rPr>
          <w:rFonts w:ascii="IRNazanin" w:hAnsi="IRNazanin" w:cs="IRNazanin" w:hint="cs"/>
          <w:sz w:val="28"/>
          <w:szCs w:val="28"/>
          <w:rtl/>
          <w:rPrChange w:id="3579" w:author="Mohammad Mohammadi" w:date="2025-07-22T21:07:00Z">
            <w:rPr>
              <w:rFonts w:ascii="IRNazanin" w:hAnsi="IRNazanin" w:cs="IRNazanin" w:hint="cs"/>
              <w:sz w:val="28"/>
              <w:szCs w:val="28"/>
              <w:rtl/>
            </w:rPr>
          </w:rPrChange>
        </w:rPr>
        <w:t>سه</w:t>
      </w:r>
      <w:r w:rsidR="00831EB2" w:rsidRPr="00457BB8">
        <w:rPr>
          <w:rFonts w:ascii="IRNazanin" w:hAnsi="IRNazanin" w:cs="IRNazanin"/>
          <w:sz w:val="28"/>
          <w:szCs w:val="28"/>
          <w:rtl/>
          <w:rPrChange w:id="3580" w:author="Mohammad Mohammadi" w:date="2025-07-22T21:07:00Z">
            <w:rPr>
              <w:rFonts w:ascii="IRNazanin" w:hAnsi="IRNazanin" w:cs="IRNazanin"/>
              <w:sz w:val="28"/>
              <w:szCs w:val="28"/>
              <w:rtl/>
            </w:rPr>
          </w:rPrChange>
        </w:rPr>
        <w:t xml:space="preserve"> یکجا می‌خوابیدند. آن دو زن بیچاره خیلی سختی کشیدند، و برای چند سال </w:t>
      </w:r>
      <w:r w:rsidR="00C75610" w:rsidRPr="00457BB8">
        <w:rPr>
          <w:rFonts w:ascii="IRNazanin" w:hAnsi="IRNazanin" w:cs="IRNazanin"/>
          <w:sz w:val="28"/>
          <w:szCs w:val="28"/>
          <w:rtl/>
          <w:rPrChange w:id="3581" w:author="Mohammad Mohammadi" w:date="2025-07-22T21:07:00Z">
            <w:rPr>
              <w:rFonts w:ascii="IRNazanin" w:hAnsi="IRNazanin" w:cs="IRNazanin"/>
              <w:sz w:val="28"/>
              <w:szCs w:val="28"/>
              <w:rtl/>
            </w:rPr>
          </w:rPrChange>
        </w:rPr>
        <w:t xml:space="preserve">با هم </w:t>
      </w:r>
      <w:r w:rsidR="00831EB2" w:rsidRPr="00457BB8">
        <w:rPr>
          <w:rFonts w:ascii="IRNazanin" w:hAnsi="IRNazanin" w:cs="IRNazanin"/>
          <w:sz w:val="28"/>
          <w:szCs w:val="28"/>
          <w:rtl/>
          <w:rPrChange w:id="3582" w:author="Mohammad Mohammadi" w:date="2025-07-22T21:07:00Z">
            <w:rPr>
              <w:rFonts w:ascii="IRNazanin" w:hAnsi="IRNazanin" w:cs="IRNazanin"/>
              <w:sz w:val="28"/>
              <w:szCs w:val="28"/>
              <w:rtl/>
            </w:rPr>
          </w:rPrChange>
        </w:rPr>
        <w:t xml:space="preserve">دعواهای </w:t>
      </w:r>
      <w:r w:rsidR="00C75610" w:rsidRPr="00457BB8">
        <w:rPr>
          <w:rFonts w:ascii="IRNazanin" w:hAnsi="IRNazanin" w:cs="IRNazanin"/>
          <w:sz w:val="28"/>
          <w:szCs w:val="28"/>
          <w:rtl/>
          <w:rPrChange w:id="3583" w:author="Mohammad Mohammadi" w:date="2025-07-22T21:07:00Z">
            <w:rPr>
              <w:rFonts w:ascii="IRNazanin" w:hAnsi="IRNazanin" w:cs="IRNazanin"/>
              <w:sz w:val="28"/>
              <w:szCs w:val="28"/>
              <w:rtl/>
            </w:rPr>
          </w:rPrChange>
        </w:rPr>
        <w:t>سختی</w:t>
      </w:r>
      <w:r w:rsidR="00831EB2" w:rsidRPr="00457BB8">
        <w:rPr>
          <w:rFonts w:ascii="IRNazanin" w:hAnsi="IRNazanin" w:cs="IRNazanin"/>
          <w:sz w:val="28"/>
          <w:szCs w:val="28"/>
          <w:rtl/>
          <w:rPrChange w:id="3584" w:author="Mohammad Mohammadi" w:date="2025-07-22T21:07:00Z">
            <w:rPr>
              <w:rFonts w:ascii="IRNazanin" w:hAnsi="IRNazanin" w:cs="IRNazanin"/>
              <w:sz w:val="28"/>
              <w:szCs w:val="28"/>
              <w:rtl/>
            </w:rPr>
          </w:rPrChange>
        </w:rPr>
        <w:t xml:space="preserve"> </w:t>
      </w:r>
      <w:r w:rsidR="00C75610" w:rsidRPr="00457BB8">
        <w:rPr>
          <w:rFonts w:ascii="IRNazanin" w:hAnsi="IRNazanin" w:cs="IRNazanin"/>
          <w:sz w:val="28"/>
          <w:szCs w:val="28"/>
          <w:rtl/>
          <w:rPrChange w:id="3585" w:author="Mohammad Mohammadi" w:date="2025-07-22T21:07:00Z">
            <w:rPr>
              <w:rFonts w:ascii="IRNazanin" w:hAnsi="IRNazanin" w:cs="IRNazanin"/>
              <w:sz w:val="28"/>
              <w:szCs w:val="28"/>
              <w:rtl/>
            </w:rPr>
          </w:rPrChange>
        </w:rPr>
        <w:t>می‌کردند</w:t>
      </w:r>
      <w:r w:rsidR="00C75610" w:rsidRPr="00457BB8">
        <w:rPr>
          <w:rFonts w:ascii="IRNazanin" w:hAnsi="IRNazanin" w:cs="IRNazanin"/>
          <w:sz w:val="28"/>
          <w:szCs w:val="28"/>
          <w:rtl/>
          <w:lang w:bidi="fa-IR"/>
          <w:rPrChange w:id="3586" w:author="Mohammad Mohammadi" w:date="2025-07-22T21:07:00Z">
            <w:rPr>
              <w:rFonts w:ascii="IRNazanin" w:hAnsi="IRNazanin" w:cs="IRNazanin"/>
              <w:sz w:val="28"/>
              <w:szCs w:val="28"/>
              <w:rtl/>
              <w:lang w:bidi="fa-IR"/>
            </w:rPr>
          </w:rPrChange>
        </w:rPr>
        <w:t>.</w:t>
      </w:r>
    </w:p>
    <w:p w14:paraId="3335BCD8" w14:textId="2A978353" w:rsidR="009364BC" w:rsidRPr="0051607A" w:rsidRDefault="00831EB2" w:rsidP="00D96B7B">
      <w:pPr>
        <w:bidi/>
        <w:jc w:val="both"/>
        <w:rPr>
          <w:rFonts w:ascii="IRNazanin" w:hAnsi="IRNazanin" w:cs="IRNazanin"/>
          <w:sz w:val="28"/>
          <w:szCs w:val="28"/>
          <w:lang w:bidi="fa-IR"/>
        </w:rPr>
      </w:pPr>
      <w:r w:rsidRPr="00457BB8">
        <w:rPr>
          <w:rFonts w:ascii="IRNazanin" w:hAnsi="IRNazanin" w:cs="IRNazanin"/>
          <w:sz w:val="28"/>
          <w:szCs w:val="28"/>
          <w:rtl/>
          <w:rPrChange w:id="3587" w:author="Mohammad Mohammadi" w:date="2025-07-22T21:07:00Z">
            <w:rPr>
              <w:rFonts w:ascii="IRNazanin" w:hAnsi="IRNazanin" w:cs="IRNazanin"/>
              <w:sz w:val="28"/>
              <w:szCs w:val="28"/>
              <w:rtl/>
            </w:rPr>
          </w:rPrChange>
        </w:rPr>
        <w:t>من و پاکیزه هرگز دعوا نکرده‌ایم، حوصله‌اش را ندارم</w:t>
      </w:r>
      <w:r w:rsidR="00F06E1C" w:rsidRPr="00457BB8">
        <w:rPr>
          <w:rFonts w:ascii="IRNazanin" w:hAnsi="IRNazanin" w:cs="IRNazanin"/>
          <w:sz w:val="28"/>
          <w:szCs w:val="28"/>
          <w:rtl/>
          <w:rPrChange w:id="3588"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89" w:author="Mohammad Mohammadi" w:date="2025-07-22T21:07:00Z">
            <w:rPr>
              <w:rFonts w:ascii="IRNazanin" w:hAnsi="IRNazanin" w:cs="IRNazanin"/>
              <w:sz w:val="28"/>
              <w:szCs w:val="28"/>
              <w:rtl/>
            </w:rPr>
          </w:rPrChange>
        </w:rPr>
        <w:t xml:space="preserve"> هرگز صدایم را </w:t>
      </w:r>
      <w:r w:rsidR="005B6150" w:rsidRPr="00457BB8">
        <w:rPr>
          <w:rFonts w:ascii="IRNazanin" w:hAnsi="IRNazanin" w:cs="IRNazanin"/>
          <w:sz w:val="28"/>
          <w:szCs w:val="28"/>
          <w:rtl/>
          <w:rPrChange w:id="3590" w:author="Mohammad Mohammadi" w:date="2025-07-22T21:07:00Z">
            <w:rPr>
              <w:rFonts w:ascii="IRNazanin" w:hAnsi="IRNazanin" w:cs="IRNazanin"/>
              <w:sz w:val="28"/>
              <w:szCs w:val="28"/>
              <w:rtl/>
            </w:rPr>
          </w:rPrChange>
        </w:rPr>
        <w:t>سر</w:t>
      </w:r>
      <w:r w:rsidRPr="00457BB8">
        <w:rPr>
          <w:rFonts w:ascii="IRNazanin" w:hAnsi="IRNazanin" w:cs="IRNazanin"/>
          <w:sz w:val="28"/>
          <w:szCs w:val="28"/>
          <w:rtl/>
          <w:rPrChange w:id="3591" w:author="Mohammad Mohammadi" w:date="2025-07-22T21:07:00Z">
            <w:rPr>
              <w:rFonts w:ascii="IRNazanin" w:hAnsi="IRNazanin" w:cs="IRNazanin"/>
              <w:sz w:val="28"/>
              <w:szCs w:val="28"/>
              <w:rtl/>
            </w:rPr>
          </w:rPrChange>
        </w:rPr>
        <w:t xml:space="preserve"> او بلند نمی‌کنم. برایم مهم نیست که او با </w:t>
      </w:r>
      <w:r w:rsidR="005B6150" w:rsidRPr="00457BB8">
        <w:rPr>
          <w:rFonts w:ascii="IRNazanin" w:hAnsi="IRNazanin" w:cs="IRNazanin"/>
          <w:sz w:val="28"/>
          <w:szCs w:val="28"/>
          <w:rtl/>
          <w:rPrChange w:id="3592" w:author="Mohammad Mohammadi" w:date="2025-07-22T21:07:00Z">
            <w:rPr>
              <w:rFonts w:ascii="IRNazanin" w:hAnsi="IRNazanin" w:cs="IRNazanin"/>
              <w:sz w:val="28"/>
              <w:szCs w:val="28"/>
              <w:rtl/>
            </w:rPr>
          </w:rPrChange>
        </w:rPr>
        <w:t>تومان</w:t>
      </w:r>
      <w:r w:rsidRPr="00457BB8">
        <w:rPr>
          <w:rFonts w:ascii="IRNazanin" w:hAnsi="IRNazanin" w:cs="IRNazanin"/>
          <w:sz w:val="28"/>
          <w:szCs w:val="28"/>
          <w:rtl/>
          <w:rPrChange w:id="3593" w:author="Mohammad Mohammadi" w:date="2025-07-22T21:07:00Z">
            <w:rPr>
              <w:rFonts w:ascii="IRNazanin" w:hAnsi="IRNazanin" w:cs="IRNazanin"/>
              <w:sz w:val="28"/>
              <w:szCs w:val="28"/>
              <w:rtl/>
            </w:rPr>
          </w:rPrChange>
        </w:rPr>
        <w:t xml:space="preserve"> </w:t>
      </w:r>
      <w:r w:rsidR="005B6150" w:rsidRPr="00457BB8">
        <w:rPr>
          <w:rFonts w:ascii="IRNazanin" w:hAnsi="IRNazanin" w:cs="IRNazanin"/>
          <w:sz w:val="28"/>
          <w:szCs w:val="28"/>
          <w:rtl/>
          <w:rPrChange w:id="3594" w:author="Mohammad Mohammadi" w:date="2025-07-22T21:07:00Z">
            <w:rPr>
              <w:rFonts w:ascii="IRNazanin" w:hAnsi="IRNazanin" w:cs="IRNazanin"/>
              <w:sz w:val="28"/>
              <w:szCs w:val="28"/>
              <w:rtl/>
            </w:rPr>
          </w:rPrChange>
        </w:rPr>
        <w:t>می‌خوابد</w:t>
      </w:r>
      <w:r w:rsidRPr="00457BB8">
        <w:rPr>
          <w:rFonts w:ascii="IRNazanin" w:hAnsi="IRNazanin" w:cs="IRNazanin"/>
          <w:sz w:val="28"/>
          <w:szCs w:val="28"/>
          <w:rtl/>
          <w:rPrChange w:id="3595" w:author="Mohammad Mohammadi" w:date="2025-07-22T21:07:00Z">
            <w:rPr>
              <w:rFonts w:ascii="IRNazanin" w:hAnsi="IRNazanin" w:cs="IRNazanin"/>
              <w:sz w:val="28"/>
              <w:szCs w:val="28"/>
              <w:rtl/>
            </w:rPr>
          </w:rPrChange>
        </w:rPr>
        <w:t>. اما کر</w:t>
      </w:r>
      <w:r w:rsidR="00CD4F08" w:rsidRPr="00457BB8">
        <w:rPr>
          <w:rFonts w:ascii="IRNazanin" w:hAnsi="IRNazanin" w:cs="IRNazanin"/>
          <w:sz w:val="28"/>
          <w:szCs w:val="28"/>
          <w:rtl/>
          <w:rPrChange w:id="3596" w:author="Mohammad Mohammadi" w:date="2025-07-22T21:07:00Z">
            <w:rPr>
              <w:rFonts w:ascii="IRNazanin" w:hAnsi="IRNazanin" w:cs="IRNazanin"/>
              <w:sz w:val="28"/>
              <w:szCs w:val="28"/>
              <w:rtl/>
            </w:rPr>
          </w:rPrChange>
        </w:rPr>
        <w:t>ّ</w:t>
      </w:r>
      <w:r w:rsidRPr="00457BB8">
        <w:rPr>
          <w:rFonts w:ascii="IRNazanin" w:hAnsi="IRNazanin" w:cs="IRNazanin"/>
          <w:sz w:val="28"/>
          <w:szCs w:val="28"/>
          <w:rtl/>
          <w:rPrChange w:id="3597" w:author="Mohammad Mohammadi" w:date="2025-07-22T21:07:00Z">
            <w:rPr>
              <w:rFonts w:ascii="IRNazanin" w:hAnsi="IRNazanin" w:cs="IRNazanin"/>
              <w:sz w:val="28"/>
              <w:szCs w:val="28"/>
              <w:rtl/>
            </w:rPr>
          </w:rPrChange>
        </w:rPr>
        <w:t xml:space="preserve">ار تمام عمرش در مشکل بود؛ او </w:t>
      </w:r>
      <w:r w:rsidR="00CD4F08" w:rsidRPr="00457BB8">
        <w:rPr>
          <w:rFonts w:ascii="IRNazanin" w:hAnsi="IRNazanin" w:cs="IRNazanin"/>
          <w:sz w:val="28"/>
          <w:szCs w:val="28"/>
          <w:rtl/>
          <w:rPrChange w:id="3598" w:author="Mohammad Mohammadi" w:date="2025-07-22T21:07:00Z">
            <w:rPr>
              <w:rFonts w:ascii="IRNazanin" w:hAnsi="IRNazanin" w:cs="IRNazanin"/>
              <w:sz w:val="28"/>
              <w:szCs w:val="28"/>
              <w:rtl/>
            </w:rPr>
          </w:rPrChange>
        </w:rPr>
        <w:t xml:space="preserve">با تهدید به خودکشی </w:t>
      </w:r>
      <w:r w:rsidRPr="00457BB8">
        <w:rPr>
          <w:rFonts w:ascii="IRNazanin" w:hAnsi="IRNazanin" w:cs="IRNazanin"/>
          <w:sz w:val="28"/>
          <w:szCs w:val="28"/>
          <w:rtl/>
          <w:rPrChange w:id="3599" w:author="Mohammad Mohammadi" w:date="2025-07-22T21:07:00Z">
            <w:rPr>
              <w:rFonts w:ascii="IRNazanin" w:hAnsi="IRNazanin" w:cs="IRNazanin"/>
              <w:sz w:val="28"/>
              <w:szCs w:val="28"/>
              <w:rtl/>
            </w:rPr>
          </w:rPrChange>
        </w:rPr>
        <w:t xml:space="preserve">برادرم را </w:t>
      </w:r>
      <w:r w:rsidR="00CD4F08" w:rsidRPr="00457BB8">
        <w:rPr>
          <w:rFonts w:ascii="IRNazanin" w:hAnsi="IRNazanin" w:cs="IRNazanin"/>
          <w:sz w:val="28"/>
          <w:szCs w:val="28"/>
          <w:rtl/>
          <w:rPrChange w:id="3600" w:author="Mohammad Mohammadi" w:date="2025-07-22T21:07:00Z">
            <w:rPr>
              <w:rFonts w:ascii="IRNazanin" w:hAnsi="IRNazanin" w:cs="IRNazanin"/>
              <w:sz w:val="28"/>
              <w:szCs w:val="28"/>
              <w:rtl/>
            </w:rPr>
          </w:rPrChange>
        </w:rPr>
        <w:t>جان به لب کرد</w:t>
      </w:r>
      <w:r w:rsidRPr="00457BB8">
        <w:rPr>
          <w:rFonts w:ascii="IRNazanin" w:hAnsi="IRNazanin" w:cs="IRNazanin"/>
          <w:sz w:val="28"/>
          <w:szCs w:val="28"/>
          <w:rtl/>
          <w:rPrChange w:id="3601" w:author="Mohammad Mohammadi" w:date="2025-07-22T21:07:00Z">
            <w:rPr>
              <w:rFonts w:ascii="IRNazanin" w:hAnsi="IRNazanin" w:cs="IRNazanin"/>
              <w:sz w:val="28"/>
              <w:szCs w:val="28"/>
              <w:rtl/>
            </w:rPr>
          </w:rPrChange>
        </w:rPr>
        <w:t xml:space="preserve">. </w:t>
      </w:r>
      <w:r w:rsidR="00CD4F08" w:rsidRPr="00457BB8">
        <w:rPr>
          <w:rFonts w:ascii="IRNazanin" w:hAnsi="IRNazanin" w:cs="IRNazanin"/>
          <w:sz w:val="28"/>
          <w:szCs w:val="28"/>
          <w:rtl/>
          <w:rPrChange w:id="3602" w:author="Mohammad Mohammadi" w:date="2025-07-22T21:07:00Z">
            <w:rPr>
              <w:rFonts w:ascii="IRNazanin" w:hAnsi="IRNazanin" w:cs="IRNazanin"/>
              <w:sz w:val="28"/>
              <w:szCs w:val="28"/>
              <w:rtl/>
            </w:rPr>
          </w:rPrChange>
        </w:rPr>
        <w:t xml:space="preserve">برادرم </w:t>
      </w:r>
      <w:r w:rsidRPr="00457BB8">
        <w:rPr>
          <w:rFonts w:ascii="IRNazanin" w:hAnsi="IRNazanin" w:cs="IRNazanin"/>
          <w:sz w:val="28"/>
          <w:szCs w:val="28"/>
          <w:rtl/>
          <w:rPrChange w:id="3603" w:author="Mohammad Mohammadi" w:date="2025-07-22T21:07:00Z">
            <w:rPr>
              <w:rFonts w:ascii="IRNazanin" w:hAnsi="IRNazanin" w:cs="IRNazanin"/>
              <w:sz w:val="28"/>
              <w:szCs w:val="28"/>
              <w:rtl/>
            </w:rPr>
          </w:rPrChange>
        </w:rPr>
        <w:t xml:space="preserve">را سرزنش می‌کرد، وسایل </w:t>
      </w:r>
      <w:r w:rsidR="00CD4F08" w:rsidRPr="00457BB8">
        <w:rPr>
          <w:rFonts w:ascii="IRNazanin" w:hAnsi="IRNazanin" w:cs="IRNazanin"/>
          <w:sz w:val="28"/>
          <w:szCs w:val="28"/>
          <w:rtl/>
          <w:rPrChange w:id="3604" w:author="Mohammad Mohammadi" w:date="2025-07-22T21:07:00Z">
            <w:rPr>
              <w:rFonts w:ascii="IRNazanin" w:hAnsi="IRNazanin" w:cs="IRNazanin"/>
              <w:sz w:val="28"/>
              <w:szCs w:val="28"/>
              <w:rtl/>
            </w:rPr>
          </w:rPrChange>
        </w:rPr>
        <w:t xml:space="preserve">هم‌باغش </w:t>
      </w:r>
      <w:r w:rsidRPr="00457BB8">
        <w:rPr>
          <w:rFonts w:ascii="IRNazanin" w:hAnsi="IRNazanin" w:cs="IRNazanin"/>
          <w:sz w:val="28"/>
          <w:szCs w:val="28"/>
          <w:rtl/>
          <w:rPrChange w:id="3605" w:author="Mohammad Mohammadi" w:date="2025-07-22T21:07:00Z">
            <w:rPr>
              <w:rFonts w:ascii="IRNazanin" w:hAnsi="IRNazanin" w:cs="IRNazanin"/>
              <w:sz w:val="28"/>
              <w:szCs w:val="28"/>
              <w:rtl/>
            </w:rPr>
          </w:rPrChange>
        </w:rPr>
        <w:t xml:space="preserve">را </w:t>
      </w:r>
      <w:r w:rsidR="00CD4F08" w:rsidRPr="00457BB8">
        <w:rPr>
          <w:rFonts w:ascii="IRNazanin" w:hAnsi="IRNazanin" w:cs="IRNazanin"/>
          <w:sz w:val="28"/>
          <w:szCs w:val="28"/>
          <w:rtl/>
          <w:rPrChange w:id="3606" w:author="Mohammad Mohammadi" w:date="2025-07-22T21:07:00Z">
            <w:rPr>
              <w:rFonts w:ascii="IRNazanin" w:hAnsi="IRNazanin" w:cs="IRNazanin"/>
              <w:sz w:val="28"/>
              <w:szCs w:val="28"/>
              <w:rtl/>
            </w:rPr>
          </w:rPrChange>
        </w:rPr>
        <w:t xml:space="preserve">هر سو </w:t>
      </w:r>
      <w:r w:rsidR="00F06E1C" w:rsidRPr="00457BB8">
        <w:rPr>
          <w:rFonts w:ascii="IRNazanin" w:hAnsi="IRNazanin" w:cs="IRNazanin" w:hint="cs"/>
          <w:sz w:val="28"/>
          <w:szCs w:val="28"/>
          <w:rtl/>
          <w:rPrChange w:id="3607" w:author="Mohammad Mohammadi" w:date="2025-07-22T21:07:00Z">
            <w:rPr>
              <w:rFonts w:ascii="IRNazanin" w:hAnsi="IRNazanin" w:cs="IRNazanin" w:hint="cs"/>
              <w:sz w:val="28"/>
              <w:szCs w:val="28"/>
              <w:rtl/>
            </w:rPr>
          </w:rPrChange>
        </w:rPr>
        <w:t>می‌انداخت</w:t>
      </w:r>
      <w:r w:rsidRPr="00457BB8">
        <w:rPr>
          <w:rFonts w:ascii="IRNazanin" w:hAnsi="IRNazanin" w:cs="IRNazanin"/>
          <w:sz w:val="28"/>
          <w:szCs w:val="28"/>
          <w:rtl/>
          <w:rPrChange w:id="3608" w:author="Mohammad Mohammadi" w:date="2025-07-22T21:07:00Z">
            <w:rPr>
              <w:rFonts w:ascii="IRNazanin" w:hAnsi="IRNazanin" w:cs="IRNazanin"/>
              <w:sz w:val="28"/>
              <w:szCs w:val="28"/>
              <w:rtl/>
            </w:rPr>
          </w:rPrChange>
        </w:rPr>
        <w:t>، و وقتی پسرخوانده‌اش می‌خواست بخوابد، او را بلند می‌کرد و به اطراف پرت می‌کرد. همه یکجا می‌خوابیدند</w:t>
      </w:r>
      <w:r w:rsidR="00CD4F08" w:rsidRPr="00457BB8">
        <w:rPr>
          <w:rFonts w:ascii="IRNazanin" w:hAnsi="IRNazanin" w:cs="IRNazanin"/>
          <w:sz w:val="28"/>
          <w:szCs w:val="28"/>
          <w:rtl/>
          <w:rPrChange w:id="3609" w:author="Mohammad Mohammadi" w:date="2025-07-22T21:07:00Z">
            <w:rPr>
              <w:rFonts w:ascii="IRNazanin" w:hAnsi="IRNazanin" w:cs="IRNazanin"/>
              <w:sz w:val="28"/>
              <w:szCs w:val="28"/>
              <w:rtl/>
            </w:rPr>
          </w:rPrChange>
        </w:rPr>
        <w:t xml:space="preserve">. </w:t>
      </w:r>
      <w:r w:rsidRPr="00457BB8">
        <w:rPr>
          <w:rFonts w:ascii="IRNazanin" w:hAnsi="IRNazanin" w:cs="IRNazanin"/>
          <w:sz w:val="28"/>
          <w:szCs w:val="28"/>
          <w:rtl/>
          <w:rPrChange w:id="3610" w:author="Mohammad Mohammadi" w:date="2025-07-22T21:07:00Z">
            <w:rPr>
              <w:rFonts w:ascii="IRNazanin" w:hAnsi="IRNazanin" w:cs="IRNazanin"/>
              <w:sz w:val="28"/>
              <w:szCs w:val="28"/>
              <w:rtl/>
            </w:rPr>
          </w:rPrChange>
        </w:rPr>
        <w:t>و</w:t>
      </w:r>
      <w:r w:rsidR="00CD4F08" w:rsidRPr="00457BB8">
        <w:rPr>
          <w:rFonts w:ascii="IRNazanin" w:hAnsi="IRNazanin" w:cs="IRNazanin"/>
          <w:sz w:val="28"/>
          <w:szCs w:val="28"/>
          <w:rtl/>
          <w:rPrChange w:id="3611" w:author="Mohammad Mohammadi" w:date="2025-07-22T21:07:00Z">
            <w:rPr>
              <w:rFonts w:ascii="IRNazanin" w:hAnsi="IRNazanin" w:cs="IRNazanin"/>
              <w:sz w:val="28"/>
              <w:szCs w:val="28"/>
              <w:rtl/>
            </w:rPr>
          </w:rPrChange>
        </w:rPr>
        <w:t>لی</w:t>
      </w:r>
      <w:r w:rsidRPr="00457BB8">
        <w:rPr>
          <w:rFonts w:ascii="IRNazanin" w:hAnsi="IRNazanin" w:cs="IRNazanin"/>
          <w:sz w:val="28"/>
          <w:szCs w:val="28"/>
          <w:rtl/>
          <w:rPrChange w:id="3612" w:author="Mohammad Mohammadi" w:date="2025-07-22T21:07:00Z">
            <w:rPr>
              <w:rFonts w:ascii="IRNazanin" w:hAnsi="IRNazanin" w:cs="IRNazanin"/>
              <w:sz w:val="28"/>
              <w:szCs w:val="28"/>
              <w:rtl/>
            </w:rPr>
          </w:rPrChange>
        </w:rPr>
        <w:t xml:space="preserve"> وقتی مردی </w:t>
      </w:r>
      <w:r w:rsidR="00CD4F08" w:rsidRPr="00457BB8">
        <w:rPr>
          <w:rFonts w:ascii="IRNazanin" w:hAnsi="IRNazanin" w:cs="IRNazanin"/>
          <w:sz w:val="28"/>
          <w:szCs w:val="28"/>
          <w:rtl/>
          <w:rPrChange w:id="3613" w:author="Mohammad Mohammadi" w:date="2025-07-22T21:07:00Z">
            <w:rPr>
              <w:rFonts w:ascii="IRNazanin" w:hAnsi="IRNazanin" w:cs="IRNazanin"/>
              <w:sz w:val="28"/>
              <w:szCs w:val="28"/>
              <w:rtl/>
            </w:rPr>
          </w:rPrChange>
        </w:rPr>
        <w:t xml:space="preserve">زن </w:t>
      </w:r>
      <w:r w:rsidRPr="00457BB8">
        <w:rPr>
          <w:rFonts w:ascii="IRNazanin" w:hAnsi="IRNazanin" w:cs="IRNazanin"/>
          <w:sz w:val="28"/>
          <w:szCs w:val="28"/>
          <w:rtl/>
          <w:rPrChange w:id="3614" w:author="Mohammad Mohammadi" w:date="2025-07-22T21:07:00Z">
            <w:rPr>
              <w:rFonts w:ascii="IRNazanin" w:hAnsi="IRNazanin" w:cs="IRNazanin"/>
              <w:sz w:val="28"/>
              <w:szCs w:val="28"/>
              <w:rtl/>
            </w:rPr>
          </w:rPrChange>
        </w:rPr>
        <w:t xml:space="preserve">دوم می‌گیرد، نباید چنین کند. </w:t>
      </w:r>
      <w:r w:rsidR="00C85BF4" w:rsidRPr="00457BB8">
        <w:rPr>
          <w:rFonts w:ascii="IRNazanin" w:hAnsi="IRNazanin" w:cs="IRNazanin" w:hint="cs"/>
          <w:sz w:val="28"/>
          <w:szCs w:val="28"/>
          <w:rtl/>
          <w:rPrChange w:id="3615" w:author="Mohammad Mohammadi" w:date="2025-07-22T21:07:00Z">
            <w:rPr>
              <w:rFonts w:ascii="IRNazanin" w:hAnsi="IRNazanin" w:cs="IRNazanin" w:hint="cs"/>
              <w:sz w:val="28"/>
              <w:szCs w:val="28"/>
              <w:rtl/>
            </w:rPr>
          </w:rPrChange>
        </w:rPr>
        <w:t>وگرنه</w:t>
      </w:r>
      <w:r w:rsidR="00C85BF4" w:rsidRPr="00457BB8">
        <w:rPr>
          <w:rFonts w:ascii="IRNazanin" w:hAnsi="IRNazanin" w:cs="IRNazanin"/>
          <w:sz w:val="28"/>
          <w:szCs w:val="28"/>
          <w:rtl/>
          <w:rPrChange w:id="3616" w:author="Mohammad Mohammadi" w:date="2025-07-22T21:07:00Z">
            <w:rPr>
              <w:rFonts w:ascii="IRNazanin" w:hAnsi="IRNazanin" w:cs="IRNazanin"/>
              <w:sz w:val="28"/>
              <w:szCs w:val="28"/>
              <w:rtl/>
            </w:rPr>
          </w:rPrChange>
        </w:rPr>
        <w:t xml:space="preserve"> </w:t>
      </w:r>
      <w:r w:rsidR="002C5618" w:rsidRPr="00457BB8">
        <w:rPr>
          <w:rFonts w:ascii="IRNazanin" w:hAnsi="IRNazanin" w:cs="IRNazanin"/>
          <w:sz w:val="28"/>
          <w:szCs w:val="28"/>
          <w:rtl/>
          <w:rPrChange w:id="3617" w:author="Mohammad Mohammadi" w:date="2025-07-22T21:07:00Z">
            <w:rPr>
              <w:rFonts w:ascii="IRNazanin" w:hAnsi="IRNazanin" w:cs="IRNazanin"/>
              <w:sz w:val="28"/>
              <w:szCs w:val="28"/>
              <w:rtl/>
            </w:rPr>
          </w:rPrChange>
        </w:rPr>
        <w:t>باید</w:t>
      </w:r>
      <w:r w:rsidR="00B96111" w:rsidRPr="00457BB8">
        <w:rPr>
          <w:rFonts w:ascii="IRNazanin" w:hAnsi="IRNazanin" w:cs="IRNazanin"/>
          <w:sz w:val="28"/>
          <w:szCs w:val="28"/>
          <w:rtl/>
          <w:rPrChange w:id="3618" w:author="Mohammad Mohammadi" w:date="2025-07-22T21:07:00Z">
            <w:rPr>
              <w:rFonts w:ascii="IRNazanin" w:hAnsi="IRNazanin" w:cs="IRNazanin"/>
              <w:sz w:val="28"/>
              <w:szCs w:val="28"/>
              <w:rtl/>
            </w:rPr>
          </w:rPrChange>
        </w:rPr>
        <w:t xml:space="preserve"> منتظر</w:t>
      </w:r>
      <w:r w:rsidRPr="00457BB8">
        <w:rPr>
          <w:rFonts w:ascii="IRNazanin" w:hAnsi="IRNazanin" w:cs="IRNazanin"/>
          <w:sz w:val="28"/>
          <w:szCs w:val="28"/>
          <w:rtl/>
          <w:rPrChange w:id="3619" w:author="Mohammad Mohammadi" w:date="2025-07-22T21:07:00Z">
            <w:rPr>
              <w:rFonts w:ascii="IRNazanin" w:hAnsi="IRNazanin" w:cs="IRNazanin"/>
              <w:sz w:val="28"/>
              <w:szCs w:val="28"/>
              <w:rtl/>
            </w:rPr>
          </w:rPrChange>
        </w:rPr>
        <w:t xml:space="preserve"> همین </w:t>
      </w:r>
      <w:r w:rsidR="002C5618" w:rsidRPr="00457BB8">
        <w:rPr>
          <w:rFonts w:ascii="IRNazanin" w:hAnsi="IRNazanin" w:cs="IRNazanin"/>
          <w:sz w:val="28"/>
          <w:szCs w:val="28"/>
          <w:rtl/>
          <w:rPrChange w:id="3620" w:author="Mohammad Mohammadi" w:date="2025-07-22T21:07:00Z">
            <w:rPr>
              <w:rFonts w:ascii="IRNazanin" w:hAnsi="IRNazanin" w:cs="IRNazanin"/>
              <w:sz w:val="28"/>
              <w:szCs w:val="28"/>
              <w:rtl/>
            </w:rPr>
          </w:rPrChange>
        </w:rPr>
        <w:t xml:space="preserve">وضعیت </w:t>
      </w:r>
      <w:r w:rsidRPr="00457BB8">
        <w:rPr>
          <w:rFonts w:ascii="IRNazanin" w:hAnsi="IRNazanin" w:cs="IRNazanin"/>
          <w:sz w:val="28"/>
          <w:szCs w:val="28"/>
          <w:rtl/>
          <w:rPrChange w:id="3621" w:author="Mohammad Mohammadi" w:date="2025-07-22T21:07:00Z">
            <w:rPr>
              <w:rFonts w:ascii="IRNazanin" w:hAnsi="IRNazanin" w:cs="IRNazanin"/>
              <w:sz w:val="28"/>
              <w:szCs w:val="28"/>
              <w:rtl/>
            </w:rPr>
          </w:rPrChange>
        </w:rPr>
        <w:t>باش</w:t>
      </w:r>
      <w:r w:rsidR="007F4F7E" w:rsidRPr="00457BB8">
        <w:rPr>
          <w:rFonts w:ascii="IRNazanin" w:hAnsi="IRNazanin" w:cs="IRNazanin"/>
          <w:sz w:val="28"/>
          <w:szCs w:val="28"/>
          <w:rtl/>
          <w:lang w:bidi="fa-IR"/>
          <w:rPrChange w:id="3622" w:author="Mohammad Mohammadi" w:date="2025-07-22T21:07:00Z">
            <w:rPr>
              <w:rFonts w:ascii="IRNazanin" w:hAnsi="IRNazanin" w:cs="IRNazanin"/>
              <w:sz w:val="28"/>
              <w:szCs w:val="28"/>
              <w:rtl/>
              <w:lang w:bidi="fa-IR"/>
            </w:rPr>
          </w:rPrChange>
        </w:rPr>
        <w:t>د</w:t>
      </w:r>
      <w:r w:rsidR="00D96B7B" w:rsidRPr="00457BB8">
        <w:rPr>
          <w:rFonts w:ascii="IRNazanin" w:hAnsi="IRNazanin" w:cs="IRNazanin"/>
          <w:sz w:val="28"/>
          <w:szCs w:val="28"/>
          <w:rtl/>
          <w:lang w:bidi="fa-IR"/>
          <w:rPrChange w:id="3623" w:author="Mohammad Mohammadi" w:date="2025-07-22T21:07:00Z">
            <w:rPr>
              <w:rFonts w:ascii="IRNazanin" w:hAnsi="IRNazanin" w:cs="IRNazanin"/>
              <w:sz w:val="28"/>
              <w:szCs w:val="28"/>
              <w:rtl/>
              <w:lang w:bidi="fa-IR"/>
            </w:rPr>
          </w:rPrChange>
        </w:rPr>
        <w:t>.</w:t>
      </w:r>
    </w:p>
    <w:sectPr w:rsidR="009364BC" w:rsidRPr="0051607A">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28667" w14:textId="77777777" w:rsidR="00E91363" w:rsidRDefault="00E91363" w:rsidP="002C623B">
      <w:pPr>
        <w:spacing w:after="0" w:line="240" w:lineRule="auto"/>
      </w:pPr>
      <w:r>
        <w:separator/>
      </w:r>
    </w:p>
  </w:endnote>
  <w:endnote w:type="continuationSeparator" w:id="0">
    <w:p w14:paraId="097BB836" w14:textId="77777777" w:rsidR="00E91363" w:rsidRDefault="00E91363" w:rsidP="002C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RNazanin">
    <w:panose1 w:val="02000506000000020002"/>
    <w:charset w:val="00"/>
    <w:family w:val="auto"/>
    <w:pitch w:val="variable"/>
    <w:sig w:usb0="21002A87" w:usb1="00000000" w:usb2="00000000"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3624" w:author="Saeedi, Faiza" w:date="2025-06-05T23:07:00Z"/>
  <w:sdt>
    <w:sdtPr>
      <w:rPr>
        <w:rStyle w:val="PageNumber"/>
      </w:rPr>
      <w:id w:val="-929192142"/>
      <w:docPartObj>
        <w:docPartGallery w:val="Page Numbers (Bottom of Page)"/>
        <w:docPartUnique/>
      </w:docPartObj>
    </w:sdtPr>
    <w:sdtContent>
      <w:customXmlInsRangeEnd w:id="3624"/>
      <w:p w14:paraId="4EDB4BB1" w14:textId="14A32B78" w:rsidR="00470FFF" w:rsidRDefault="00470FFF" w:rsidP="009007F5">
        <w:pPr>
          <w:pStyle w:val="Footer"/>
          <w:framePr w:wrap="none" w:vAnchor="text" w:hAnchor="margin" w:xAlign="right" w:y="1"/>
          <w:rPr>
            <w:ins w:id="3625" w:author="Saeedi, Faiza" w:date="2025-06-05T23:07:00Z"/>
            <w:rStyle w:val="PageNumber"/>
          </w:rPr>
        </w:pPr>
        <w:ins w:id="3626" w:author="Saeedi, Faiza" w:date="2025-06-05T23:07:00Z">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ins>
      </w:p>
      <w:customXmlInsRangeStart w:id="3627" w:author="Saeedi, Faiza" w:date="2025-06-05T23:07:00Z"/>
    </w:sdtContent>
  </w:sdt>
  <w:customXmlInsRangeEnd w:id="3627"/>
  <w:p w14:paraId="32DFCD7F" w14:textId="77777777" w:rsidR="00470FFF" w:rsidRDefault="00470FFF">
    <w:pPr>
      <w:pStyle w:val="Footer"/>
      <w:ind w:right="360"/>
      <w:pPrChange w:id="3628" w:author="Saeedi, Faiza" w:date="2025-06-05T23:07: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3629" w:author="Saeedi, Faiza" w:date="2025-06-05T23:07:00Z"/>
  <w:sdt>
    <w:sdtPr>
      <w:rPr>
        <w:rStyle w:val="PageNumber"/>
      </w:rPr>
      <w:id w:val="9877362"/>
      <w:docPartObj>
        <w:docPartGallery w:val="Page Numbers (Bottom of Page)"/>
        <w:docPartUnique/>
      </w:docPartObj>
    </w:sdtPr>
    <w:sdtContent>
      <w:customXmlInsRangeEnd w:id="3629"/>
      <w:p w14:paraId="63FF77AE" w14:textId="7ED62C99" w:rsidR="00470FFF" w:rsidRDefault="00470FFF" w:rsidP="009007F5">
        <w:pPr>
          <w:pStyle w:val="Footer"/>
          <w:framePr w:wrap="none" w:vAnchor="text" w:hAnchor="margin" w:xAlign="right" w:y="1"/>
          <w:rPr>
            <w:ins w:id="3630" w:author="Saeedi, Faiza" w:date="2025-06-05T23:07:00Z"/>
            <w:rStyle w:val="PageNumber"/>
          </w:rPr>
        </w:pPr>
        <w:ins w:id="3631" w:author="Saeedi, Faiza" w:date="2025-06-05T23:07:00Z">
          <w:r>
            <w:rPr>
              <w:rStyle w:val="PageNumber"/>
            </w:rPr>
            <w:fldChar w:fldCharType="begin"/>
          </w:r>
          <w:r>
            <w:rPr>
              <w:rStyle w:val="PageNumber"/>
            </w:rPr>
            <w:instrText xml:space="preserve"> PAGE </w:instrText>
          </w:r>
          <w:r>
            <w:rPr>
              <w:rStyle w:val="PageNumber"/>
            </w:rPr>
            <w:fldChar w:fldCharType="separate"/>
          </w:r>
        </w:ins>
        <w:r>
          <w:rPr>
            <w:rStyle w:val="PageNumber"/>
            <w:noProof/>
          </w:rPr>
          <w:t>2</w:t>
        </w:r>
        <w:ins w:id="3632" w:author="Saeedi, Faiza" w:date="2025-06-05T23:07:00Z">
          <w:r>
            <w:rPr>
              <w:rStyle w:val="PageNumber"/>
            </w:rPr>
            <w:fldChar w:fldCharType="end"/>
          </w:r>
        </w:ins>
      </w:p>
      <w:customXmlInsRangeStart w:id="3633" w:author="Saeedi, Faiza" w:date="2025-06-05T23:07:00Z"/>
    </w:sdtContent>
  </w:sdt>
  <w:customXmlInsRangeEnd w:id="3633"/>
  <w:p w14:paraId="420C1146" w14:textId="77777777" w:rsidR="00470FFF" w:rsidRDefault="00470FFF">
    <w:pPr>
      <w:pStyle w:val="Footer"/>
      <w:ind w:right="360"/>
      <w:pPrChange w:id="3634" w:author="Saeedi, Faiza" w:date="2025-06-05T23:07: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209C2" w14:textId="77777777" w:rsidR="00E91363" w:rsidRDefault="00E91363" w:rsidP="002C623B">
      <w:pPr>
        <w:spacing w:after="0" w:line="240" w:lineRule="auto"/>
      </w:pPr>
      <w:r>
        <w:separator/>
      </w:r>
    </w:p>
  </w:footnote>
  <w:footnote w:type="continuationSeparator" w:id="0">
    <w:p w14:paraId="037F7BB1" w14:textId="77777777" w:rsidR="00E91363" w:rsidRDefault="00E91363" w:rsidP="002C623B">
      <w:pPr>
        <w:spacing w:after="0" w:line="240" w:lineRule="auto"/>
      </w:pPr>
      <w:r>
        <w:continuationSeparator/>
      </w:r>
    </w:p>
  </w:footnote>
  <w:footnote w:id="1">
    <w:p w14:paraId="3BBB5A06" w14:textId="647CEB7F" w:rsidR="002C623B" w:rsidRPr="002C623B" w:rsidRDefault="002C623B" w:rsidP="002C623B">
      <w:pPr>
        <w:pStyle w:val="FootnoteText"/>
        <w:rPr>
          <w:rtl/>
          <w:lang w:bidi="fa-IR"/>
        </w:rPr>
      </w:pPr>
      <w:r w:rsidRPr="002C623B">
        <w:rPr>
          <w:rStyle w:val="FootnoteReference"/>
          <w:vertAlign w:val="baseline"/>
        </w:rPr>
        <w:footnoteRef/>
      </w:r>
      <w:r>
        <w:t xml:space="preserve">. </w:t>
      </w:r>
      <w:ins w:id="166" w:author="Saeedi, Faiza" w:date="2025-07-01T10:09:00Z">
        <w:r w:rsidR="00035307">
          <w:t>A</w:t>
        </w:r>
      </w:ins>
      <w:del w:id="167" w:author="Saeedi, Faiza" w:date="2025-07-01T10:09:00Z">
        <w:r w:rsidRPr="002C623B" w:rsidDel="00035307">
          <w:delText>a</w:delText>
        </w:r>
      </w:del>
      <w:r w:rsidRPr="002C623B">
        <w:t xml:space="preserve">uto-ethnography  </w:t>
      </w:r>
    </w:p>
  </w:footnote>
  <w:footnote w:id="2">
    <w:p w14:paraId="228C5DED" w14:textId="07ED0D8A" w:rsidR="00BD10F0" w:rsidRPr="00650386" w:rsidRDefault="00BD10F0">
      <w:pPr>
        <w:pStyle w:val="FootnoteText"/>
        <w:rPr>
          <w:rFonts w:ascii="Calibri" w:hAnsi="Calibri" w:cs="Calibri"/>
          <w:sz w:val="21"/>
          <w:szCs w:val="21"/>
          <w:rPrChange w:id="342" w:author="Saeedi, Faiza" w:date="2025-07-01T10:43:00Z">
            <w:rPr/>
          </w:rPrChange>
        </w:rPr>
      </w:pPr>
      <w:ins w:id="343" w:author="Saeedi, Faiza" w:date="2025-06-29T22:24:00Z">
        <w:r w:rsidRPr="00650386">
          <w:rPr>
            <w:rStyle w:val="FootnoteReference"/>
            <w:rFonts w:ascii="Calibri" w:hAnsi="Calibri" w:cs="Calibri"/>
            <w:sz w:val="21"/>
            <w:szCs w:val="21"/>
            <w:rPrChange w:id="344" w:author="Saeedi, Faiza" w:date="2025-07-01T10:43:00Z">
              <w:rPr>
                <w:rStyle w:val="FootnoteReference"/>
              </w:rPr>
            </w:rPrChange>
          </w:rPr>
          <w:footnoteRef/>
        </w:r>
        <w:r w:rsidRPr="00650386">
          <w:rPr>
            <w:rFonts w:ascii="Calibri" w:hAnsi="Calibri" w:cs="Calibri"/>
            <w:sz w:val="21"/>
            <w:szCs w:val="21"/>
            <w:rPrChange w:id="345" w:author="Saeedi, Faiza" w:date="2025-07-01T10:43:00Z">
              <w:rPr/>
            </w:rPrChange>
          </w:rPr>
          <w:t xml:space="preserve"> Bartered Brides</w:t>
        </w:r>
      </w:ins>
    </w:p>
  </w:footnote>
  <w:footnote w:id="3">
    <w:p w14:paraId="4DB26355" w14:textId="1CD93E55" w:rsidR="00095F22" w:rsidRPr="00650386" w:rsidRDefault="00095F22" w:rsidP="00095F22">
      <w:pPr>
        <w:pStyle w:val="FootnoteText"/>
        <w:rPr>
          <w:rFonts w:ascii="Calibri" w:hAnsi="Calibri" w:cs="Calibri"/>
          <w:sz w:val="21"/>
          <w:szCs w:val="21"/>
          <w:rtl/>
          <w:lang w:bidi="fa-IR"/>
          <w:rPrChange w:id="356" w:author="Saeedi, Faiza" w:date="2025-07-01T10:43:00Z">
            <w:rPr>
              <w:rtl/>
              <w:lang w:bidi="fa-IR"/>
            </w:rPr>
          </w:rPrChange>
        </w:rPr>
      </w:pPr>
      <w:r w:rsidRPr="00650386">
        <w:rPr>
          <w:rStyle w:val="FootnoteReference"/>
          <w:rFonts w:ascii="Calibri" w:hAnsi="Calibri" w:cs="Calibri"/>
          <w:sz w:val="21"/>
          <w:szCs w:val="21"/>
          <w:vertAlign w:val="baseline"/>
          <w:rPrChange w:id="357" w:author="Saeedi, Faiza" w:date="2025-07-01T10:43:00Z">
            <w:rPr>
              <w:rStyle w:val="FootnoteReference"/>
              <w:vertAlign w:val="baseline"/>
            </w:rPr>
          </w:rPrChange>
        </w:rPr>
        <w:footnoteRef/>
      </w:r>
      <w:r w:rsidRPr="00650386">
        <w:rPr>
          <w:rFonts w:ascii="Calibri" w:hAnsi="Calibri" w:cs="Calibri"/>
          <w:sz w:val="21"/>
          <w:szCs w:val="21"/>
          <w:rPrChange w:id="358" w:author="Saeedi, Faiza" w:date="2025-07-01T10:43:00Z">
            <w:rPr/>
          </w:rPrChange>
        </w:rPr>
        <w:t xml:space="preserve">. </w:t>
      </w:r>
      <w:moveFromRangeStart w:id="359" w:author="Saeedi, Faiza" w:date="2025-06-29T22:29:00Z" w:name="move202128591"/>
      <w:moveFrom w:id="360" w:author="Saeedi, Faiza" w:date="2025-06-29T22:29:00Z">
        <w:r w:rsidRPr="00650386" w:rsidDel="00BD10F0">
          <w:rPr>
            <w:rFonts w:ascii="Calibri" w:hAnsi="Calibri" w:cs="Calibri"/>
            <w:sz w:val="21"/>
            <w:szCs w:val="21"/>
            <w:rPrChange w:id="361" w:author="Saeedi, Faiza" w:date="2025-07-01T10:43:00Z">
              <w:rPr/>
            </w:rPrChange>
          </w:rPr>
          <w:t xml:space="preserve">Experimental ethnographies  </w:t>
        </w:r>
      </w:moveFrom>
      <w:moveFromRangeEnd w:id="359"/>
      <w:moveToRangeStart w:id="362" w:author="Saeedi, Faiza" w:date="2025-06-29T22:29:00Z" w:name="move202128591"/>
      <w:moveTo w:id="363" w:author="Saeedi, Faiza" w:date="2025-06-29T22:29:00Z">
        <w:r w:rsidR="00BD10F0" w:rsidRPr="00650386">
          <w:rPr>
            <w:rFonts w:ascii="Calibri" w:hAnsi="Calibri" w:cs="Calibri"/>
            <w:sz w:val="21"/>
            <w:szCs w:val="21"/>
            <w:rPrChange w:id="364" w:author="Saeedi, Faiza" w:date="2025-07-01T10:43:00Z">
              <w:rPr/>
            </w:rPrChange>
          </w:rPr>
          <w:t xml:space="preserve">Experimental ethnographies  </w:t>
        </w:r>
      </w:moveTo>
      <w:moveToRangeEnd w:id="362"/>
    </w:p>
  </w:footnote>
  <w:footnote w:id="4">
    <w:p w14:paraId="32748B75" w14:textId="16D53BA2" w:rsidR="00095F22" w:rsidRPr="00650386" w:rsidRDefault="00095F22" w:rsidP="00095F22">
      <w:pPr>
        <w:pStyle w:val="FootnoteText"/>
        <w:rPr>
          <w:rFonts w:ascii="Calibri" w:hAnsi="Calibri" w:cs="Calibri"/>
          <w:sz w:val="21"/>
          <w:szCs w:val="21"/>
          <w:lang w:bidi="fa-IR"/>
          <w:rPrChange w:id="366" w:author="Saeedi, Faiza" w:date="2025-07-01T10:43:00Z">
            <w:rPr>
              <w:lang w:bidi="fa-IR"/>
            </w:rPr>
          </w:rPrChange>
        </w:rPr>
      </w:pPr>
      <w:r w:rsidRPr="00650386">
        <w:rPr>
          <w:rStyle w:val="FootnoteReference"/>
          <w:rFonts w:ascii="Calibri" w:hAnsi="Calibri" w:cs="Calibri"/>
          <w:sz w:val="21"/>
          <w:szCs w:val="21"/>
          <w:vertAlign w:val="baseline"/>
          <w:rPrChange w:id="367" w:author="Saeedi, Faiza" w:date="2025-07-01T10:43:00Z">
            <w:rPr>
              <w:rStyle w:val="FootnoteReference"/>
              <w:vertAlign w:val="baseline"/>
            </w:rPr>
          </w:rPrChange>
        </w:rPr>
        <w:footnoteRef/>
      </w:r>
      <w:r w:rsidRPr="00650386">
        <w:rPr>
          <w:rFonts w:ascii="Calibri" w:hAnsi="Calibri" w:cs="Calibri"/>
          <w:sz w:val="21"/>
          <w:szCs w:val="21"/>
          <w:rPrChange w:id="368" w:author="Saeedi, Faiza" w:date="2025-07-01T10:43:00Z">
            <w:rPr/>
          </w:rPrChange>
        </w:rPr>
        <w:t xml:space="preserve">. Ethnographic conversations  </w:t>
      </w:r>
    </w:p>
  </w:footnote>
  <w:footnote w:id="5">
    <w:p w14:paraId="1AFE525E" w14:textId="5DCB7407" w:rsidR="00BD10F0" w:rsidRPr="00035307" w:rsidRDefault="00BD10F0" w:rsidP="00BD10F0">
      <w:pPr>
        <w:pStyle w:val="FootnoteText"/>
        <w:rPr>
          <w:lang w:bidi="fa-IR"/>
        </w:rPr>
      </w:pPr>
      <w:ins w:id="370" w:author="Saeedi, Faiza" w:date="2025-06-29T22:28:00Z">
        <w:r w:rsidRPr="00650386">
          <w:rPr>
            <w:rStyle w:val="FootnoteReference"/>
            <w:rFonts w:ascii="Calibri" w:hAnsi="Calibri" w:cs="Calibri"/>
            <w:sz w:val="21"/>
            <w:szCs w:val="21"/>
            <w:rPrChange w:id="371" w:author="Saeedi, Faiza" w:date="2025-07-01T10:43:00Z">
              <w:rPr>
                <w:rStyle w:val="FootnoteReference"/>
              </w:rPr>
            </w:rPrChange>
          </w:rPr>
          <w:footnoteRef/>
        </w:r>
        <w:r w:rsidRPr="00650386">
          <w:rPr>
            <w:rFonts w:ascii="Calibri" w:hAnsi="Calibri" w:cs="Calibri"/>
            <w:sz w:val="21"/>
            <w:szCs w:val="21"/>
            <w:rPrChange w:id="372" w:author="Saeedi, Faiza" w:date="2025-07-01T10:43:00Z">
              <w:rPr/>
            </w:rPrChange>
          </w:rPr>
          <w:t xml:space="preserve"> </w:t>
        </w:r>
        <w:r w:rsidRPr="00650386">
          <w:rPr>
            <w:rFonts w:ascii="Calibri" w:hAnsi="Calibri" w:cs="Calibri"/>
            <w:sz w:val="21"/>
            <w:szCs w:val="21"/>
            <w:lang w:bidi="fa-IR"/>
            <w:rPrChange w:id="373" w:author="Saeedi, Faiza" w:date="2025-07-01T10:43:00Z">
              <w:rPr>
                <w:lang w:bidi="fa-IR"/>
              </w:rPr>
            </w:rPrChange>
          </w:rPr>
          <w:t>Three Women of Herat</w:t>
        </w:r>
      </w:ins>
    </w:p>
  </w:footnote>
  <w:footnote w:id="6">
    <w:p w14:paraId="4D52B39D" w14:textId="079E25C9" w:rsidR="00BD10F0" w:rsidRPr="00035307" w:rsidRDefault="00BD10F0">
      <w:pPr>
        <w:pStyle w:val="FootnoteText"/>
      </w:pPr>
      <w:ins w:id="376" w:author="Saeedi, Faiza" w:date="2025-06-29T22:28:00Z">
        <w:r w:rsidRPr="00035307">
          <w:rPr>
            <w:rStyle w:val="FootnoteReference"/>
          </w:rPr>
          <w:footnoteRef/>
        </w:r>
        <w:r w:rsidRPr="00035307">
          <w:t xml:space="preserve"> Rhetori</w:t>
        </w:r>
      </w:ins>
      <w:ins w:id="377" w:author="Saeedi, Faiza" w:date="2025-06-29T22:29:00Z">
        <w:r w:rsidRPr="00035307">
          <w:t xml:space="preserve">c and Politics </w:t>
        </w:r>
      </w:ins>
    </w:p>
  </w:footnote>
  <w:footnote w:id="7">
    <w:p w14:paraId="63367005" w14:textId="03CB6A36" w:rsidR="00BD10F0" w:rsidRDefault="00BD10F0">
      <w:pPr>
        <w:pStyle w:val="FootnoteText"/>
      </w:pPr>
      <w:ins w:id="380" w:author="Saeedi, Faiza" w:date="2025-06-29T22:29:00Z">
        <w:r w:rsidRPr="00035307">
          <w:rPr>
            <w:rStyle w:val="FootnoteReference"/>
          </w:rPr>
          <w:footnoteRef/>
        </w:r>
        <w:r w:rsidRPr="00035307">
          <w:t xml:space="preserve"> Performance of Emotions</w:t>
        </w:r>
        <w:r>
          <w:t xml:space="preserve"> </w:t>
        </w:r>
      </w:ins>
    </w:p>
  </w:footnote>
  <w:footnote w:id="8">
    <w:p w14:paraId="059AE760" w14:textId="4A9BA3BB" w:rsidR="00AF1611" w:rsidRPr="00650386" w:rsidRDefault="00AF1611">
      <w:pPr>
        <w:pStyle w:val="FootnoteText"/>
        <w:bidi/>
        <w:rPr>
          <w:rFonts w:ascii="Calibri" w:hAnsi="Calibri" w:cs="Calibri"/>
          <w:rtl/>
          <w:lang w:bidi="fa-IR"/>
          <w:rPrChange w:id="608" w:author="Saeedi, Faiza" w:date="2025-07-01T10:42:00Z">
            <w:rPr>
              <w:rtl/>
              <w:lang w:bidi="fa-IR"/>
            </w:rPr>
          </w:rPrChange>
        </w:rPr>
        <w:pPrChange w:id="609" w:author="Saeedi, Faiza" w:date="2025-07-01T10:41:00Z">
          <w:pPr>
            <w:pStyle w:val="FootnoteText"/>
          </w:pPr>
        </w:pPrChange>
      </w:pPr>
      <w:ins w:id="610" w:author="Saeedi, Faiza" w:date="2025-06-05T23:51:00Z">
        <w:r w:rsidRPr="00650386">
          <w:rPr>
            <w:rStyle w:val="FootnoteReference"/>
            <w:rFonts w:ascii="Calibri" w:hAnsi="Calibri" w:cs="Calibri"/>
            <w:highlight w:val="green"/>
            <w:rPrChange w:id="611" w:author="Saeedi, Faiza" w:date="2025-07-01T10:42:00Z">
              <w:rPr>
                <w:rStyle w:val="FootnoteReference"/>
              </w:rPr>
            </w:rPrChange>
          </w:rPr>
          <w:footnoteRef/>
        </w:r>
        <w:r w:rsidRPr="00650386">
          <w:rPr>
            <w:rFonts w:ascii="Calibri" w:hAnsi="Calibri" w:cs="Calibri"/>
            <w:rPrChange w:id="612" w:author="Saeedi, Faiza" w:date="2025-07-01T10:42:00Z">
              <w:rPr/>
            </w:rPrChange>
          </w:rPr>
          <w:t xml:space="preserve"> </w:t>
        </w:r>
      </w:ins>
      <w:ins w:id="613" w:author="Saeedi, Faiza" w:date="2025-07-01T10:40:00Z">
        <w:r w:rsidR="00650386" w:rsidRPr="00650386">
          <w:rPr>
            <w:rFonts w:ascii="Calibri" w:hAnsi="Calibri" w:cs="Calibri" w:hint="cs"/>
            <w:rtl/>
            <w:rPrChange w:id="614" w:author="Saeedi, Faiza" w:date="2025-07-01T10:42:00Z">
              <w:rPr>
                <w:rFonts w:hint="cs"/>
                <w:rtl/>
              </w:rPr>
            </w:rPrChange>
          </w:rPr>
          <w:t>این</w:t>
        </w:r>
        <w:r w:rsidR="00650386" w:rsidRPr="00650386">
          <w:rPr>
            <w:rFonts w:ascii="Calibri" w:hAnsi="Calibri" w:cs="Calibri"/>
            <w:rtl/>
            <w:rPrChange w:id="615" w:author="Saeedi, Faiza" w:date="2025-07-01T10:42:00Z">
              <w:rPr>
                <w:rtl/>
              </w:rPr>
            </w:rPrChange>
          </w:rPr>
          <w:t xml:space="preserve"> </w:t>
        </w:r>
        <w:r w:rsidR="00650386" w:rsidRPr="00650386">
          <w:rPr>
            <w:rFonts w:ascii="Calibri" w:hAnsi="Calibri" w:cs="Calibri" w:hint="cs"/>
            <w:rtl/>
            <w:rPrChange w:id="616" w:author="Saeedi, Faiza" w:date="2025-07-01T10:42:00Z">
              <w:rPr>
                <w:rFonts w:hint="cs"/>
                <w:rtl/>
              </w:rPr>
            </w:rPrChange>
          </w:rPr>
          <w:t>کتاب</w:t>
        </w:r>
        <w:r w:rsidR="00650386" w:rsidRPr="00650386">
          <w:rPr>
            <w:rFonts w:ascii="Calibri" w:hAnsi="Calibri" w:cs="Calibri"/>
            <w:rtl/>
            <w:rPrChange w:id="617" w:author="Saeedi, Faiza" w:date="2025-07-01T10:42:00Z">
              <w:rPr>
                <w:rtl/>
              </w:rPr>
            </w:rPrChange>
          </w:rPr>
          <w:t xml:space="preserve"> </w:t>
        </w:r>
        <w:r w:rsidR="00650386" w:rsidRPr="00650386">
          <w:rPr>
            <w:rFonts w:ascii="Calibri" w:hAnsi="Calibri" w:cs="Calibri" w:hint="cs"/>
            <w:rtl/>
            <w:rPrChange w:id="618" w:author="Saeedi, Faiza" w:date="2025-07-01T10:42:00Z">
              <w:rPr>
                <w:rFonts w:hint="cs"/>
                <w:rtl/>
              </w:rPr>
            </w:rPrChange>
          </w:rPr>
          <w:t>در</w:t>
        </w:r>
        <w:r w:rsidR="00650386" w:rsidRPr="00650386">
          <w:rPr>
            <w:rFonts w:ascii="Calibri" w:hAnsi="Calibri" w:cs="Calibri"/>
            <w:rtl/>
            <w:rPrChange w:id="619" w:author="Saeedi, Faiza" w:date="2025-07-01T10:42:00Z">
              <w:rPr>
                <w:rtl/>
              </w:rPr>
            </w:rPrChange>
          </w:rPr>
          <w:t xml:space="preserve"> </w:t>
        </w:r>
        <w:r w:rsidR="00650386" w:rsidRPr="00650386">
          <w:rPr>
            <w:rFonts w:ascii="Calibri" w:hAnsi="Calibri" w:cs="Calibri" w:hint="cs"/>
            <w:rtl/>
            <w:rPrChange w:id="620" w:author="Saeedi, Faiza" w:date="2025-07-01T10:42:00Z">
              <w:rPr>
                <w:rFonts w:hint="cs"/>
                <w:rtl/>
              </w:rPr>
            </w:rPrChange>
          </w:rPr>
          <w:t>سال</w:t>
        </w:r>
        <w:r w:rsidR="00650386" w:rsidRPr="00650386">
          <w:rPr>
            <w:rFonts w:ascii="Calibri" w:hAnsi="Calibri" w:cs="Calibri"/>
            <w:rtl/>
            <w:rPrChange w:id="621" w:author="Saeedi, Faiza" w:date="2025-07-01T10:42:00Z">
              <w:rPr>
                <w:rtl/>
              </w:rPr>
            </w:rPrChange>
          </w:rPr>
          <w:t xml:space="preserve"> </w:t>
        </w:r>
        <w:r w:rsidR="00650386" w:rsidRPr="00650386">
          <w:rPr>
            <w:rFonts w:ascii="Calibri" w:hAnsi="Calibri" w:cs="Calibri"/>
            <w:rtl/>
            <w:lang w:bidi="fa-IR"/>
            <w:rPrChange w:id="622" w:author="Saeedi, Faiza" w:date="2025-07-01T10:42:00Z">
              <w:rPr>
                <w:rtl/>
                <w:lang w:bidi="fa-IR"/>
              </w:rPr>
            </w:rPrChange>
          </w:rPr>
          <w:t xml:space="preserve">۲۰۲۲ </w:t>
        </w:r>
      </w:ins>
      <w:ins w:id="623" w:author="Saeedi, Faiza" w:date="2025-07-01T10:41:00Z">
        <w:r w:rsidR="00650386" w:rsidRPr="00650386">
          <w:rPr>
            <w:rFonts w:ascii="Calibri" w:hAnsi="Calibri" w:cs="Calibri" w:hint="cs"/>
            <w:rtl/>
            <w:rPrChange w:id="624" w:author="Saeedi, Faiza" w:date="2025-07-01T10:42:00Z">
              <w:rPr>
                <w:rFonts w:hint="cs"/>
                <w:rtl/>
              </w:rPr>
            </w:rPrChange>
          </w:rPr>
          <w:t>توسط</w:t>
        </w:r>
        <w:r w:rsidR="00650386" w:rsidRPr="00650386">
          <w:rPr>
            <w:rFonts w:ascii="Calibri" w:hAnsi="Calibri" w:cs="Calibri"/>
            <w:rtl/>
            <w:rPrChange w:id="625" w:author="Saeedi, Faiza" w:date="2025-07-01T10:42:00Z">
              <w:rPr>
                <w:rtl/>
              </w:rPr>
            </w:rPrChange>
          </w:rPr>
          <w:t xml:space="preserve"> </w:t>
        </w:r>
        <w:r w:rsidR="00650386" w:rsidRPr="00650386">
          <w:rPr>
            <w:rFonts w:ascii="Calibri" w:hAnsi="Calibri" w:cs="Calibri" w:hint="cs"/>
            <w:rtl/>
            <w:rPrChange w:id="626" w:author="Saeedi, Faiza" w:date="2025-07-01T10:42:00Z">
              <w:rPr>
                <w:rFonts w:hint="cs"/>
                <w:rtl/>
              </w:rPr>
            </w:rPrChange>
          </w:rPr>
          <w:t>انتشارات</w:t>
        </w:r>
        <w:r w:rsidR="00650386" w:rsidRPr="00650386">
          <w:rPr>
            <w:rFonts w:ascii="Calibri" w:hAnsi="Calibri" w:cs="Calibri"/>
            <w:rPrChange w:id="627" w:author="Saeedi, Faiza" w:date="2025-07-01T10:42:00Z">
              <w:rPr/>
            </w:rPrChange>
          </w:rPr>
          <w:t xml:space="preserve"> I.B. Tauris </w:t>
        </w:r>
      </w:ins>
      <w:ins w:id="628" w:author="Saeedi, Faiza" w:date="2025-07-01T11:05:00Z">
        <w:r w:rsidR="000A281E">
          <w:rPr>
            <w:rFonts w:ascii="Calibri" w:hAnsi="Calibri" w:cs="Calibri" w:hint="cs"/>
            <w:rtl/>
          </w:rPr>
          <w:t xml:space="preserve"> تحت عنوان </w:t>
        </w:r>
        <w:r w:rsidR="000A281E">
          <w:rPr>
            <w:rFonts w:ascii="Calibri" w:hAnsi="Calibri" w:cs="Calibri"/>
          </w:rPr>
          <w:t>“Afghan Village Voices: Stories from a Tribal Society”</w:t>
        </w:r>
      </w:ins>
      <w:ins w:id="629" w:author="Saeedi, Faiza" w:date="2025-07-01T10:42:00Z">
        <w:r w:rsidR="00650386" w:rsidRPr="00650386">
          <w:rPr>
            <w:rFonts w:ascii="Calibri" w:hAnsi="Calibri" w:cs="Calibri"/>
            <w:rtl/>
            <w:lang w:bidi="fa-IR"/>
            <w:rPrChange w:id="630" w:author="Saeedi, Faiza" w:date="2025-07-01T10:42:00Z">
              <w:rPr>
                <w:rtl/>
                <w:lang w:bidi="fa-IR"/>
              </w:rPr>
            </w:rPrChange>
          </w:rPr>
          <w:t xml:space="preserve"> </w:t>
        </w:r>
        <w:r w:rsidR="00650386" w:rsidRPr="00650386">
          <w:rPr>
            <w:rFonts w:ascii="Calibri" w:hAnsi="Calibri" w:cs="Calibri" w:hint="cs"/>
            <w:rtl/>
            <w:lang w:bidi="fa-IR"/>
            <w:rPrChange w:id="631" w:author="Saeedi, Faiza" w:date="2025-07-01T10:42:00Z">
              <w:rPr>
                <w:rFonts w:hint="cs"/>
                <w:rtl/>
                <w:lang w:bidi="fa-IR"/>
              </w:rPr>
            </w:rPrChange>
          </w:rPr>
          <w:t>نشر</w:t>
        </w:r>
        <w:r w:rsidR="00650386" w:rsidRPr="00650386">
          <w:rPr>
            <w:rFonts w:ascii="Calibri" w:hAnsi="Calibri" w:cs="Calibri"/>
            <w:rtl/>
            <w:lang w:bidi="fa-IR"/>
            <w:rPrChange w:id="632" w:author="Saeedi, Faiza" w:date="2025-07-01T10:42:00Z">
              <w:rPr>
                <w:rtl/>
                <w:lang w:bidi="fa-IR"/>
              </w:rPr>
            </w:rPrChange>
          </w:rPr>
          <w:t xml:space="preserve"> </w:t>
        </w:r>
        <w:r w:rsidR="00650386" w:rsidRPr="00650386">
          <w:rPr>
            <w:rFonts w:ascii="Calibri" w:hAnsi="Calibri" w:cs="Calibri" w:hint="cs"/>
            <w:rtl/>
            <w:lang w:bidi="fa-IR"/>
            <w:rPrChange w:id="633" w:author="Saeedi, Faiza" w:date="2025-07-01T10:42:00Z">
              <w:rPr>
                <w:rFonts w:hint="cs"/>
                <w:rtl/>
                <w:lang w:bidi="fa-IR"/>
              </w:rPr>
            </w:rPrChange>
          </w:rPr>
          <w:t>شد</w:t>
        </w:r>
        <w:r w:rsidR="00650386" w:rsidRPr="00650386">
          <w:rPr>
            <w:rFonts w:ascii="Calibri" w:hAnsi="Calibri" w:cs="Calibri"/>
            <w:rtl/>
            <w:lang w:bidi="fa-IR"/>
            <w:rPrChange w:id="634" w:author="Saeedi, Faiza" w:date="2025-07-01T10:42:00Z">
              <w:rPr>
                <w:rtl/>
                <w:lang w:bidi="fa-IR"/>
              </w:rPr>
            </w:rPrChange>
          </w:rPr>
          <w:t xml:space="preserve"> </w:t>
        </w:r>
        <w:r w:rsidR="00650386" w:rsidRPr="00650386">
          <w:rPr>
            <w:rFonts w:ascii="Calibri" w:hAnsi="Calibri" w:cs="Calibri" w:hint="cs"/>
            <w:rtl/>
            <w:lang w:bidi="fa-IR"/>
            <w:rPrChange w:id="635" w:author="Saeedi, Faiza" w:date="2025-07-01T10:42:00Z">
              <w:rPr>
                <w:rFonts w:hint="cs"/>
                <w:rtl/>
                <w:lang w:bidi="fa-IR"/>
              </w:rPr>
            </w:rPrChange>
          </w:rPr>
          <w:t>و</w:t>
        </w:r>
        <w:r w:rsidR="00650386" w:rsidRPr="00650386">
          <w:rPr>
            <w:rFonts w:ascii="Calibri" w:hAnsi="Calibri" w:cs="Calibri"/>
            <w:rtl/>
            <w:lang w:bidi="fa-IR"/>
            <w:rPrChange w:id="636" w:author="Saeedi, Faiza" w:date="2025-07-01T10:42:00Z">
              <w:rPr>
                <w:rtl/>
                <w:lang w:bidi="fa-IR"/>
              </w:rPr>
            </w:rPrChange>
          </w:rPr>
          <w:t xml:space="preserve"> </w:t>
        </w:r>
        <w:r w:rsidR="00650386" w:rsidRPr="00650386">
          <w:rPr>
            <w:rFonts w:ascii="Calibri" w:hAnsi="Calibri" w:cs="Calibri" w:hint="cs"/>
            <w:rtl/>
            <w:lang w:bidi="fa-IR"/>
            <w:rPrChange w:id="637" w:author="Saeedi, Faiza" w:date="2025-07-01T10:42:00Z">
              <w:rPr>
                <w:rFonts w:hint="cs"/>
                <w:rtl/>
                <w:lang w:bidi="fa-IR"/>
              </w:rPr>
            </w:rPrChange>
          </w:rPr>
          <w:t>متن</w:t>
        </w:r>
        <w:r w:rsidR="00650386" w:rsidRPr="00650386">
          <w:rPr>
            <w:rFonts w:ascii="Calibri" w:hAnsi="Calibri" w:cs="Calibri"/>
            <w:rtl/>
            <w:lang w:bidi="fa-IR"/>
            <w:rPrChange w:id="638" w:author="Saeedi, Faiza" w:date="2025-07-01T10:42:00Z">
              <w:rPr>
                <w:rtl/>
                <w:lang w:bidi="fa-IR"/>
              </w:rPr>
            </w:rPrChange>
          </w:rPr>
          <w:t xml:space="preserve"> </w:t>
        </w:r>
        <w:r w:rsidR="00650386" w:rsidRPr="00650386">
          <w:rPr>
            <w:rFonts w:ascii="Calibri" w:hAnsi="Calibri" w:cs="Calibri" w:hint="cs"/>
            <w:rtl/>
            <w:lang w:bidi="fa-IR"/>
            <w:rPrChange w:id="639" w:author="Saeedi, Faiza" w:date="2025-07-01T10:42:00Z">
              <w:rPr>
                <w:rFonts w:hint="cs"/>
                <w:rtl/>
                <w:lang w:bidi="fa-IR"/>
              </w:rPr>
            </w:rPrChange>
          </w:rPr>
          <w:t>پیاده‌شده</w:t>
        </w:r>
        <w:r w:rsidR="00650386" w:rsidRPr="00650386">
          <w:rPr>
            <w:rFonts w:ascii="Calibri" w:hAnsi="Calibri" w:cs="Calibri"/>
            <w:rtl/>
            <w:lang w:bidi="fa-IR"/>
            <w:rPrChange w:id="640" w:author="Saeedi, Faiza" w:date="2025-07-01T10:42:00Z">
              <w:rPr>
                <w:rtl/>
                <w:lang w:bidi="fa-IR"/>
              </w:rPr>
            </w:rPrChange>
          </w:rPr>
          <w:t xml:space="preserve"> </w:t>
        </w:r>
        <w:r w:rsidR="00650386" w:rsidRPr="00650386">
          <w:rPr>
            <w:rFonts w:ascii="Calibri" w:hAnsi="Calibri" w:cs="Calibri" w:hint="cs"/>
            <w:rtl/>
            <w:lang w:bidi="fa-IR"/>
            <w:rPrChange w:id="641" w:author="Saeedi, Faiza" w:date="2025-07-01T10:42:00Z">
              <w:rPr>
                <w:rFonts w:hint="cs"/>
                <w:rtl/>
                <w:lang w:bidi="fa-IR"/>
              </w:rPr>
            </w:rPrChange>
          </w:rPr>
          <w:t>و</w:t>
        </w:r>
        <w:r w:rsidR="00650386" w:rsidRPr="00650386">
          <w:rPr>
            <w:rFonts w:ascii="Calibri" w:hAnsi="Calibri" w:cs="Calibri"/>
            <w:rtl/>
            <w:lang w:bidi="fa-IR"/>
            <w:rPrChange w:id="642" w:author="Saeedi, Faiza" w:date="2025-07-01T10:42:00Z">
              <w:rPr>
                <w:rtl/>
                <w:lang w:bidi="fa-IR"/>
              </w:rPr>
            </w:rPrChange>
          </w:rPr>
          <w:t xml:space="preserve"> </w:t>
        </w:r>
        <w:r w:rsidR="00650386" w:rsidRPr="00650386">
          <w:rPr>
            <w:rFonts w:ascii="Calibri" w:hAnsi="Calibri" w:cs="Calibri" w:hint="cs"/>
            <w:rtl/>
            <w:lang w:bidi="fa-IR"/>
            <w:rPrChange w:id="643" w:author="Saeedi, Faiza" w:date="2025-07-01T10:42:00Z">
              <w:rPr>
                <w:rFonts w:hint="cs"/>
                <w:rtl/>
                <w:lang w:bidi="fa-IR"/>
              </w:rPr>
            </w:rPrChange>
          </w:rPr>
          <w:t>ویراسته‌ی</w:t>
        </w:r>
        <w:r w:rsidR="00650386" w:rsidRPr="00650386">
          <w:rPr>
            <w:rFonts w:ascii="Calibri" w:hAnsi="Calibri" w:cs="Calibri"/>
            <w:rtl/>
            <w:lang w:bidi="fa-IR"/>
            <w:rPrChange w:id="644" w:author="Saeedi, Faiza" w:date="2025-07-01T10:42:00Z">
              <w:rPr>
                <w:rtl/>
                <w:lang w:bidi="fa-IR"/>
              </w:rPr>
            </w:rPrChange>
          </w:rPr>
          <w:t xml:space="preserve"> </w:t>
        </w:r>
        <w:r w:rsidR="00650386" w:rsidRPr="00650386">
          <w:rPr>
            <w:rFonts w:ascii="Calibri" w:hAnsi="Calibri" w:cs="Calibri" w:hint="cs"/>
            <w:rtl/>
            <w:lang w:bidi="fa-IR"/>
            <w:rPrChange w:id="645" w:author="Saeedi, Faiza" w:date="2025-07-01T10:42:00Z">
              <w:rPr>
                <w:rFonts w:hint="cs"/>
                <w:rtl/>
                <w:lang w:bidi="fa-IR"/>
              </w:rPr>
            </w:rPrChange>
          </w:rPr>
          <w:t>صد</w:t>
        </w:r>
        <w:r w:rsidR="00650386" w:rsidRPr="00650386">
          <w:rPr>
            <w:rFonts w:ascii="Calibri" w:hAnsi="Calibri" w:cs="Calibri"/>
            <w:rtl/>
            <w:lang w:bidi="fa-IR"/>
            <w:rPrChange w:id="646" w:author="Saeedi, Faiza" w:date="2025-07-01T10:42:00Z">
              <w:rPr>
                <w:rtl/>
                <w:lang w:bidi="fa-IR"/>
              </w:rPr>
            </w:rPrChange>
          </w:rPr>
          <w:t xml:space="preserve"> </w:t>
        </w:r>
        <w:r w:rsidR="00650386" w:rsidRPr="00650386">
          <w:rPr>
            <w:rFonts w:ascii="Calibri" w:hAnsi="Calibri" w:cs="Calibri" w:hint="cs"/>
            <w:rtl/>
            <w:lang w:bidi="fa-IR"/>
            <w:rPrChange w:id="647" w:author="Saeedi, Faiza" w:date="2025-07-01T10:42:00Z">
              <w:rPr>
                <w:rFonts w:hint="cs"/>
                <w:rtl/>
                <w:lang w:bidi="fa-IR"/>
              </w:rPr>
            </w:rPrChange>
          </w:rPr>
          <w:t>ساعت</w:t>
        </w:r>
        <w:r w:rsidR="00650386" w:rsidRPr="00650386">
          <w:rPr>
            <w:rFonts w:ascii="Calibri" w:hAnsi="Calibri" w:cs="Calibri"/>
            <w:rtl/>
            <w:lang w:bidi="fa-IR"/>
            <w:rPrChange w:id="648" w:author="Saeedi, Faiza" w:date="2025-07-01T10:42:00Z">
              <w:rPr>
                <w:rtl/>
                <w:lang w:bidi="fa-IR"/>
              </w:rPr>
            </w:rPrChange>
          </w:rPr>
          <w:t xml:space="preserve"> </w:t>
        </w:r>
        <w:r w:rsidR="00650386" w:rsidRPr="00650386">
          <w:rPr>
            <w:rFonts w:ascii="Calibri" w:hAnsi="Calibri" w:cs="Calibri" w:hint="cs"/>
            <w:rtl/>
            <w:lang w:bidi="fa-IR"/>
            <w:rPrChange w:id="649" w:author="Saeedi, Faiza" w:date="2025-07-01T10:42:00Z">
              <w:rPr>
                <w:rFonts w:hint="cs"/>
                <w:rtl/>
                <w:lang w:bidi="fa-IR"/>
              </w:rPr>
            </w:rPrChange>
          </w:rPr>
          <w:t>گفتگو</w:t>
        </w:r>
        <w:r w:rsidR="00650386" w:rsidRPr="00650386">
          <w:rPr>
            <w:rFonts w:ascii="Calibri" w:hAnsi="Calibri" w:cs="Calibri"/>
            <w:rtl/>
            <w:lang w:bidi="fa-IR"/>
            <w:rPrChange w:id="650" w:author="Saeedi, Faiza" w:date="2025-07-01T10:42:00Z">
              <w:rPr>
                <w:rtl/>
                <w:lang w:bidi="fa-IR"/>
              </w:rPr>
            </w:rPrChange>
          </w:rPr>
          <w:t xml:space="preserve"> </w:t>
        </w:r>
        <w:r w:rsidR="00650386" w:rsidRPr="00650386">
          <w:rPr>
            <w:rFonts w:ascii="Calibri" w:hAnsi="Calibri" w:cs="Calibri" w:hint="cs"/>
            <w:rtl/>
            <w:lang w:bidi="fa-IR"/>
            <w:rPrChange w:id="651" w:author="Saeedi, Faiza" w:date="2025-07-01T10:42:00Z">
              <w:rPr>
                <w:rFonts w:hint="cs"/>
                <w:rtl/>
                <w:lang w:bidi="fa-IR"/>
              </w:rPr>
            </w:rPrChange>
          </w:rPr>
          <w:t>با</w:t>
        </w:r>
        <w:r w:rsidR="00650386" w:rsidRPr="00650386">
          <w:rPr>
            <w:rFonts w:ascii="Calibri" w:hAnsi="Calibri" w:cs="Calibri"/>
            <w:rtl/>
            <w:lang w:bidi="fa-IR"/>
            <w:rPrChange w:id="652" w:author="Saeedi, Faiza" w:date="2025-07-01T10:42:00Z">
              <w:rPr>
                <w:rtl/>
                <w:lang w:bidi="fa-IR"/>
              </w:rPr>
            </w:rPrChange>
          </w:rPr>
          <w:t xml:space="preserve"> </w:t>
        </w:r>
        <w:r w:rsidR="00650386" w:rsidRPr="00650386">
          <w:rPr>
            <w:rFonts w:ascii="Calibri" w:hAnsi="Calibri" w:cs="Calibri" w:hint="cs"/>
            <w:rtl/>
            <w:lang w:bidi="fa-IR"/>
            <w:rPrChange w:id="653" w:author="Saeedi, Faiza" w:date="2025-07-01T10:42:00Z">
              <w:rPr>
                <w:rFonts w:hint="cs"/>
                <w:rtl/>
                <w:lang w:bidi="fa-IR"/>
              </w:rPr>
            </w:rPrChange>
          </w:rPr>
          <w:t>مردم</w:t>
        </w:r>
        <w:r w:rsidR="00650386" w:rsidRPr="00650386">
          <w:rPr>
            <w:rFonts w:ascii="Calibri" w:hAnsi="Calibri" w:cs="Calibri"/>
            <w:rtl/>
            <w:lang w:bidi="fa-IR"/>
            <w:rPrChange w:id="654" w:author="Saeedi, Faiza" w:date="2025-07-01T10:42:00Z">
              <w:rPr>
                <w:rtl/>
                <w:lang w:bidi="fa-IR"/>
              </w:rPr>
            </w:rPrChange>
          </w:rPr>
          <w:t xml:space="preserve"> </w:t>
        </w:r>
        <w:r w:rsidR="00650386" w:rsidRPr="00650386">
          <w:rPr>
            <w:rFonts w:ascii="Calibri" w:hAnsi="Calibri" w:cs="Calibri" w:hint="cs"/>
            <w:rtl/>
            <w:lang w:bidi="fa-IR"/>
            <w:rPrChange w:id="655" w:author="Saeedi, Faiza" w:date="2025-07-01T10:42:00Z">
              <w:rPr>
                <w:rFonts w:hint="cs"/>
                <w:rtl/>
                <w:lang w:bidi="fa-IR"/>
              </w:rPr>
            </w:rPrChange>
          </w:rPr>
          <w:t>محل</w:t>
        </w:r>
        <w:r w:rsidR="00650386" w:rsidRPr="00650386">
          <w:rPr>
            <w:rFonts w:ascii="Calibri" w:hAnsi="Calibri" w:cs="Calibri"/>
            <w:rtl/>
            <w:lang w:bidi="fa-IR"/>
            <w:rPrChange w:id="656" w:author="Saeedi, Faiza" w:date="2025-07-01T10:42:00Z">
              <w:rPr>
                <w:rtl/>
                <w:lang w:bidi="fa-IR"/>
              </w:rPr>
            </w:rPrChange>
          </w:rPr>
          <w:t xml:space="preserve"> </w:t>
        </w:r>
        <w:r w:rsidR="00650386" w:rsidRPr="00650386">
          <w:rPr>
            <w:rFonts w:ascii="Calibri" w:hAnsi="Calibri" w:cs="Calibri" w:hint="cs"/>
            <w:rtl/>
            <w:lang w:bidi="fa-IR"/>
            <w:rPrChange w:id="657" w:author="Saeedi, Faiza" w:date="2025-07-01T10:42:00Z">
              <w:rPr>
                <w:rFonts w:hint="cs"/>
                <w:rtl/>
                <w:lang w:bidi="fa-IR"/>
              </w:rPr>
            </w:rPrChange>
          </w:rPr>
          <w:t>است</w:t>
        </w:r>
        <w:r w:rsidR="00650386" w:rsidRPr="00650386">
          <w:rPr>
            <w:rFonts w:ascii="Calibri" w:hAnsi="Calibri" w:cs="Calibri"/>
            <w:rtl/>
            <w:lang w:bidi="fa-IR"/>
            <w:rPrChange w:id="658" w:author="Saeedi, Faiza" w:date="2025-07-01T10:42:00Z">
              <w:rPr>
                <w:rtl/>
                <w:lang w:bidi="fa-IR"/>
              </w:rPr>
            </w:rPrChange>
          </w:rPr>
          <w:t xml:space="preserve">. </w:t>
        </w:r>
      </w:ins>
    </w:p>
  </w:footnote>
  <w:footnote w:id="9">
    <w:p w14:paraId="6DA1BA38" w14:textId="7E4B89D7" w:rsidR="005D765D" w:rsidRPr="00FC7978" w:rsidRDefault="005D765D" w:rsidP="00FC7978">
      <w:pPr>
        <w:bidi/>
        <w:jc w:val="both"/>
        <w:rPr>
          <w:rFonts w:ascii="IRNazanin" w:hAnsi="IRNazanin" w:cs="IRNazanin"/>
          <w:sz w:val="22"/>
          <w:szCs w:val="22"/>
          <w:lang w:bidi="fa-IR"/>
        </w:rPr>
      </w:pPr>
      <w:r w:rsidRPr="00FC7978">
        <w:rPr>
          <w:rStyle w:val="FootnoteReference"/>
          <w:sz w:val="22"/>
          <w:szCs w:val="22"/>
          <w:vertAlign w:val="baseline"/>
        </w:rPr>
        <w:footnoteRef/>
      </w:r>
      <w:r w:rsidRPr="00FC7978">
        <w:rPr>
          <w:sz w:val="22"/>
          <w:szCs w:val="22"/>
        </w:rPr>
        <w:t>.</w:t>
      </w:r>
      <w:r w:rsidR="00FC7978" w:rsidRPr="00FC7978">
        <w:rPr>
          <w:rFonts w:ascii="IRNazanin" w:hAnsi="IRNazanin" w:cs="IRNazanin" w:hint="cs"/>
          <w:sz w:val="22"/>
          <w:szCs w:val="22"/>
          <w:rtl/>
          <w:lang w:bidi="fa-IR"/>
        </w:rPr>
        <w:t xml:space="preserve"> </w:t>
      </w:r>
      <w:r w:rsidR="00FC7978" w:rsidRPr="00FC7978">
        <w:rPr>
          <w:rFonts w:ascii="IRNazanin" w:hAnsi="IRNazanin" w:cs="IRNazanin" w:hint="cs"/>
          <w:sz w:val="22"/>
          <w:szCs w:val="22"/>
          <w:rtl/>
          <w:lang w:bidi="fa-IR"/>
        </w:rPr>
        <w:t>جشنی که برای تولد یک پسر برگزار می‌شود و تا سه روز دوام دارد.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66A19"/>
    <w:multiLevelType w:val="multilevel"/>
    <w:tmpl w:val="0B1C9E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4307374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eedi, Faiza">
    <w15:presenceInfo w15:providerId="AD" w15:userId="S::faizas@udel.edu::edb201f6-4c88-49bf-a17d-8deeeda40f21"/>
  </w15:person>
  <w15:person w15:author="Mohammad Mohammadi">
    <w15:presenceInfo w15:providerId="Windows Live" w15:userId="ca93497cd96aaf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2C"/>
    <w:rsid w:val="000001A4"/>
    <w:rsid w:val="000058CD"/>
    <w:rsid w:val="00013545"/>
    <w:rsid w:val="000227A3"/>
    <w:rsid w:val="00024481"/>
    <w:rsid w:val="0002795E"/>
    <w:rsid w:val="000349AC"/>
    <w:rsid w:val="00035307"/>
    <w:rsid w:val="000379CA"/>
    <w:rsid w:val="00042490"/>
    <w:rsid w:val="00046A52"/>
    <w:rsid w:val="00047A32"/>
    <w:rsid w:val="00051B6F"/>
    <w:rsid w:val="0005344C"/>
    <w:rsid w:val="00067A92"/>
    <w:rsid w:val="00071165"/>
    <w:rsid w:val="000719C6"/>
    <w:rsid w:val="00073F1F"/>
    <w:rsid w:val="000766C4"/>
    <w:rsid w:val="00080EFB"/>
    <w:rsid w:val="000838D6"/>
    <w:rsid w:val="00084AE2"/>
    <w:rsid w:val="00085312"/>
    <w:rsid w:val="00095F22"/>
    <w:rsid w:val="00097205"/>
    <w:rsid w:val="000A0A92"/>
    <w:rsid w:val="000A281E"/>
    <w:rsid w:val="000A5333"/>
    <w:rsid w:val="000A60C6"/>
    <w:rsid w:val="000B7A8C"/>
    <w:rsid w:val="000B7ABD"/>
    <w:rsid w:val="000C484F"/>
    <w:rsid w:val="000C6D3B"/>
    <w:rsid w:val="000D0EDC"/>
    <w:rsid w:val="000D325C"/>
    <w:rsid w:val="000D4528"/>
    <w:rsid w:val="000D5C15"/>
    <w:rsid w:val="000D6433"/>
    <w:rsid w:val="000E13F1"/>
    <w:rsid w:val="000E31BA"/>
    <w:rsid w:val="000E3605"/>
    <w:rsid w:val="000E4AA5"/>
    <w:rsid w:val="000E6230"/>
    <w:rsid w:val="000E663C"/>
    <w:rsid w:val="000F1813"/>
    <w:rsid w:val="000F4361"/>
    <w:rsid w:val="000F69FE"/>
    <w:rsid w:val="00104032"/>
    <w:rsid w:val="00110A91"/>
    <w:rsid w:val="001229FD"/>
    <w:rsid w:val="00131029"/>
    <w:rsid w:val="00133B69"/>
    <w:rsid w:val="001343FD"/>
    <w:rsid w:val="00135E3B"/>
    <w:rsid w:val="00136847"/>
    <w:rsid w:val="00136F08"/>
    <w:rsid w:val="00140A9A"/>
    <w:rsid w:val="001428A9"/>
    <w:rsid w:val="00153B21"/>
    <w:rsid w:val="00161CF3"/>
    <w:rsid w:val="00163CB5"/>
    <w:rsid w:val="0016460F"/>
    <w:rsid w:val="00166046"/>
    <w:rsid w:val="001720FE"/>
    <w:rsid w:val="00173A7D"/>
    <w:rsid w:val="0017423E"/>
    <w:rsid w:val="001748DB"/>
    <w:rsid w:val="00184E84"/>
    <w:rsid w:val="0019206A"/>
    <w:rsid w:val="00196EE7"/>
    <w:rsid w:val="001A1669"/>
    <w:rsid w:val="001B3451"/>
    <w:rsid w:val="001B6A17"/>
    <w:rsid w:val="001B6D44"/>
    <w:rsid w:val="001E783A"/>
    <w:rsid w:val="001F1B5D"/>
    <w:rsid w:val="001F59CB"/>
    <w:rsid w:val="00203CCD"/>
    <w:rsid w:val="00212C78"/>
    <w:rsid w:val="002154C2"/>
    <w:rsid w:val="002163F7"/>
    <w:rsid w:val="00220A54"/>
    <w:rsid w:val="00221AF3"/>
    <w:rsid w:val="002227F0"/>
    <w:rsid w:val="00225631"/>
    <w:rsid w:val="00233E08"/>
    <w:rsid w:val="002342B6"/>
    <w:rsid w:val="002430BF"/>
    <w:rsid w:val="00243C64"/>
    <w:rsid w:val="002443B6"/>
    <w:rsid w:val="0024666A"/>
    <w:rsid w:val="0024769F"/>
    <w:rsid w:val="00251307"/>
    <w:rsid w:val="00251C6B"/>
    <w:rsid w:val="00252CF4"/>
    <w:rsid w:val="00253D8C"/>
    <w:rsid w:val="00254C93"/>
    <w:rsid w:val="0026147C"/>
    <w:rsid w:val="00263F28"/>
    <w:rsid w:val="0027115F"/>
    <w:rsid w:val="00271947"/>
    <w:rsid w:val="00273AED"/>
    <w:rsid w:val="00285C18"/>
    <w:rsid w:val="002863F0"/>
    <w:rsid w:val="00287716"/>
    <w:rsid w:val="00297CA1"/>
    <w:rsid w:val="002A0049"/>
    <w:rsid w:val="002A1589"/>
    <w:rsid w:val="002A2583"/>
    <w:rsid w:val="002A6358"/>
    <w:rsid w:val="002A6D9F"/>
    <w:rsid w:val="002C5618"/>
    <w:rsid w:val="002C623B"/>
    <w:rsid w:val="002D454C"/>
    <w:rsid w:val="002D46ED"/>
    <w:rsid w:val="002E345B"/>
    <w:rsid w:val="002E6A2A"/>
    <w:rsid w:val="002F0570"/>
    <w:rsid w:val="002F1A04"/>
    <w:rsid w:val="002F466B"/>
    <w:rsid w:val="0030001D"/>
    <w:rsid w:val="00302988"/>
    <w:rsid w:val="003042DE"/>
    <w:rsid w:val="00312950"/>
    <w:rsid w:val="003208B8"/>
    <w:rsid w:val="00321427"/>
    <w:rsid w:val="00325942"/>
    <w:rsid w:val="00330ED4"/>
    <w:rsid w:val="00334543"/>
    <w:rsid w:val="003408D9"/>
    <w:rsid w:val="003464E8"/>
    <w:rsid w:val="003501D4"/>
    <w:rsid w:val="00360937"/>
    <w:rsid w:val="00361DB6"/>
    <w:rsid w:val="00373B40"/>
    <w:rsid w:val="003742F7"/>
    <w:rsid w:val="0037452B"/>
    <w:rsid w:val="003756BE"/>
    <w:rsid w:val="00383005"/>
    <w:rsid w:val="003846E4"/>
    <w:rsid w:val="003849AA"/>
    <w:rsid w:val="00384B1D"/>
    <w:rsid w:val="003922E1"/>
    <w:rsid w:val="00394783"/>
    <w:rsid w:val="00394F21"/>
    <w:rsid w:val="003A0C37"/>
    <w:rsid w:val="003A0CAF"/>
    <w:rsid w:val="003A713B"/>
    <w:rsid w:val="003B06A7"/>
    <w:rsid w:val="003B44B3"/>
    <w:rsid w:val="003B6AFE"/>
    <w:rsid w:val="003C1E72"/>
    <w:rsid w:val="003C4EEC"/>
    <w:rsid w:val="003C6196"/>
    <w:rsid w:val="003C79D0"/>
    <w:rsid w:val="003D0E33"/>
    <w:rsid w:val="003D1B7B"/>
    <w:rsid w:val="003D37FB"/>
    <w:rsid w:val="003D3AFA"/>
    <w:rsid w:val="003D4263"/>
    <w:rsid w:val="003E0298"/>
    <w:rsid w:val="003E3607"/>
    <w:rsid w:val="003E4EE3"/>
    <w:rsid w:val="003E5AF9"/>
    <w:rsid w:val="003E62DD"/>
    <w:rsid w:val="003F6C0B"/>
    <w:rsid w:val="004060EF"/>
    <w:rsid w:val="00407A3F"/>
    <w:rsid w:val="00412944"/>
    <w:rsid w:val="00414D17"/>
    <w:rsid w:val="00420885"/>
    <w:rsid w:val="00421CC2"/>
    <w:rsid w:val="00424D35"/>
    <w:rsid w:val="00425A8C"/>
    <w:rsid w:val="0043124E"/>
    <w:rsid w:val="00434C66"/>
    <w:rsid w:val="00436AC9"/>
    <w:rsid w:val="004379A3"/>
    <w:rsid w:val="00446B82"/>
    <w:rsid w:val="00452127"/>
    <w:rsid w:val="004525C0"/>
    <w:rsid w:val="00452D0A"/>
    <w:rsid w:val="004533AE"/>
    <w:rsid w:val="004540F5"/>
    <w:rsid w:val="004543C3"/>
    <w:rsid w:val="00455C8F"/>
    <w:rsid w:val="00457BB8"/>
    <w:rsid w:val="00457C0C"/>
    <w:rsid w:val="00461198"/>
    <w:rsid w:val="00461DEA"/>
    <w:rsid w:val="0046679A"/>
    <w:rsid w:val="0046696E"/>
    <w:rsid w:val="00470FFF"/>
    <w:rsid w:val="00472417"/>
    <w:rsid w:val="00475CDF"/>
    <w:rsid w:val="0048129F"/>
    <w:rsid w:val="00487BE6"/>
    <w:rsid w:val="00490CCF"/>
    <w:rsid w:val="00491F28"/>
    <w:rsid w:val="00497BA4"/>
    <w:rsid w:val="004A291C"/>
    <w:rsid w:val="004A7FE8"/>
    <w:rsid w:val="004B2A32"/>
    <w:rsid w:val="004B5614"/>
    <w:rsid w:val="004C4A1D"/>
    <w:rsid w:val="004C62BF"/>
    <w:rsid w:val="004C6C54"/>
    <w:rsid w:val="004D19F6"/>
    <w:rsid w:val="004D331E"/>
    <w:rsid w:val="004D5E6D"/>
    <w:rsid w:val="004E0B19"/>
    <w:rsid w:val="004E1820"/>
    <w:rsid w:val="004E7DF6"/>
    <w:rsid w:val="004F2AA4"/>
    <w:rsid w:val="004F6A7B"/>
    <w:rsid w:val="005019E0"/>
    <w:rsid w:val="00501A6F"/>
    <w:rsid w:val="00501EF5"/>
    <w:rsid w:val="00505D2D"/>
    <w:rsid w:val="00506F28"/>
    <w:rsid w:val="00515678"/>
    <w:rsid w:val="0051579E"/>
    <w:rsid w:val="0051607A"/>
    <w:rsid w:val="00520377"/>
    <w:rsid w:val="00521ECC"/>
    <w:rsid w:val="0052200D"/>
    <w:rsid w:val="00523C20"/>
    <w:rsid w:val="00525CDD"/>
    <w:rsid w:val="00535585"/>
    <w:rsid w:val="00536900"/>
    <w:rsid w:val="00540922"/>
    <w:rsid w:val="005421B6"/>
    <w:rsid w:val="0054379C"/>
    <w:rsid w:val="00543F19"/>
    <w:rsid w:val="005445D1"/>
    <w:rsid w:val="00551400"/>
    <w:rsid w:val="005555FE"/>
    <w:rsid w:val="00557F50"/>
    <w:rsid w:val="00577133"/>
    <w:rsid w:val="005806E8"/>
    <w:rsid w:val="0058397F"/>
    <w:rsid w:val="005920E2"/>
    <w:rsid w:val="00597200"/>
    <w:rsid w:val="005B3A5A"/>
    <w:rsid w:val="005B6150"/>
    <w:rsid w:val="005C2271"/>
    <w:rsid w:val="005C38C8"/>
    <w:rsid w:val="005C3A3E"/>
    <w:rsid w:val="005D3194"/>
    <w:rsid w:val="005D5138"/>
    <w:rsid w:val="005D525F"/>
    <w:rsid w:val="005D765D"/>
    <w:rsid w:val="005E28DD"/>
    <w:rsid w:val="005E5080"/>
    <w:rsid w:val="005F47A6"/>
    <w:rsid w:val="005F7E8C"/>
    <w:rsid w:val="00604C88"/>
    <w:rsid w:val="00607583"/>
    <w:rsid w:val="00612636"/>
    <w:rsid w:val="0061607A"/>
    <w:rsid w:val="00622634"/>
    <w:rsid w:val="00624E9D"/>
    <w:rsid w:val="006265E0"/>
    <w:rsid w:val="00627BDD"/>
    <w:rsid w:val="0063090C"/>
    <w:rsid w:val="00631AAD"/>
    <w:rsid w:val="006325B8"/>
    <w:rsid w:val="00633DE8"/>
    <w:rsid w:val="00635B67"/>
    <w:rsid w:val="00641F99"/>
    <w:rsid w:val="00643B59"/>
    <w:rsid w:val="00650386"/>
    <w:rsid w:val="00650DE6"/>
    <w:rsid w:val="006522C1"/>
    <w:rsid w:val="00655BE2"/>
    <w:rsid w:val="00661B8B"/>
    <w:rsid w:val="00663E3B"/>
    <w:rsid w:val="00665792"/>
    <w:rsid w:val="00673ADD"/>
    <w:rsid w:val="00675038"/>
    <w:rsid w:val="00675AFB"/>
    <w:rsid w:val="00691C1C"/>
    <w:rsid w:val="00693365"/>
    <w:rsid w:val="006936B8"/>
    <w:rsid w:val="006A2787"/>
    <w:rsid w:val="006A7446"/>
    <w:rsid w:val="006B399E"/>
    <w:rsid w:val="006B61F8"/>
    <w:rsid w:val="006C3660"/>
    <w:rsid w:val="006C4374"/>
    <w:rsid w:val="006C54F2"/>
    <w:rsid w:val="006C5B86"/>
    <w:rsid w:val="006C6671"/>
    <w:rsid w:val="006D5610"/>
    <w:rsid w:val="006E3270"/>
    <w:rsid w:val="006E5151"/>
    <w:rsid w:val="006E5CDD"/>
    <w:rsid w:val="006E63CB"/>
    <w:rsid w:val="006F64CA"/>
    <w:rsid w:val="00700007"/>
    <w:rsid w:val="00703616"/>
    <w:rsid w:val="007039CB"/>
    <w:rsid w:val="00703D37"/>
    <w:rsid w:val="00705725"/>
    <w:rsid w:val="007133C6"/>
    <w:rsid w:val="00720A15"/>
    <w:rsid w:val="007316B0"/>
    <w:rsid w:val="00741276"/>
    <w:rsid w:val="00745A26"/>
    <w:rsid w:val="007469A3"/>
    <w:rsid w:val="00750C18"/>
    <w:rsid w:val="00750C4B"/>
    <w:rsid w:val="00751E90"/>
    <w:rsid w:val="00752E11"/>
    <w:rsid w:val="0075375F"/>
    <w:rsid w:val="00755DF2"/>
    <w:rsid w:val="0075616F"/>
    <w:rsid w:val="0076534B"/>
    <w:rsid w:val="00766F1E"/>
    <w:rsid w:val="00767E64"/>
    <w:rsid w:val="0077050E"/>
    <w:rsid w:val="00772B1F"/>
    <w:rsid w:val="00772ECE"/>
    <w:rsid w:val="00783095"/>
    <w:rsid w:val="00784A5A"/>
    <w:rsid w:val="00784FB4"/>
    <w:rsid w:val="00794E46"/>
    <w:rsid w:val="007A0166"/>
    <w:rsid w:val="007A166C"/>
    <w:rsid w:val="007B4734"/>
    <w:rsid w:val="007C64E1"/>
    <w:rsid w:val="007D1611"/>
    <w:rsid w:val="007D42EB"/>
    <w:rsid w:val="007E6302"/>
    <w:rsid w:val="007F39FC"/>
    <w:rsid w:val="007F4F7E"/>
    <w:rsid w:val="00802548"/>
    <w:rsid w:val="008026F0"/>
    <w:rsid w:val="00802770"/>
    <w:rsid w:val="00804568"/>
    <w:rsid w:val="00805588"/>
    <w:rsid w:val="00806E4F"/>
    <w:rsid w:val="00813298"/>
    <w:rsid w:val="0081499C"/>
    <w:rsid w:val="00817111"/>
    <w:rsid w:val="008209DB"/>
    <w:rsid w:val="00822D5D"/>
    <w:rsid w:val="00831EB2"/>
    <w:rsid w:val="00835CF5"/>
    <w:rsid w:val="00837557"/>
    <w:rsid w:val="00845AF5"/>
    <w:rsid w:val="00847D78"/>
    <w:rsid w:val="00854755"/>
    <w:rsid w:val="00855438"/>
    <w:rsid w:val="008573EB"/>
    <w:rsid w:val="00865F9A"/>
    <w:rsid w:val="00872D8A"/>
    <w:rsid w:val="0088553E"/>
    <w:rsid w:val="00885DA5"/>
    <w:rsid w:val="00895093"/>
    <w:rsid w:val="008A511C"/>
    <w:rsid w:val="008B595B"/>
    <w:rsid w:val="008B750B"/>
    <w:rsid w:val="008C0745"/>
    <w:rsid w:val="008C5764"/>
    <w:rsid w:val="008C7841"/>
    <w:rsid w:val="008D23CD"/>
    <w:rsid w:val="008D4228"/>
    <w:rsid w:val="008D5146"/>
    <w:rsid w:val="008D64C1"/>
    <w:rsid w:val="008D6B1A"/>
    <w:rsid w:val="008F7122"/>
    <w:rsid w:val="00901718"/>
    <w:rsid w:val="009018F4"/>
    <w:rsid w:val="00902B2A"/>
    <w:rsid w:val="009050BF"/>
    <w:rsid w:val="00910BF8"/>
    <w:rsid w:val="00911AE2"/>
    <w:rsid w:val="009136D6"/>
    <w:rsid w:val="00915E4F"/>
    <w:rsid w:val="00917C46"/>
    <w:rsid w:val="00921BA3"/>
    <w:rsid w:val="009237A1"/>
    <w:rsid w:val="00930AF6"/>
    <w:rsid w:val="00934F1D"/>
    <w:rsid w:val="009364BC"/>
    <w:rsid w:val="00942FE8"/>
    <w:rsid w:val="00945139"/>
    <w:rsid w:val="00946388"/>
    <w:rsid w:val="009510BE"/>
    <w:rsid w:val="00957B5A"/>
    <w:rsid w:val="00957EAD"/>
    <w:rsid w:val="00960975"/>
    <w:rsid w:val="00961913"/>
    <w:rsid w:val="00961E7E"/>
    <w:rsid w:val="00971CDC"/>
    <w:rsid w:val="009748B5"/>
    <w:rsid w:val="00974CBE"/>
    <w:rsid w:val="00975C77"/>
    <w:rsid w:val="00976AD4"/>
    <w:rsid w:val="00981E82"/>
    <w:rsid w:val="009828D5"/>
    <w:rsid w:val="00983E96"/>
    <w:rsid w:val="0099773E"/>
    <w:rsid w:val="009A02CF"/>
    <w:rsid w:val="009B182A"/>
    <w:rsid w:val="009B2257"/>
    <w:rsid w:val="009B25C9"/>
    <w:rsid w:val="009B3C09"/>
    <w:rsid w:val="009C1CEA"/>
    <w:rsid w:val="009D68D6"/>
    <w:rsid w:val="009D6B91"/>
    <w:rsid w:val="009D6E5E"/>
    <w:rsid w:val="009E43AC"/>
    <w:rsid w:val="009E6F48"/>
    <w:rsid w:val="009F158D"/>
    <w:rsid w:val="00A004A5"/>
    <w:rsid w:val="00A0451C"/>
    <w:rsid w:val="00A17680"/>
    <w:rsid w:val="00A31721"/>
    <w:rsid w:val="00A3250B"/>
    <w:rsid w:val="00A32FEF"/>
    <w:rsid w:val="00A35964"/>
    <w:rsid w:val="00A40FB1"/>
    <w:rsid w:val="00A42A30"/>
    <w:rsid w:val="00A53C3D"/>
    <w:rsid w:val="00A55B2E"/>
    <w:rsid w:val="00A569A5"/>
    <w:rsid w:val="00A60560"/>
    <w:rsid w:val="00A6149B"/>
    <w:rsid w:val="00A65C11"/>
    <w:rsid w:val="00A66F69"/>
    <w:rsid w:val="00A7012D"/>
    <w:rsid w:val="00A71FC0"/>
    <w:rsid w:val="00A72525"/>
    <w:rsid w:val="00A73D02"/>
    <w:rsid w:val="00A75B36"/>
    <w:rsid w:val="00A8495D"/>
    <w:rsid w:val="00A85483"/>
    <w:rsid w:val="00AA4872"/>
    <w:rsid w:val="00AA68B6"/>
    <w:rsid w:val="00AB0807"/>
    <w:rsid w:val="00AB1076"/>
    <w:rsid w:val="00AB250E"/>
    <w:rsid w:val="00AB52FF"/>
    <w:rsid w:val="00AC201B"/>
    <w:rsid w:val="00AD0ADA"/>
    <w:rsid w:val="00AD25CF"/>
    <w:rsid w:val="00AD44F8"/>
    <w:rsid w:val="00AD6478"/>
    <w:rsid w:val="00AE1A17"/>
    <w:rsid w:val="00AE7197"/>
    <w:rsid w:val="00AE7EF3"/>
    <w:rsid w:val="00AF1611"/>
    <w:rsid w:val="00B0086C"/>
    <w:rsid w:val="00B02E57"/>
    <w:rsid w:val="00B03E47"/>
    <w:rsid w:val="00B04AA4"/>
    <w:rsid w:val="00B07A0C"/>
    <w:rsid w:val="00B07BFF"/>
    <w:rsid w:val="00B2324E"/>
    <w:rsid w:val="00B2430D"/>
    <w:rsid w:val="00B24C3C"/>
    <w:rsid w:val="00B32C8C"/>
    <w:rsid w:val="00B33E5B"/>
    <w:rsid w:val="00B37EF7"/>
    <w:rsid w:val="00B437F3"/>
    <w:rsid w:val="00B45115"/>
    <w:rsid w:val="00B501DE"/>
    <w:rsid w:val="00B511B5"/>
    <w:rsid w:val="00B65763"/>
    <w:rsid w:val="00B7036B"/>
    <w:rsid w:val="00B716A2"/>
    <w:rsid w:val="00B72024"/>
    <w:rsid w:val="00B76079"/>
    <w:rsid w:val="00B92A33"/>
    <w:rsid w:val="00B93273"/>
    <w:rsid w:val="00B96111"/>
    <w:rsid w:val="00BA5C91"/>
    <w:rsid w:val="00BB068A"/>
    <w:rsid w:val="00BB165C"/>
    <w:rsid w:val="00BB2030"/>
    <w:rsid w:val="00BB4645"/>
    <w:rsid w:val="00BB660E"/>
    <w:rsid w:val="00BB7275"/>
    <w:rsid w:val="00BB7ABC"/>
    <w:rsid w:val="00BC71C0"/>
    <w:rsid w:val="00BD10F0"/>
    <w:rsid w:val="00BD2BA8"/>
    <w:rsid w:val="00BD3E36"/>
    <w:rsid w:val="00BE0564"/>
    <w:rsid w:val="00BE4190"/>
    <w:rsid w:val="00BE41F8"/>
    <w:rsid w:val="00BE4318"/>
    <w:rsid w:val="00BF1606"/>
    <w:rsid w:val="00BF43FC"/>
    <w:rsid w:val="00BF6FFF"/>
    <w:rsid w:val="00C0059D"/>
    <w:rsid w:val="00C04D13"/>
    <w:rsid w:val="00C0745B"/>
    <w:rsid w:val="00C079A0"/>
    <w:rsid w:val="00C12A8B"/>
    <w:rsid w:val="00C20C5F"/>
    <w:rsid w:val="00C22C4E"/>
    <w:rsid w:val="00C23562"/>
    <w:rsid w:val="00C25125"/>
    <w:rsid w:val="00C277B4"/>
    <w:rsid w:val="00C30089"/>
    <w:rsid w:val="00C43A58"/>
    <w:rsid w:val="00C51937"/>
    <w:rsid w:val="00C51C89"/>
    <w:rsid w:val="00C565CA"/>
    <w:rsid w:val="00C5725B"/>
    <w:rsid w:val="00C646C8"/>
    <w:rsid w:val="00C65177"/>
    <w:rsid w:val="00C657DC"/>
    <w:rsid w:val="00C658E3"/>
    <w:rsid w:val="00C6626F"/>
    <w:rsid w:val="00C71939"/>
    <w:rsid w:val="00C75610"/>
    <w:rsid w:val="00C858D2"/>
    <w:rsid w:val="00C85BF4"/>
    <w:rsid w:val="00C85DC7"/>
    <w:rsid w:val="00C90C07"/>
    <w:rsid w:val="00C92B46"/>
    <w:rsid w:val="00C94110"/>
    <w:rsid w:val="00CA2FB2"/>
    <w:rsid w:val="00CA2FD8"/>
    <w:rsid w:val="00CA4CEC"/>
    <w:rsid w:val="00CA73F3"/>
    <w:rsid w:val="00CB018D"/>
    <w:rsid w:val="00CB0823"/>
    <w:rsid w:val="00CB1081"/>
    <w:rsid w:val="00CB12BB"/>
    <w:rsid w:val="00CB1C77"/>
    <w:rsid w:val="00CB1F72"/>
    <w:rsid w:val="00CB32D9"/>
    <w:rsid w:val="00CC06D5"/>
    <w:rsid w:val="00CC096B"/>
    <w:rsid w:val="00CC1739"/>
    <w:rsid w:val="00CC2C70"/>
    <w:rsid w:val="00CC6F95"/>
    <w:rsid w:val="00CC77CB"/>
    <w:rsid w:val="00CD054E"/>
    <w:rsid w:val="00CD09CB"/>
    <w:rsid w:val="00CD3D21"/>
    <w:rsid w:val="00CD3F73"/>
    <w:rsid w:val="00CD4F08"/>
    <w:rsid w:val="00CE08CE"/>
    <w:rsid w:val="00CE4F69"/>
    <w:rsid w:val="00CE6AC1"/>
    <w:rsid w:val="00CF0614"/>
    <w:rsid w:val="00CF261A"/>
    <w:rsid w:val="00CF41F8"/>
    <w:rsid w:val="00CF6711"/>
    <w:rsid w:val="00CF7F49"/>
    <w:rsid w:val="00D141A9"/>
    <w:rsid w:val="00D14ABB"/>
    <w:rsid w:val="00D15A5F"/>
    <w:rsid w:val="00D24555"/>
    <w:rsid w:val="00D34BBA"/>
    <w:rsid w:val="00D3794E"/>
    <w:rsid w:val="00D45F1A"/>
    <w:rsid w:val="00D52D2B"/>
    <w:rsid w:val="00D56952"/>
    <w:rsid w:val="00D601DF"/>
    <w:rsid w:val="00D6184A"/>
    <w:rsid w:val="00D6590D"/>
    <w:rsid w:val="00D6780C"/>
    <w:rsid w:val="00D73537"/>
    <w:rsid w:val="00D743BD"/>
    <w:rsid w:val="00D803B3"/>
    <w:rsid w:val="00D808DF"/>
    <w:rsid w:val="00D80939"/>
    <w:rsid w:val="00D81282"/>
    <w:rsid w:val="00D83680"/>
    <w:rsid w:val="00D84FB9"/>
    <w:rsid w:val="00D85E1A"/>
    <w:rsid w:val="00D90F02"/>
    <w:rsid w:val="00D91AC6"/>
    <w:rsid w:val="00D9413D"/>
    <w:rsid w:val="00D96B7B"/>
    <w:rsid w:val="00D972FA"/>
    <w:rsid w:val="00D9758E"/>
    <w:rsid w:val="00D97C18"/>
    <w:rsid w:val="00DA14E6"/>
    <w:rsid w:val="00DA3A45"/>
    <w:rsid w:val="00DA6479"/>
    <w:rsid w:val="00DB2954"/>
    <w:rsid w:val="00DB3B27"/>
    <w:rsid w:val="00DB4C69"/>
    <w:rsid w:val="00DB68F9"/>
    <w:rsid w:val="00DD68F8"/>
    <w:rsid w:val="00DE37E3"/>
    <w:rsid w:val="00DE3A54"/>
    <w:rsid w:val="00DF2186"/>
    <w:rsid w:val="00E0700B"/>
    <w:rsid w:val="00E07406"/>
    <w:rsid w:val="00E112AB"/>
    <w:rsid w:val="00E11BB3"/>
    <w:rsid w:val="00E12604"/>
    <w:rsid w:val="00E161F8"/>
    <w:rsid w:val="00E40948"/>
    <w:rsid w:val="00E4480D"/>
    <w:rsid w:val="00E47CEA"/>
    <w:rsid w:val="00E60446"/>
    <w:rsid w:val="00E6794A"/>
    <w:rsid w:val="00E71A47"/>
    <w:rsid w:val="00E73133"/>
    <w:rsid w:val="00E74F4B"/>
    <w:rsid w:val="00E75CEB"/>
    <w:rsid w:val="00E7683C"/>
    <w:rsid w:val="00E808EC"/>
    <w:rsid w:val="00E8098D"/>
    <w:rsid w:val="00E80C8D"/>
    <w:rsid w:val="00E81C56"/>
    <w:rsid w:val="00E85F9A"/>
    <w:rsid w:val="00E86D1C"/>
    <w:rsid w:val="00E91363"/>
    <w:rsid w:val="00EA35CB"/>
    <w:rsid w:val="00EB77D0"/>
    <w:rsid w:val="00EC1FF1"/>
    <w:rsid w:val="00EC2C39"/>
    <w:rsid w:val="00ED5EB2"/>
    <w:rsid w:val="00ED6151"/>
    <w:rsid w:val="00ED63CF"/>
    <w:rsid w:val="00ED6F17"/>
    <w:rsid w:val="00EE12F4"/>
    <w:rsid w:val="00EE242B"/>
    <w:rsid w:val="00EF0B40"/>
    <w:rsid w:val="00EF1F24"/>
    <w:rsid w:val="00EF39F9"/>
    <w:rsid w:val="00EF722C"/>
    <w:rsid w:val="00F00BC2"/>
    <w:rsid w:val="00F0135B"/>
    <w:rsid w:val="00F03EB6"/>
    <w:rsid w:val="00F04DC4"/>
    <w:rsid w:val="00F05A89"/>
    <w:rsid w:val="00F06A6D"/>
    <w:rsid w:val="00F06E1C"/>
    <w:rsid w:val="00F06F22"/>
    <w:rsid w:val="00F07F78"/>
    <w:rsid w:val="00F12FFA"/>
    <w:rsid w:val="00F1367F"/>
    <w:rsid w:val="00F222F9"/>
    <w:rsid w:val="00F2242F"/>
    <w:rsid w:val="00F229DA"/>
    <w:rsid w:val="00F33E8D"/>
    <w:rsid w:val="00F422B3"/>
    <w:rsid w:val="00F42EA0"/>
    <w:rsid w:val="00F45AF6"/>
    <w:rsid w:val="00F46A7B"/>
    <w:rsid w:val="00F51148"/>
    <w:rsid w:val="00F54A99"/>
    <w:rsid w:val="00F5627E"/>
    <w:rsid w:val="00F565FA"/>
    <w:rsid w:val="00F6633E"/>
    <w:rsid w:val="00F66C27"/>
    <w:rsid w:val="00F67FE7"/>
    <w:rsid w:val="00F75427"/>
    <w:rsid w:val="00F75D53"/>
    <w:rsid w:val="00F805FB"/>
    <w:rsid w:val="00F81D6F"/>
    <w:rsid w:val="00F9594D"/>
    <w:rsid w:val="00FA05B9"/>
    <w:rsid w:val="00FB02CE"/>
    <w:rsid w:val="00FB3256"/>
    <w:rsid w:val="00FB51E5"/>
    <w:rsid w:val="00FC1604"/>
    <w:rsid w:val="00FC3BA9"/>
    <w:rsid w:val="00FC7978"/>
    <w:rsid w:val="00FC7F36"/>
    <w:rsid w:val="00FD3063"/>
    <w:rsid w:val="00FD31FD"/>
    <w:rsid w:val="00FD468F"/>
    <w:rsid w:val="00FD601D"/>
    <w:rsid w:val="00FE4598"/>
    <w:rsid w:val="00FE5774"/>
    <w:rsid w:val="00FF1531"/>
    <w:rsid w:val="00FF1C77"/>
    <w:rsid w:val="00FF3A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0E9A2"/>
  <w15:chartTrackingRefBased/>
  <w15:docId w15:val="{62742098-CCF9-40B8-BFC0-A10E5E286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22C"/>
    <w:rPr>
      <w:rFonts w:eastAsiaTheme="majorEastAsia" w:cstheme="majorBidi"/>
      <w:color w:val="272727" w:themeColor="text1" w:themeTint="D8"/>
    </w:rPr>
  </w:style>
  <w:style w:type="paragraph" w:styleId="Title">
    <w:name w:val="Title"/>
    <w:basedOn w:val="Normal"/>
    <w:next w:val="Normal"/>
    <w:link w:val="TitleChar"/>
    <w:uiPriority w:val="10"/>
    <w:qFormat/>
    <w:rsid w:val="00EF7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22C"/>
    <w:pPr>
      <w:spacing w:before="160"/>
      <w:jc w:val="center"/>
    </w:pPr>
    <w:rPr>
      <w:i/>
      <w:iCs/>
      <w:color w:val="404040" w:themeColor="text1" w:themeTint="BF"/>
    </w:rPr>
  </w:style>
  <w:style w:type="character" w:customStyle="1" w:styleId="QuoteChar">
    <w:name w:val="Quote Char"/>
    <w:basedOn w:val="DefaultParagraphFont"/>
    <w:link w:val="Quote"/>
    <w:uiPriority w:val="29"/>
    <w:rsid w:val="00EF722C"/>
    <w:rPr>
      <w:i/>
      <w:iCs/>
      <w:color w:val="404040" w:themeColor="text1" w:themeTint="BF"/>
    </w:rPr>
  </w:style>
  <w:style w:type="paragraph" w:styleId="ListParagraph">
    <w:name w:val="List Paragraph"/>
    <w:basedOn w:val="Normal"/>
    <w:uiPriority w:val="34"/>
    <w:qFormat/>
    <w:rsid w:val="00EF722C"/>
    <w:pPr>
      <w:ind w:left="720"/>
      <w:contextualSpacing/>
    </w:pPr>
  </w:style>
  <w:style w:type="character" w:styleId="IntenseEmphasis">
    <w:name w:val="Intense Emphasis"/>
    <w:basedOn w:val="DefaultParagraphFont"/>
    <w:uiPriority w:val="21"/>
    <w:qFormat/>
    <w:rsid w:val="00EF722C"/>
    <w:rPr>
      <w:i/>
      <w:iCs/>
      <w:color w:val="0F4761" w:themeColor="accent1" w:themeShade="BF"/>
    </w:rPr>
  </w:style>
  <w:style w:type="paragraph" w:styleId="IntenseQuote">
    <w:name w:val="Intense Quote"/>
    <w:basedOn w:val="Normal"/>
    <w:next w:val="Normal"/>
    <w:link w:val="IntenseQuoteChar"/>
    <w:uiPriority w:val="30"/>
    <w:qFormat/>
    <w:rsid w:val="00EF7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22C"/>
    <w:rPr>
      <w:i/>
      <w:iCs/>
      <w:color w:val="0F4761" w:themeColor="accent1" w:themeShade="BF"/>
    </w:rPr>
  </w:style>
  <w:style w:type="character" w:styleId="IntenseReference">
    <w:name w:val="Intense Reference"/>
    <w:basedOn w:val="DefaultParagraphFont"/>
    <w:uiPriority w:val="32"/>
    <w:qFormat/>
    <w:rsid w:val="00EF722C"/>
    <w:rPr>
      <w:b/>
      <w:bCs/>
      <w:smallCaps/>
      <w:color w:val="0F4761" w:themeColor="accent1" w:themeShade="BF"/>
      <w:spacing w:val="5"/>
    </w:rPr>
  </w:style>
  <w:style w:type="paragraph" w:styleId="FootnoteText">
    <w:name w:val="footnote text"/>
    <w:basedOn w:val="Normal"/>
    <w:link w:val="FootnoteTextChar"/>
    <w:uiPriority w:val="99"/>
    <w:semiHidden/>
    <w:unhideWhenUsed/>
    <w:rsid w:val="002C62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623B"/>
    <w:rPr>
      <w:sz w:val="20"/>
      <w:szCs w:val="20"/>
    </w:rPr>
  </w:style>
  <w:style w:type="character" w:styleId="FootnoteReference">
    <w:name w:val="footnote reference"/>
    <w:basedOn w:val="DefaultParagraphFont"/>
    <w:uiPriority w:val="99"/>
    <w:semiHidden/>
    <w:unhideWhenUsed/>
    <w:rsid w:val="002C623B"/>
    <w:rPr>
      <w:vertAlign w:val="superscript"/>
    </w:rPr>
  </w:style>
  <w:style w:type="paragraph" w:styleId="Header">
    <w:name w:val="header"/>
    <w:basedOn w:val="Normal"/>
    <w:link w:val="HeaderChar"/>
    <w:uiPriority w:val="99"/>
    <w:unhideWhenUsed/>
    <w:rsid w:val="005D7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65D"/>
  </w:style>
  <w:style w:type="paragraph" w:styleId="Footer">
    <w:name w:val="footer"/>
    <w:basedOn w:val="Normal"/>
    <w:link w:val="FooterChar"/>
    <w:uiPriority w:val="99"/>
    <w:unhideWhenUsed/>
    <w:rsid w:val="005D7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65D"/>
  </w:style>
  <w:style w:type="paragraph" w:styleId="Revision">
    <w:name w:val="Revision"/>
    <w:hidden/>
    <w:uiPriority w:val="99"/>
    <w:semiHidden/>
    <w:rsid w:val="00470FFF"/>
    <w:pPr>
      <w:spacing w:after="0" w:line="240" w:lineRule="auto"/>
    </w:pPr>
  </w:style>
  <w:style w:type="character" w:styleId="PageNumber">
    <w:name w:val="page number"/>
    <w:basedOn w:val="DefaultParagraphFont"/>
    <w:uiPriority w:val="99"/>
    <w:semiHidden/>
    <w:unhideWhenUsed/>
    <w:rsid w:val="00470FFF"/>
  </w:style>
  <w:style w:type="paragraph" w:styleId="Caption">
    <w:name w:val="caption"/>
    <w:basedOn w:val="Normal"/>
    <w:next w:val="Normal"/>
    <w:uiPriority w:val="35"/>
    <w:unhideWhenUsed/>
    <w:qFormat/>
    <w:rsid w:val="000A281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10138">
      <w:bodyDiv w:val="1"/>
      <w:marLeft w:val="0"/>
      <w:marRight w:val="0"/>
      <w:marTop w:val="0"/>
      <w:marBottom w:val="0"/>
      <w:divBdr>
        <w:top w:val="none" w:sz="0" w:space="0" w:color="auto"/>
        <w:left w:val="none" w:sz="0" w:space="0" w:color="auto"/>
        <w:bottom w:val="none" w:sz="0" w:space="0" w:color="auto"/>
        <w:right w:val="none" w:sz="0" w:space="0" w:color="auto"/>
      </w:divBdr>
    </w:div>
    <w:div w:id="178812935">
      <w:bodyDiv w:val="1"/>
      <w:marLeft w:val="0"/>
      <w:marRight w:val="0"/>
      <w:marTop w:val="0"/>
      <w:marBottom w:val="0"/>
      <w:divBdr>
        <w:top w:val="none" w:sz="0" w:space="0" w:color="auto"/>
        <w:left w:val="none" w:sz="0" w:space="0" w:color="auto"/>
        <w:bottom w:val="none" w:sz="0" w:space="0" w:color="auto"/>
        <w:right w:val="none" w:sz="0" w:space="0" w:color="auto"/>
      </w:divBdr>
    </w:div>
    <w:div w:id="215317783">
      <w:bodyDiv w:val="1"/>
      <w:marLeft w:val="0"/>
      <w:marRight w:val="0"/>
      <w:marTop w:val="0"/>
      <w:marBottom w:val="0"/>
      <w:divBdr>
        <w:top w:val="none" w:sz="0" w:space="0" w:color="auto"/>
        <w:left w:val="none" w:sz="0" w:space="0" w:color="auto"/>
        <w:bottom w:val="none" w:sz="0" w:space="0" w:color="auto"/>
        <w:right w:val="none" w:sz="0" w:space="0" w:color="auto"/>
      </w:divBdr>
    </w:div>
    <w:div w:id="293876630">
      <w:bodyDiv w:val="1"/>
      <w:marLeft w:val="0"/>
      <w:marRight w:val="0"/>
      <w:marTop w:val="0"/>
      <w:marBottom w:val="0"/>
      <w:divBdr>
        <w:top w:val="none" w:sz="0" w:space="0" w:color="auto"/>
        <w:left w:val="none" w:sz="0" w:space="0" w:color="auto"/>
        <w:bottom w:val="none" w:sz="0" w:space="0" w:color="auto"/>
        <w:right w:val="none" w:sz="0" w:space="0" w:color="auto"/>
      </w:divBdr>
    </w:div>
    <w:div w:id="294987997">
      <w:bodyDiv w:val="1"/>
      <w:marLeft w:val="0"/>
      <w:marRight w:val="0"/>
      <w:marTop w:val="0"/>
      <w:marBottom w:val="0"/>
      <w:divBdr>
        <w:top w:val="none" w:sz="0" w:space="0" w:color="auto"/>
        <w:left w:val="none" w:sz="0" w:space="0" w:color="auto"/>
        <w:bottom w:val="none" w:sz="0" w:space="0" w:color="auto"/>
        <w:right w:val="none" w:sz="0" w:space="0" w:color="auto"/>
      </w:divBdr>
    </w:div>
    <w:div w:id="345979798">
      <w:bodyDiv w:val="1"/>
      <w:marLeft w:val="0"/>
      <w:marRight w:val="0"/>
      <w:marTop w:val="0"/>
      <w:marBottom w:val="0"/>
      <w:divBdr>
        <w:top w:val="none" w:sz="0" w:space="0" w:color="auto"/>
        <w:left w:val="none" w:sz="0" w:space="0" w:color="auto"/>
        <w:bottom w:val="none" w:sz="0" w:space="0" w:color="auto"/>
        <w:right w:val="none" w:sz="0" w:space="0" w:color="auto"/>
      </w:divBdr>
    </w:div>
    <w:div w:id="468518771">
      <w:bodyDiv w:val="1"/>
      <w:marLeft w:val="0"/>
      <w:marRight w:val="0"/>
      <w:marTop w:val="0"/>
      <w:marBottom w:val="0"/>
      <w:divBdr>
        <w:top w:val="none" w:sz="0" w:space="0" w:color="auto"/>
        <w:left w:val="none" w:sz="0" w:space="0" w:color="auto"/>
        <w:bottom w:val="none" w:sz="0" w:space="0" w:color="auto"/>
        <w:right w:val="none" w:sz="0" w:space="0" w:color="auto"/>
      </w:divBdr>
    </w:div>
    <w:div w:id="490218830">
      <w:bodyDiv w:val="1"/>
      <w:marLeft w:val="0"/>
      <w:marRight w:val="0"/>
      <w:marTop w:val="0"/>
      <w:marBottom w:val="0"/>
      <w:divBdr>
        <w:top w:val="none" w:sz="0" w:space="0" w:color="auto"/>
        <w:left w:val="none" w:sz="0" w:space="0" w:color="auto"/>
        <w:bottom w:val="none" w:sz="0" w:space="0" w:color="auto"/>
        <w:right w:val="none" w:sz="0" w:space="0" w:color="auto"/>
      </w:divBdr>
    </w:div>
    <w:div w:id="494685740">
      <w:bodyDiv w:val="1"/>
      <w:marLeft w:val="0"/>
      <w:marRight w:val="0"/>
      <w:marTop w:val="0"/>
      <w:marBottom w:val="0"/>
      <w:divBdr>
        <w:top w:val="none" w:sz="0" w:space="0" w:color="auto"/>
        <w:left w:val="none" w:sz="0" w:space="0" w:color="auto"/>
        <w:bottom w:val="none" w:sz="0" w:space="0" w:color="auto"/>
        <w:right w:val="none" w:sz="0" w:space="0" w:color="auto"/>
      </w:divBdr>
    </w:div>
    <w:div w:id="577597029">
      <w:bodyDiv w:val="1"/>
      <w:marLeft w:val="0"/>
      <w:marRight w:val="0"/>
      <w:marTop w:val="0"/>
      <w:marBottom w:val="0"/>
      <w:divBdr>
        <w:top w:val="none" w:sz="0" w:space="0" w:color="auto"/>
        <w:left w:val="none" w:sz="0" w:space="0" w:color="auto"/>
        <w:bottom w:val="none" w:sz="0" w:space="0" w:color="auto"/>
        <w:right w:val="none" w:sz="0" w:space="0" w:color="auto"/>
      </w:divBdr>
    </w:div>
    <w:div w:id="590241826">
      <w:bodyDiv w:val="1"/>
      <w:marLeft w:val="0"/>
      <w:marRight w:val="0"/>
      <w:marTop w:val="0"/>
      <w:marBottom w:val="0"/>
      <w:divBdr>
        <w:top w:val="none" w:sz="0" w:space="0" w:color="auto"/>
        <w:left w:val="none" w:sz="0" w:space="0" w:color="auto"/>
        <w:bottom w:val="none" w:sz="0" w:space="0" w:color="auto"/>
        <w:right w:val="none" w:sz="0" w:space="0" w:color="auto"/>
      </w:divBdr>
    </w:div>
    <w:div w:id="779840729">
      <w:bodyDiv w:val="1"/>
      <w:marLeft w:val="0"/>
      <w:marRight w:val="0"/>
      <w:marTop w:val="0"/>
      <w:marBottom w:val="0"/>
      <w:divBdr>
        <w:top w:val="none" w:sz="0" w:space="0" w:color="auto"/>
        <w:left w:val="none" w:sz="0" w:space="0" w:color="auto"/>
        <w:bottom w:val="none" w:sz="0" w:space="0" w:color="auto"/>
        <w:right w:val="none" w:sz="0" w:space="0" w:color="auto"/>
      </w:divBdr>
    </w:div>
    <w:div w:id="804854227">
      <w:bodyDiv w:val="1"/>
      <w:marLeft w:val="0"/>
      <w:marRight w:val="0"/>
      <w:marTop w:val="0"/>
      <w:marBottom w:val="0"/>
      <w:divBdr>
        <w:top w:val="none" w:sz="0" w:space="0" w:color="auto"/>
        <w:left w:val="none" w:sz="0" w:space="0" w:color="auto"/>
        <w:bottom w:val="none" w:sz="0" w:space="0" w:color="auto"/>
        <w:right w:val="none" w:sz="0" w:space="0" w:color="auto"/>
      </w:divBdr>
    </w:div>
    <w:div w:id="895625583">
      <w:bodyDiv w:val="1"/>
      <w:marLeft w:val="0"/>
      <w:marRight w:val="0"/>
      <w:marTop w:val="0"/>
      <w:marBottom w:val="0"/>
      <w:divBdr>
        <w:top w:val="none" w:sz="0" w:space="0" w:color="auto"/>
        <w:left w:val="none" w:sz="0" w:space="0" w:color="auto"/>
        <w:bottom w:val="none" w:sz="0" w:space="0" w:color="auto"/>
        <w:right w:val="none" w:sz="0" w:space="0" w:color="auto"/>
      </w:divBdr>
    </w:div>
    <w:div w:id="941915696">
      <w:bodyDiv w:val="1"/>
      <w:marLeft w:val="0"/>
      <w:marRight w:val="0"/>
      <w:marTop w:val="0"/>
      <w:marBottom w:val="0"/>
      <w:divBdr>
        <w:top w:val="none" w:sz="0" w:space="0" w:color="auto"/>
        <w:left w:val="none" w:sz="0" w:space="0" w:color="auto"/>
        <w:bottom w:val="none" w:sz="0" w:space="0" w:color="auto"/>
        <w:right w:val="none" w:sz="0" w:space="0" w:color="auto"/>
      </w:divBdr>
    </w:div>
    <w:div w:id="1162937568">
      <w:bodyDiv w:val="1"/>
      <w:marLeft w:val="0"/>
      <w:marRight w:val="0"/>
      <w:marTop w:val="0"/>
      <w:marBottom w:val="0"/>
      <w:divBdr>
        <w:top w:val="none" w:sz="0" w:space="0" w:color="auto"/>
        <w:left w:val="none" w:sz="0" w:space="0" w:color="auto"/>
        <w:bottom w:val="none" w:sz="0" w:space="0" w:color="auto"/>
        <w:right w:val="none" w:sz="0" w:space="0" w:color="auto"/>
      </w:divBdr>
    </w:div>
    <w:div w:id="1209957778">
      <w:bodyDiv w:val="1"/>
      <w:marLeft w:val="0"/>
      <w:marRight w:val="0"/>
      <w:marTop w:val="0"/>
      <w:marBottom w:val="0"/>
      <w:divBdr>
        <w:top w:val="none" w:sz="0" w:space="0" w:color="auto"/>
        <w:left w:val="none" w:sz="0" w:space="0" w:color="auto"/>
        <w:bottom w:val="none" w:sz="0" w:space="0" w:color="auto"/>
        <w:right w:val="none" w:sz="0" w:space="0" w:color="auto"/>
      </w:divBdr>
    </w:div>
    <w:div w:id="1223979117">
      <w:bodyDiv w:val="1"/>
      <w:marLeft w:val="0"/>
      <w:marRight w:val="0"/>
      <w:marTop w:val="0"/>
      <w:marBottom w:val="0"/>
      <w:divBdr>
        <w:top w:val="none" w:sz="0" w:space="0" w:color="auto"/>
        <w:left w:val="none" w:sz="0" w:space="0" w:color="auto"/>
        <w:bottom w:val="none" w:sz="0" w:space="0" w:color="auto"/>
        <w:right w:val="none" w:sz="0" w:space="0" w:color="auto"/>
      </w:divBdr>
    </w:div>
    <w:div w:id="1293636141">
      <w:bodyDiv w:val="1"/>
      <w:marLeft w:val="0"/>
      <w:marRight w:val="0"/>
      <w:marTop w:val="0"/>
      <w:marBottom w:val="0"/>
      <w:divBdr>
        <w:top w:val="none" w:sz="0" w:space="0" w:color="auto"/>
        <w:left w:val="none" w:sz="0" w:space="0" w:color="auto"/>
        <w:bottom w:val="none" w:sz="0" w:space="0" w:color="auto"/>
        <w:right w:val="none" w:sz="0" w:space="0" w:color="auto"/>
      </w:divBdr>
    </w:div>
    <w:div w:id="1375428627">
      <w:bodyDiv w:val="1"/>
      <w:marLeft w:val="0"/>
      <w:marRight w:val="0"/>
      <w:marTop w:val="0"/>
      <w:marBottom w:val="0"/>
      <w:divBdr>
        <w:top w:val="none" w:sz="0" w:space="0" w:color="auto"/>
        <w:left w:val="none" w:sz="0" w:space="0" w:color="auto"/>
        <w:bottom w:val="none" w:sz="0" w:space="0" w:color="auto"/>
        <w:right w:val="none" w:sz="0" w:space="0" w:color="auto"/>
      </w:divBdr>
    </w:div>
    <w:div w:id="1562256554">
      <w:bodyDiv w:val="1"/>
      <w:marLeft w:val="0"/>
      <w:marRight w:val="0"/>
      <w:marTop w:val="0"/>
      <w:marBottom w:val="0"/>
      <w:divBdr>
        <w:top w:val="none" w:sz="0" w:space="0" w:color="auto"/>
        <w:left w:val="none" w:sz="0" w:space="0" w:color="auto"/>
        <w:bottom w:val="none" w:sz="0" w:space="0" w:color="auto"/>
        <w:right w:val="none" w:sz="0" w:space="0" w:color="auto"/>
      </w:divBdr>
    </w:div>
    <w:div w:id="1791776233">
      <w:bodyDiv w:val="1"/>
      <w:marLeft w:val="0"/>
      <w:marRight w:val="0"/>
      <w:marTop w:val="0"/>
      <w:marBottom w:val="0"/>
      <w:divBdr>
        <w:top w:val="none" w:sz="0" w:space="0" w:color="auto"/>
        <w:left w:val="none" w:sz="0" w:space="0" w:color="auto"/>
        <w:bottom w:val="none" w:sz="0" w:space="0" w:color="auto"/>
        <w:right w:val="none" w:sz="0" w:space="0" w:color="auto"/>
      </w:divBdr>
    </w:div>
    <w:div w:id="1914848325">
      <w:bodyDiv w:val="1"/>
      <w:marLeft w:val="0"/>
      <w:marRight w:val="0"/>
      <w:marTop w:val="0"/>
      <w:marBottom w:val="0"/>
      <w:divBdr>
        <w:top w:val="none" w:sz="0" w:space="0" w:color="auto"/>
        <w:left w:val="none" w:sz="0" w:space="0" w:color="auto"/>
        <w:bottom w:val="none" w:sz="0" w:space="0" w:color="auto"/>
        <w:right w:val="none" w:sz="0" w:space="0" w:color="auto"/>
      </w:divBdr>
    </w:div>
    <w:div w:id="1929773367">
      <w:bodyDiv w:val="1"/>
      <w:marLeft w:val="0"/>
      <w:marRight w:val="0"/>
      <w:marTop w:val="0"/>
      <w:marBottom w:val="0"/>
      <w:divBdr>
        <w:top w:val="none" w:sz="0" w:space="0" w:color="auto"/>
        <w:left w:val="none" w:sz="0" w:space="0" w:color="auto"/>
        <w:bottom w:val="none" w:sz="0" w:space="0" w:color="auto"/>
        <w:right w:val="none" w:sz="0" w:space="0" w:color="auto"/>
      </w:divBdr>
    </w:div>
    <w:div w:id="1970276972">
      <w:bodyDiv w:val="1"/>
      <w:marLeft w:val="0"/>
      <w:marRight w:val="0"/>
      <w:marTop w:val="0"/>
      <w:marBottom w:val="0"/>
      <w:divBdr>
        <w:top w:val="none" w:sz="0" w:space="0" w:color="auto"/>
        <w:left w:val="none" w:sz="0" w:space="0" w:color="auto"/>
        <w:bottom w:val="none" w:sz="0" w:space="0" w:color="auto"/>
        <w:right w:val="none" w:sz="0" w:space="0" w:color="auto"/>
      </w:divBdr>
    </w:div>
    <w:div w:id="2055999565">
      <w:bodyDiv w:val="1"/>
      <w:marLeft w:val="0"/>
      <w:marRight w:val="0"/>
      <w:marTop w:val="0"/>
      <w:marBottom w:val="0"/>
      <w:divBdr>
        <w:top w:val="none" w:sz="0" w:space="0" w:color="auto"/>
        <w:left w:val="none" w:sz="0" w:space="0" w:color="auto"/>
        <w:bottom w:val="none" w:sz="0" w:space="0" w:color="auto"/>
        <w:right w:val="none" w:sz="0" w:space="0" w:color="auto"/>
      </w:divBdr>
    </w:div>
    <w:div w:id="2125228353">
      <w:bodyDiv w:val="1"/>
      <w:marLeft w:val="0"/>
      <w:marRight w:val="0"/>
      <w:marTop w:val="0"/>
      <w:marBottom w:val="0"/>
      <w:divBdr>
        <w:top w:val="none" w:sz="0" w:space="0" w:color="auto"/>
        <w:left w:val="none" w:sz="0" w:space="0" w:color="auto"/>
        <w:bottom w:val="none" w:sz="0" w:space="0" w:color="auto"/>
        <w:right w:val="none" w:sz="0" w:space="0" w:color="auto"/>
      </w:divBdr>
    </w:div>
    <w:div w:id="213786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1218E-4489-40D0-B36C-DE846F18F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26</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CBR</dc:creator>
  <cp:keywords/>
  <dc:description/>
  <cp:lastModifiedBy>Mohammad Mohammadi</cp:lastModifiedBy>
  <cp:revision>27</cp:revision>
  <dcterms:created xsi:type="dcterms:W3CDTF">2025-06-05T20:57:00Z</dcterms:created>
  <dcterms:modified xsi:type="dcterms:W3CDTF">2025-07-22T16:37:00Z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6563437f-ddea-41d1-b340-8c9b23761139</vt:lpwstr>
  </property>
</Properties>
</file>